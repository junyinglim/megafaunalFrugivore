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7FFDA1" w14:textId="6F326ADC" w:rsidR="00F51FA7" w:rsidRPr="00673EF5" w:rsidRDefault="00F51FA7" w:rsidP="007F3922">
      <w:pPr>
        <w:ind w:firstLine="0"/>
        <w:rPr>
          <w:rFonts w:ascii="Times New Roman" w:hAnsi="Times New Roman" w:cs="Times New Roman"/>
          <w:b/>
          <w:sz w:val="36"/>
          <w:szCs w:val="36"/>
        </w:rPr>
      </w:pPr>
      <w:r w:rsidRPr="00673EF5">
        <w:rPr>
          <w:rFonts w:ascii="Times New Roman" w:hAnsi="Times New Roman" w:cs="Times New Roman"/>
          <w:b/>
          <w:sz w:val="36"/>
          <w:szCs w:val="36"/>
        </w:rPr>
        <w:t>Extinction of N</w:t>
      </w:r>
      <w:r w:rsidR="003D0F8E">
        <w:rPr>
          <w:rFonts w:ascii="Times New Roman" w:hAnsi="Times New Roman" w:cs="Times New Roman"/>
          <w:b/>
          <w:sz w:val="36"/>
          <w:szCs w:val="36"/>
        </w:rPr>
        <w:t>ew World</w:t>
      </w:r>
      <w:r w:rsidR="00C70936">
        <w:rPr>
          <w:rFonts w:ascii="Times New Roman" w:hAnsi="Times New Roman" w:cs="Times New Roman"/>
          <w:b/>
          <w:sz w:val="36"/>
          <w:szCs w:val="36"/>
        </w:rPr>
        <w:t xml:space="preserve"> mega</w:t>
      </w:r>
      <w:r w:rsidR="00702248">
        <w:rPr>
          <w:rFonts w:ascii="Times New Roman" w:hAnsi="Times New Roman" w:cs="Times New Roman"/>
          <w:b/>
          <w:sz w:val="36"/>
          <w:szCs w:val="36"/>
        </w:rPr>
        <w:t>-frugivores</w:t>
      </w:r>
      <w:r w:rsidR="00C70936">
        <w:rPr>
          <w:rFonts w:ascii="Times New Roman" w:hAnsi="Times New Roman" w:cs="Times New Roman"/>
          <w:b/>
          <w:sz w:val="36"/>
          <w:szCs w:val="36"/>
        </w:rPr>
        <w:t xml:space="preserve"> disrupts </w:t>
      </w:r>
      <w:r w:rsidR="001D4FA3">
        <w:rPr>
          <w:rFonts w:ascii="Times New Roman" w:hAnsi="Times New Roman" w:cs="Times New Roman"/>
          <w:b/>
          <w:sz w:val="36"/>
          <w:szCs w:val="36"/>
        </w:rPr>
        <w:t xml:space="preserve">the </w:t>
      </w:r>
      <w:r w:rsidR="003E77C2">
        <w:rPr>
          <w:rFonts w:ascii="Times New Roman" w:hAnsi="Times New Roman" w:cs="Times New Roman"/>
          <w:b/>
          <w:sz w:val="36"/>
          <w:szCs w:val="36"/>
        </w:rPr>
        <w:t>fruit</w:t>
      </w:r>
      <w:r w:rsidR="001D4FA3">
        <w:rPr>
          <w:rFonts w:ascii="Times New Roman" w:hAnsi="Times New Roman" w:cs="Times New Roman"/>
          <w:b/>
          <w:sz w:val="36"/>
          <w:szCs w:val="36"/>
        </w:rPr>
        <w:t xml:space="preserve"> size</w:t>
      </w:r>
      <w:r w:rsidR="003E77C2">
        <w:rPr>
          <w:rFonts w:ascii="Times New Roman" w:hAnsi="Times New Roman" w:cs="Times New Roman"/>
          <w:b/>
          <w:sz w:val="36"/>
          <w:szCs w:val="36"/>
        </w:rPr>
        <w:t>-</w:t>
      </w:r>
      <w:r w:rsidRPr="00673EF5">
        <w:rPr>
          <w:rFonts w:ascii="Times New Roman" w:hAnsi="Times New Roman" w:cs="Times New Roman"/>
          <w:b/>
          <w:sz w:val="36"/>
          <w:szCs w:val="36"/>
        </w:rPr>
        <w:t xml:space="preserve">body size relationship </w:t>
      </w:r>
      <w:r w:rsidR="00702248">
        <w:rPr>
          <w:rFonts w:ascii="Times New Roman" w:hAnsi="Times New Roman" w:cs="Times New Roman"/>
          <w:b/>
          <w:sz w:val="36"/>
          <w:szCs w:val="36"/>
        </w:rPr>
        <w:t>in</w:t>
      </w:r>
      <w:r w:rsidR="003E77C2" w:rsidRPr="00673EF5">
        <w:rPr>
          <w:rFonts w:ascii="Times New Roman" w:hAnsi="Times New Roman" w:cs="Times New Roman"/>
          <w:b/>
          <w:sz w:val="36"/>
          <w:szCs w:val="36"/>
        </w:rPr>
        <w:t xml:space="preserve"> </w:t>
      </w:r>
      <w:r w:rsidRPr="00673EF5">
        <w:rPr>
          <w:rFonts w:ascii="Times New Roman" w:hAnsi="Times New Roman" w:cs="Times New Roman"/>
          <w:b/>
          <w:sz w:val="36"/>
          <w:szCs w:val="36"/>
        </w:rPr>
        <w:t xml:space="preserve">palms </w:t>
      </w:r>
      <w:r w:rsidR="00C70936">
        <w:rPr>
          <w:rFonts w:ascii="Times New Roman" w:hAnsi="Times New Roman" w:cs="Times New Roman"/>
          <w:b/>
          <w:sz w:val="36"/>
          <w:szCs w:val="36"/>
        </w:rPr>
        <w:t>and mammals</w:t>
      </w:r>
    </w:p>
    <w:p w14:paraId="702EFD49" w14:textId="27AFA842" w:rsidR="009F1F54" w:rsidRPr="000F0BFE" w:rsidRDefault="0012118E" w:rsidP="008F6084">
      <w:pPr>
        <w:ind w:firstLine="0"/>
        <w:rPr>
          <w:rFonts w:ascii="Times New Roman" w:hAnsi="Times New Roman" w:cs="Times New Roman"/>
          <w:vertAlign w:val="superscript"/>
        </w:rPr>
      </w:pPr>
      <w:r w:rsidRPr="00FF6249">
        <w:rPr>
          <w:rFonts w:ascii="Times New Roman" w:hAnsi="Times New Roman" w:cs="Times New Roman"/>
        </w:rPr>
        <w:t>Bastian Göldel</w:t>
      </w:r>
      <w:r w:rsidRPr="00FF6249">
        <w:rPr>
          <w:rFonts w:ascii="Times New Roman" w:hAnsi="Times New Roman" w:cs="Times New Roman"/>
          <w:vertAlign w:val="superscript"/>
        </w:rPr>
        <w:t>1</w:t>
      </w:r>
      <w:r w:rsidR="00E516C0">
        <w:rPr>
          <w:rFonts w:ascii="Times New Roman" w:hAnsi="Times New Roman" w:cs="Times New Roman"/>
        </w:rPr>
        <w:t>*</w:t>
      </w:r>
      <w:r w:rsidRPr="00FF6249">
        <w:rPr>
          <w:rFonts w:ascii="Times New Roman" w:hAnsi="Times New Roman" w:cs="Times New Roman"/>
        </w:rPr>
        <w:t>, W. Daniel Kissling</w:t>
      </w:r>
      <w:r w:rsidR="00F51FA7">
        <w:rPr>
          <w:rFonts w:ascii="Times New Roman" w:hAnsi="Times New Roman" w:cs="Times New Roman"/>
          <w:vertAlign w:val="superscript"/>
        </w:rPr>
        <w:t>2</w:t>
      </w:r>
      <w:r w:rsidR="00F51FA7">
        <w:rPr>
          <w:rFonts w:ascii="Times New Roman" w:hAnsi="Times New Roman" w:cs="Times New Roman"/>
        </w:rPr>
        <w:t>,</w:t>
      </w:r>
      <w:r w:rsidR="004E30F5" w:rsidRPr="00FF6249">
        <w:rPr>
          <w:rFonts w:ascii="Times New Roman" w:hAnsi="Times New Roman" w:cs="Times New Roman"/>
        </w:rPr>
        <w:t xml:space="preserve"> </w:t>
      </w:r>
      <w:r w:rsidR="00F51FA7" w:rsidRPr="00FF6249">
        <w:rPr>
          <w:rFonts w:ascii="Times New Roman" w:hAnsi="Times New Roman" w:cs="Times New Roman"/>
        </w:rPr>
        <w:t>Søren Faurby</w:t>
      </w:r>
      <w:r w:rsidR="00F51FA7">
        <w:rPr>
          <w:rFonts w:ascii="Times New Roman" w:hAnsi="Times New Roman" w:cs="Times New Roman"/>
          <w:vertAlign w:val="superscript"/>
        </w:rPr>
        <w:t>3</w:t>
      </w:r>
      <w:r w:rsidR="00C310AF">
        <w:rPr>
          <w:rFonts w:ascii="Times New Roman" w:hAnsi="Times New Roman" w:cs="Times New Roman"/>
          <w:vertAlign w:val="superscript"/>
        </w:rPr>
        <w:t>,4</w:t>
      </w:r>
      <w:r w:rsidR="00F51FA7" w:rsidRPr="00FF6249">
        <w:rPr>
          <w:rFonts w:ascii="Times New Roman" w:hAnsi="Times New Roman" w:cs="Times New Roman"/>
        </w:rPr>
        <w:t xml:space="preserve"> </w:t>
      </w:r>
      <w:r w:rsidRPr="00FF6249">
        <w:rPr>
          <w:rFonts w:ascii="Times New Roman" w:hAnsi="Times New Roman" w:cs="Times New Roman"/>
        </w:rPr>
        <w:t>and Jens-Christian Svenning</w:t>
      </w:r>
      <w:r w:rsidRPr="00FF6249">
        <w:rPr>
          <w:rFonts w:ascii="Times New Roman" w:hAnsi="Times New Roman" w:cs="Times New Roman"/>
          <w:vertAlign w:val="superscript"/>
        </w:rPr>
        <w:t>1</w:t>
      </w:r>
    </w:p>
    <w:p w14:paraId="5793F507" w14:textId="5290309A" w:rsidR="0012118E" w:rsidRPr="00FF6249" w:rsidRDefault="0012118E" w:rsidP="008F6084">
      <w:pPr>
        <w:spacing w:line="240" w:lineRule="auto"/>
        <w:ind w:firstLine="0"/>
        <w:rPr>
          <w:rFonts w:ascii="Times New Roman" w:hAnsi="Times New Roman" w:cs="Times New Roman"/>
          <w:sz w:val="20"/>
          <w:szCs w:val="20"/>
        </w:rPr>
      </w:pPr>
      <w:r w:rsidRPr="00FF6249">
        <w:rPr>
          <w:rFonts w:ascii="Times New Roman" w:hAnsi="Times New Roman" w:cs="Times New Roman"/>
          <w:sz w:val="20"/>
          <w:szCs w:val="20"/>
          <w:vertAlign w:val="superscript"/>
        </w:rPr>
        <w:t>1</w:t>
      </w:r>
      <w:r w:rsidRPr="00FF6249">
        <w:rPr>
          <w:rFonts w:ascii="Times New Roman" w:hAnsi="Times New Roman" w:cs="Times New Roman"/>
          <w:sz w:val="20"/>
          <w:szCs w:val="20"/>
        </w:rPr>
        <w:t>Section for Ecoinformatics and Biodiversity, Department of Bioscience, Aarhus Un</w:t>
      </w:r>
      <w:r w:rsidR="0049015F">
        <w:rPr>
          <w:rFonts w:ascii="Times New Roman" w:hAnsi="Times New Roman" w:cs="Times New Roman"/>
          <w:sz w:val="20"/>
          <w:szCs w:val="20"/>
        </w:rPr>
        <w:t xml:space="preserve">iversity, Ny </w:t>
      </w:r>
      <w:proofErr w:type="spellStart"/>
      <w:r w:rsidR="0049015F">
        <w:rPr>
          <w:rFonts w:ascii="Times New Roman" w:hAnsi="Times New Roman" w:cs="Times New Roman"/>
          <w:sz w:val="20"/>
          <w:szCs w:val="20"/>
        </w:rPr>
        <w:t>Munkegade</w:t>
      </w:r>
      <w:proofErr w:type="spellEnd"/>
      <w:r w:rsidR="0049015F">
        <w:rPr>
          <w:rFonts w:ascii="Times New Roman" w:hAnsi="Times New Roman" w:cs="Times New Roman"/>
          <w:sz w:val="20"/>
          <w:szCs w:val="20"/>
        </w:rPr>
        <w:t xml:space="preserve"> 114,</w:t>
      </w:r>
      <w:r w:rsidRPr="00FF6249">
        <w:rPr>
          <w:rFonts w:ascii="Times New Roman" w:hAnsi="Times New Roman" w:cs="Times New Roman"/>
          <w:sz w:val="20"/>
          <w:szCs w:val="20"/>
        </w:rPr>
        <w:t xml:space="preserve"> 8000 Aarhus C, Denmark</w:t>
      </w:r>
    </w:p>
    <w:p w14:paraId="622BE62E" w14:textId="4743F649" w:rsidR="0012118E" w:rsidRDefault="00F51FA7" w:rsidP="008F6084">
      <w:pPr>
        <w:spacing w:line="240" w:lineRule="auto"/>
        <w:ind w:firstLine="0"/>
        <w:rPr>
          <w:rFonts w:ascii="Times New Roman" w:hAnsi="Times New Roman" w:cs="Times New Roman"/>
          <w:sz w:val="20"/>
          <w:szCs w:val="20"/>
        </w:rPr>
      </w:pPr>
      <w:r>
        <w:rPr>
          <w:rFonts w:ascii="Times New Roman" w:hAnsi="Times New Roman" w:cs="Times New Roman"/>
          <w:sz w:val="20"/>
          <w:szCs w:val="20"/>
          <w:vertAlign w:val="superscript"/>
        </w:rPr>
        <w:t>2</w:t>
      </w:r>
      <w:r w:rsidR="0012118E" w:rsidRPr="00FF6249">
        <w:rPr>
          <w:rFonts w:ascii="Times New Roman" w:hAnsi="Times New Roman" w:cs="Times New Roman"/>
          <w:sz w:val="20"/>
          <w:szCs w:val="20"/>
        </w:rPr>
        <w:t>Institute for Biodiversity and Ecosystem Dynamics (IBED), University of Amsterdam, P.O. Box 94248, 1090 GE Amsterdam, The Netherlands</w:t>
      </w:r>
    </w:p>
    <w:p w14:paraId="701D787C" w14:textId="3CC733F5" w:rsidR="00B27804" w:rsidRDefault="00F51FA7" w:rsidP="008F6084">
      <w:pPr>
        <w:spacing w:line="240" w:lineRule="auto"/>
        <w:ind w:firstLine="0"/>
        <w:rPr>
          <w:rFonts w:ascii="Times New Roman" w:hAnsi="Times New Roman" w:cs="Times New Roman"/>
          <w:sz w:val="20"/>
          <w:szCs w:val="20"/>
          <w:lang w:val="es-ES_tradnl"/>
        </w:rPr>
      </w:pPr>
      <w:r>
        <w:rPr>
          <w:rFonts w:ascii="Times New Roman" w:hAnsi="Times New Roman" w:cs="Times New Roman"/>
          <w:sz w:val="20"/>
          <w:szCs w:val="20"/>
          <w:vertAlign w:val="superscript"/>
        </w:rPr>
        <w:t>3</w:t>
      </w:r>
      <w:r w:rsidR="00B26938" w:rsidRPr="00B26938">
        <w:rPr>
          <w:rFonts w:ascii="Times New Roman" w:hAnsi="Times New Roman" w:cs="Times New Roman"/>
          <w:sz w:val="20"/>
          <w:szCs w:val="20"/>
          <w:lang w:val="en-GB"/>
        </w:rPr>
        <w:t>Department of Biogeography an</w:t>
      </w:r>
      <w:r w:rsidR="00B26938" w:rsidRPr="00B26938">
        <w:rPr>
          <w:rFonts w:ascii="Times New Roman" w:hAnsi="Times New Roman" w:cs="Times New Roman"/>
          <w:sz w:val="20"/>
          <w:szCs w:val="20"/>
          <w:lang w:val="es-ES_tradnl"/>
        </w:rPr>
        <w:t xml:space="preserve">d Global </w:t>
      </w:r>
      <w:proofErr w:type="spellStart"/>
      <w:r w:rsidR="00B26938" w:rsidRPr="00B26938">
        <w:rPr>
          <w:rFonts w:ascii="Times New Roman" w:hAnsi="Times New Roman" w:cs="Times New Roman"/>
          <w:sz w:val="20"/>
          <w:szCs w:val="20"/>
          <w:lang w:val="es-ES_tradnl"/>
        </w:rPr>
        <w:t>Change</w:t>
      </w:r>
      <w:proofErr w:type="spellEnd"/>
      <w:r w:rsidR="00B26938" w:rsidRPr="00B26938">
        <w:rPr>
          <w:rFonts w:ascii="Times New Roman" w:hAnsi="Times New Roman" w:cs="Times New Roman"/>
          <w:sz w:val="20"/>
          <w:szCs w:val="20"/>
          <w:lang w:val="es-ES_tradnl"/>
        </w:rPr>
        <w:t xml:space="preserve">, Museo Nacional de Ciencias Naturales, CSIC, Calle José Gutiérrez Abascal 2, 28006 Madrid, </w:t>
      </w:r>
      <w:proofErr w:type="spellStart"/>
      <w:r w:rsidR="00B26938" w:rsidRPr="00B26938">
        <w:rPr>
          <w:rFonts w:ascii="Times New Roman" w:hAnsi="Times New Roman" w:cs="Times New Roman"/>
          <w:sz w:val="20"/>
          <w:szCs w:val="20"/>
          <w:lang w:val="es-ES_tradnl"/>
        </w:rPr>
        <w:t>Spain</w:t>
      </w:r>
      <w:proofErr w:type="spellEnd"/>
    </w:p>
    <w:p w14:paraId="18D6C00C" w14:textId="7EF5B06A" w:rsidR="00C310AF" w:rsidRDefault="00C310AF" w:rsidP="008F6084">
      <w:pPr>
        <w:spacing w:line="240" w:lineRule="auto"/>
        <w:ind w:firstLine="0"/>
        <w:rPr>
          <w:rFonts w:ascii="Times New Roman" w:hAnsi="Times New Roman" w:cs="Times New Roman"/>
          <w:sz w:val="20"/>
          <w:szCs w:val="20"/>
        </w:rPr>
      </w:pPr>
      <w:r>
        <w:rPr>
          <w:rFonts w:ascii="Times New Roman" w:hAnsi="Times New Roman" w:cs="Times New Roman"/>
          <w:sz w:val="20"/>
          <w:szCs w:val="20"/>
          <w:vertAlign w:val="superscript"/>
          <w:lang w:val="es-ES_tradnl"/>
        </w:rPr>
        <w:t>4</w:t>
      </w:r>
      <w:r w:rsidRPr="00C310AF">
        <w:rPr>
          <w:rFonts w:ascii="Times New Roman" w:hAnsi="Times New Roman" w:cs="Times New Roman"/>
          <w:sz w:val="20"/>
          <w:szCs w:val="20"/>
        </w:rPr>
        <w:t xml:space="preserve">Department of Biological and Environmental Sciences, University of Gothenburg, </w:t>
      </w:r>
      <w:r>
        <w:rPr>
          <w:rFonts w:ascii="Times New Roman" w:hAnsi="Times New Roman" w:cs="Times New Roman"/>
          <w:sz w:val="20"/>
          <w:szCs w:val="20"/>
        </w:rPr>
        <w:t xml:space="preserve">SE 40530 </w:t>
      </w:r>
      <w:r w:rsidR="001F238B" w:rsidRPr="00C310AF">
        <w:rPr>
          <w:rFonts w:ascii="Times New Roman" w:hAnsi="Times New Roman" w:cs="Times New Roman"/>
          <w:sz w:val="20"/>
          <w:szCs w:val="20"/>
        </w:rPr>
        <w:t>Gothenburg</w:t>
      </w:r>
      <w:r w:rsidRPr="00C310AF">
        <w:rPr>
          <w:rFonts w:ascii="Times New Roman" w:hAnsi="Times New Roman" w:cs="Times New Roman"/>
          <w:sz w:val="20"/>
          <w:szCs w:val="20"/>
        </w:rPr>
        <w:t>, Sweden</w:t>
      </w:r>
    </w:p>
    <w:p w14:paraId="194105A8" w14:textId="6222E42A" w:rsidR="00C310AF" w:rsidRPr="00C310AF" w:rsidRDefault="00C310AF" w:rsidP="008F6084">
      <w:pPr>
        <w:spacing w:line="240" w:lineRule="auto"/>
        <w:ind w:firstLine="0"/>
        <w:rPr>
          <w:rFonts w:ascii="Times New Roman" w:hAnsi="Times New Roman" w:cs="Times New Roman"/>
          <w:b/>
          <w:bCs/>
          <w:sz w:val="20"/>
          <w:szCs w:val="20"/>
        </w:rPr>
      </w:pPr>
      <w:r>
        <w:rPr>
          <w:rFonts w:ascii="Times New Roman" w:hAnsi="Times New Roman" w:cs="Times New Roman"/>
          <w:sz w:val="20"/>
          <w:szCs w:val="20"/>
        </w:rPr>
        <w:t xml:space="preserve">E-mails: wdkissling@gmail.com (WDK); </w:t>
      </w:r>
      <w:r>
        <w:rPr>
          <w:rFonts w:ascii="Times New Roman" w:hAnsi="Times New Roman" w:cs="Times New Roman"/>
          <w:sz w:val="20"/>
          <w:szCs w:val="20"/>
          <w:lang w:val="es-ES_tradnl"/>
        </w:rPr>
        <w:t xml:space="preserve">soren.faurby@bios.au.dk (SF); </w:t>
      </w:r>
      <w:r>
        <w:rPr>
          <w:rFonts w:ascii="Times New Roman" w:hAnsi="Times New Roman" w:cs="Times New Roman"/>
          <w:sz w:val="20"/>
          <w:szCs w:val="20"/>
        </w:rPr>
        <w:t>svenning@bios.au.dk (JCS)</w:t>
      </w:r>
    </w:p>
    <w:p w14:paraId="7BD7F491" w14:textId="2A74AD83" w:rsidR="0012118E" w:rsidRPr="00FF6249" w:rsidRDefault="00E516C0" w:rsidP="008F6084">
      <w:pPr>
        <w:spacing w:line="240" w:lineRule="auto"/>
        <w:ind w:firstLine="0"/>
        <w:rPr>
          <w:rFonts w:ascii="Times New Roman" w:hAnsi="Times New Roman" w:cs="Times New Roman"/>
          <w:sz w:val="20"/>
          <w:szCs w:val="20"/>
        </w:rPr>
      </w:pPr>
      <w:r w:rsidRPr="00FF279A">
        <w:rPr>
          <w:rFonts w:ascii="Times New Roman" w:hAnsi="Times New Roman" w:cs="Times New Roman"/>
          <w:bCs/>
        </w:rPr>
        <w:t>*</w:t>
      </w:r>
      <w:r w:rsidR="0012118E" w:rsidRPr="00FF6249">
        <w:rPr>
          <w:rFonts w:ascii="Times New Roman" w:hAnsi="Times New Roman" w:cs="Times New Roman"/>
          <w:b/>
          <w:bCs/>
          <w:sz w:val="20"/>
          <w:szCs w:val="20"/>
        </w:rPr>
        <w:t xml:space="preserve">Correspondence: </w:t>
      </w:r>
      <w:r w:rsidR="0012118E" w:rsidRPr="00FF6249">
        <w:rPr>
          <w:rFonts w:ascii="Times New Roman" w:hAnsi="Times New Roman" w:cs="Times New Roman"/>
          <w:sz w:val="20"/>
          <w:szCs w:val="20"/>
        </w:rPr>
        <w:t xml:space="preserve">Bastian Göldel; Department of Bioscience, Aarhus University, Ny </w:t>
      </w:r>
      <w:proofErr w:type="spellStart"/>
      <w:r w:rsidR="0012118E" w:rsidRPr="00FF6249">
        <w:rPr>
          <w:rFonts w:ascii="Times New Roman" w:hAnsi="Times New Roman" w:cs="Times New Roman"/>
          <w:sz w:val="20"/>
          <w:szCs w:val="20"/>
        </w:rPr>
        <w:t>Munkegade</w:t>
      </w:r>
      <w:proofErr w:type="spellEnd"/>
      <w:r w:rsidR="0012118E" w:rsidRPr="00FF6249">
        <w:rPr>
          <w:rFonts w:ascii="Times New Roman" w:hAnsi="Times New Roman" w:cs="Times New Roman"/>
          <w:sz w:val="20"/>
          <w:szCs w:val="20"/>
        </w:rPr>
        <w:t xml:space="preserve"> 114, 8000 Aarhus C, Denmark. E-mail: bastian.goeldel@bios.au.dk</w:t>
      </w:r>
    </w:p>
    <w:p w14:paraId="743451BF" w14:textId="0AFFB784" w:rsidR="00B6227F" w:rsidRDefault="0012118E" w:rsidP="008F6084">
      <w:pPr>
        <w:ind w:firstLine="0"/>
        <w:rPr>
          <w:rFonts w:ascii="Times New Roman" w:hAnsi="Times New Roman" w:cs="Times New Roman"/>
          <w:sz w:val="20"/>
          <w:szCs w:val="20"/>
        </w:rPr>
      </w:pPr>
      <w:r w:rsidRPr="00FF6249">
        <w:rPr>
          <w:rFonts w:ascii="Times New Roman" w:hAnsi="Times New Roman" w:cs="Times New Roman"/>
          <w:b/>
          <w:sz w:val="20"/>
          <w:szCs w:val="20"/>
        </w:rPr>
        <w:t>Keywords</w:t>
      </w:r>
      <w:r w:rsidR="009F1F54">
        <w:rPr>
          <w:rFonts w:ascii="Times New Roman" w:hAnsi="Times New Roman" w:cs="Times New Roman"/>
          <w:b/>
          <w:sz w:val="20"/>
          <w:szCs w:val="20"/>
        </w:rPr>
        <w:t xml:space="preserve">: </w:t>
      </w:r>
      <w:r w:rsidR="001B0A75" w:rsidRPr="001B0A75">
        <w:rPr>
          <w:rFonts w:ascii="Times New Roman" w:hAnsi="Times New Roman" w:cs="Times New Roman"/>
          <w:sz w:val="20"/>
          <w:szCs w:val="20"/>
        </w:rPr>
        <w:t>Arecaceae</w:t>
      </w:r>
      <w:r w:rsidR="001B0A75">
        <w:rPr>
          <w:rFonts w:ascii="Times New Roman" w:hAnsi="Times New Roman" w:cs="Times New Roman"/>
          <w:b/>
          <w:sz w:val="20"/>
          <w:szCs w:val="20"/>
        </w:rPr>
        <w:t xml:space="preserve">, </w:t>
      </w:r>
      <w:r w:rsidR="00403BD9">
        <w:rPr>
          <w:rFonts w:ascii="Times New Roman" w:hAnsi="Times New Roman" w:cs="Times New Roman"/>
          <w:sz w:val="20"/>
          <w:szCs w:val="20"/>
        </w:rPr>
        <w:t xml:space="preserve">evolutionary </w:t>
      </w:r>
      <w:r w:rsidR="007F1B8C">
        <w:rPr>
          <w:rFonts w:ascii="Times New Roman" w:hAnsi="Times New Roman" w:cs="Times New Roman"/>
          <w:sz w:val="20"/>
          <w:szCs w:val="20"/>
        </w:rPr>
        <w:t>co</w:t>
      </w:r>
      <w:r w:rsidR="00FD21FB">
        <w:rPr>
          <w:rFonts w:ascii="Times New Roman" w:hAnsi="Times New Roman" w:cs="Times New Roman"/>
          <w:sz w:val="20"/>
          <w:szCs w:val="20"/>
        </w:rPr>
        <w:t>-</w:t>
      </w:r>
      <w:r w:rsidR="007F1B8C">
        <w:rPr>
          <w:rFonts w:ascii="Times New Roman" w:hAnsi="Times New Roman" w:cs="Times New Roman"/>
          <w:sz w:val="20"/>
          <w:szCs w:val="20"/>
        </w:rPr>
        <w:t>variation</w:t>
      </w:r>
      <w:r w:rsidR="00D458F1">
        <w:rPr>
          <w:rFonts w:ascii="Times New Roman" w:hAnsi="Times New Roman" w:cs="Times New Roman"/>
          <w:sz w:val="20"/>
          <w:szCs w:val="20"/>
        </w:rPr>
        <w:t>,</w:t>
      </w:r>
      <w:r w:rsidR="00A22D8D">
        <w:rPr>
          <w:rFonts w:ascii="Times New Roman" w:hAnsi="Times New Roman" w:cs="Times New Roman"/>
          <w:sz w:val="20"/>
          <w:szCs w:val="20"/>
        </w:rPr>
        <w:t xml:space="preserve"> </w:t>
      </w:r>
      <w:r w:rsidR="00F54914" w:rsidRPr="00FF6249">
        <w:rPr>
          <w:rFonts w:ascii="Times New Roman" w:hAnsi="Times New Roman" w:cs="Times New Roman"/>
          <w:sz w:val="20"/>
          <w:szCs w:val="20"/>
        </w:rPr>
        <w:t>functional d</w:t>
      </w:r>
      <w:r w:rsidR="00A22D8D">
        <w:rPr>
          <w:rFonts w:ascii="Times New Roman" w:hAnsi="Times New Roman" w:cs="Times New Roman"/>
          <w:sz w:val="20"/>
          <w:szCs w:val="20"/>
        </w:rPr>
        <w:t>iversity, megafauna extinction</w:t>
      </w:r>
      <w:r w:rsidR="00A568DD">
        <w:rPr>
          <w:rFonts w:ascii="Times New Roman" w:hAnsi="Times New Roman" w:cs="Times New Roman"/>
          <w:sz w:val="20"/>
          <w:szCs w:val="20"/>
        </w:rPr>
        <w:t>, plant-animal interaction</w:t>
      </w:r>
      <w:r w:rsidR="00F54914" w:rsidRPr="00FF6249">
        <w:rPr>
          <w:rFonts w:ascii="Times New Roman" w:hAnsi="Times New Roman" w:cs="Times New Roman"/>
          <w:sz w:val="20"/>
          <w:szCs w:val="20"/>
        </w:rPr>
        <w:t xml:space="preserve">, </w:t>
      </w:r>
      <w:r w:rsidR="00A22D8D">
        <w:rPr>
          <w:rFonts w:ascii="Times New Roman" w:hAnsi="Times New Roman" w:cs="Times New Roman"/>
          <w:sz w:val="20"/>
          <w:szCs w:val="20"/>
        </w:rPr>
        <w:t xml:space="preserve">plant </w:t>
      </w:r>
      <w:r w:rsidR="0038486C">
        <w:rPr>
          <w:rFonts w:ascii="Times New Roman" w:hAnsi="Times New Roman" w:cs="Times New Roman"/>
          <w:sz w:val="20"/>
          <w:szCs w:val="20"/>
        </w:rPr>
        <w:t xml:space="preserve">functional </w:t>
      </w:r>
      <w:r w:rsidR="00A22D8D">
        <w:rPr>
          <w:rFonts w:ascii="Times New Roman" w:hAnsi="Times New Roman" w:cs="Times New Roman"/>
          <w:sz w:val="20"/>
          <w:szCs w:val="20"/>
        </w:rPr>
        <w:t xml:space="preserve">traits, </w:t>
      </w:r>
      <w:r w:rsidR="00F54914" w:rsidRPr="00FF6249">
        <w:rPr>
          <w:rFonts w:ascii="Times New Roman" w:hAnsi="Times New Roman" w:cs="Times New Roman"/>
          <w:sz w:val="20"/>
          <w:szCs w:val="20"/>
        </w:rPr>
        <w:t>Quaternary</w:t>
      </w:r>
      <w:r w:rsidR="00E74979" w:rsidRPr="00FF6249">
        <w:rPr>
          <w:rFonts w:ascii="Times New Roman" w:hAnsi="Times New Roman" w:cs="Times New Roman"/>
          <w:sz w:val="20"/>
          <w:szCs w:val="20"/>
        </w:rPr>
        <w:t xml:space="preserve"> climate </w:t>
      </w:r>
      <w:r w:rsidR="00364F20">
        <w:rPr>
          <w:rFonts w:ascii="Times New Roman" w:hAnsi="Times New Roman" w:cs="Times New Roman"/>
          <w:sz w:val="20"/>
          <w:szCs w:val="20"/>
        </w:rPr>
        <w:t>change</w:t>
      </w:r>
      <w:r w:rsidR="00403BD9">
        <w:rPr>
          <w:rFonts w:ascii="Times New Roman" w:hAnsi="Times New Roman" w:cs="Times New Roman"/>
          <w:sz w:val="20"/>
          <w:szCs w:val="20"/>
        </w:rPr>
        <w:t>, seed dispersal</w:t>
      </w:r>
    </w:p>
    <w:p w14:paraId="0E799FED" w14:textId="77777777" w:rsidR="00B6227F" w:rsidRPr="00FF6249" w:rsidRDefault="00B6227F" w:rsidP="00B6227F">
      <w:pPr>
        <w:ind w:firstLine="0"/>
        <w:rPr>
          <w:rFonts w:ascii="Times New Roman" w:hAnsi="Times New Roman" w:cs="Times New Roman"/>
          <w:sz w:val="20"/>
          <w:szCs w:val="20"/>
        </w:rPr>
      </w:pPr>
      <w:r w:rsidRPr="00FF6249">
        <w:rPr>
          <w:rFonts w:ascii="Times New Roman" w:hAnsi="Times New Roman" w:cs="Times New Roman"/>
          <w:b/>
          <w:sz w:val="20"/>
          <w:szCs w:val="20"/>
        </w:rPr>
        <w:t>Running title</w:t>
      </w:r>
      <w:r>
        <w:rPr>
          <w:rFonts w:ascii="Times New Roman" w:hAnsi="Times New Roman" w:cs="Times New Roman"/>
          <w:b/>
          <w:sz w:val="20"/>
          <w:szCs w:val="20"/>
        </w:rPr>
        <w:t xml:space="preserve">: </w:t>
      </w:r>
      <w:r w:rsidRPr="009F1F54">
        <w:rPr>
          <w:rFonts w:ascii="Times New Roman" w:hAnsi="Times New Roman" w:cs="Times New Roman"/>
          <w:sz w:val="20"/>
          <w:szCs w:val="20"/>
        </w:rPr>
        <w:t>Megafaunal frugivores and palms</w:t>
      </w:r>
    </w:p>
    <w:p w14:paraId="5AC52418" w14:textId="62D73F0A" w:rsidR="00B6227F" w:rsidRDefault="00B6227F" w:rsidP="008F6084">
      <w:pPr>
        <w:ind w:firstLine="0"/>
        <w:rPr>
          <w:rFonts w:ascii="Times New Roman" w:hAnsi="Times New Roman" w:cs="Times New Roman"/>
          <w:b/>
          <w:sz w:val="20"/>
          <w:szCs w:val="20"/>
        </w:rPr>
      </w:pPr>
      <w:r w:rsidRPr="00B6227F">
        <w:rPr>
          <w:rFonts w:ascii="Times New Roman" w:hAnsi="Times New Roman" w:cs="Times New Roman"/>
          <w:b/>
          <w:sz w:val="20"/>
          <w:szCs w:val="20"/>
        </w:rPr>
        <w:t xml:space="preserve">Number of </w:t>
      </w:r>
      <w:r>
        <w:rPr>
          <w:rFonts w:ascii="Times New Roman" w:hAnsi="Times New Roman" w:cs="Times New Roman"/>
          <w:b/>
          <w:sz w:val="20"/>
          <w:szCs w:val="20"/>
        </w:rPr>
        <w:t>word</w:t>
      </w:r>
      <w:r w:rsidR="006F3A9D">
        <w:rPr>
          <w:rFonts w:ascii="Times New Roman" w:hAnsi="Times New Roman" w:cs="Times New Roman"/>
          <w:b/>
          <w:sz w:val="20"/>
          <w:szCs w:val="20"/>
        </w:rPr>
        <w:t>s</w:t>
      </w:r>
      <w:r>
        <w:rPr>
          <w:rFonts w:ascii="Times New Roman" w:hAnsi="Times New Roman" w:cs="Times New Roman"/>
          <w:b/>
          <w:sz w:val="20"/>
          <w:szCs w:val="20"/>
        </w:rPr>
        <w:t xml:space="preserve"> in Abstract: </w:t>
      </w:r>
      <w:r w:rsidR="00B76800" w:rsidRPr="004E216B">
        <w:rPr>
          <w:rFonts w:ascii="Times New Roman" w:hAnsi="Times New Roman" w:cs="Times New Roman"/>
          <w:sz w:val="20"/>
          <w:szCs w:val="20"/>
        </w:rPr>
        <w:t>300</w:t>
      </w:r>
    </w:p>
    <w:p w14:paraId="1AF20336" w14:textId="0B4CDF43" w:rsidR="00B6227F" w:rsidRDefault="00B6227F" w:rsidP="008F6084">
      <w:pPr>
        <w:ind w:firstLine="0"/>
        <w:rPr>
          <w:rFonts w:ascii="Times New Roman" w:hAnsi="Times New Roman" w:cs="Times New Roman"/>
          <w:b/>
          <w:sz w:val="20"/>
          <w:szCs w:val="20"/>
        </w:rPr>
      </w:pPr>
      <w:r>
        <w:rPr>
          <w:rFonts w:ascii="Times New Roman" w:hAnsi="Times New Roman" w:cs="Times New Roman"/>
          <w:b/>
          <w:sz w:val="20"/>
          <w:szCs w:val="20"/>
        </w:rPr>
        <w:t xml:space="preserve">Number of words in main body: </w:t>
      </w:r>
      <w:r w:rsidR="001F238B">
        <w:rPr>
          <w:rFonts w:ascii="Times New Roman" w:hAnsi="Times New Roman" w:cs="Times New Roman"/>
          <w:sz w:val="20"/>
          <w:szCs w:val="20"/>
        </w:rPr>
        <w:t>5825</w:t>
      </w:r>
      <w:r w:rsidR="00F31382">
        <w:rPr>
          <w:rFonts w:ascii="Times New Roman" w:hAnsi="Times New Roman" w:cs="Times New Roman"/>
          <w:sz w:val="20"/>
          <w:szCs w:val="20"/>
        </w:rPr>
        <w:t xml:space="preserve"> </w:t>
      </w:r>
      <w:r w:rsidR="00F31382" w:rsidRPr="00F31382">
        <w:rPr>
          <w:rFonts w:ascii="Times New Roman" w:hAnsi="Times New Roman" w:cs="Times New Roman"/>
          <w:i/>
          <w:sz w:val="20"/>
          <w:szCs w:val="20"/>
        </w:rPr>
        <w:t xml:space="preserve">(through </w:t>
      </w:r>
      <w:proofErr w:type="spellStart"/>
      <w:r w:rsidR="00F31382" w:rsidRPr="00F31382">
        <w:rPr>
          <w:rFonts w:ascii="Times New Roman" w:hAnsi="Times New Roman" w:cs="Times New Roman"/>
          <w:i/>
          <w:sz w:val="20"/>
          <w:szCs w:val="20"/>
        </w:rPr>
        <w:t>Biosketch</w:t>
      </w:r>
      <w:proofErr w:type="spellEnd"/>
      <w:r w:rsidR="00F31382" w:rsidRPr="00F31382">
        <w:rPr>
          <w:rFonts w:ascii="Times New Roman" w:hAnsi="Times New Roman" w:cs="Times New Roman"/>
          <w:i/>
          <w:sz w:val="20"/>
          <w:szCs w:val="20"/>
        </w:rPr>
        <w:t>)</w:t>
      </w:r>
    </w:p>
    <w:p w14:paraId="5EB4EE3E" w14:textId="2D4D0517" w:rsidR="002A7CB5" w:rsidRPr="00B6227F" w:rsidRDefault="00B6227F" w:rsidP="008F6084">
      <w:pPr>
        <w:ind w:firstLine="0"/>
        <w:rPr>
          <w:rFonts w:ascii="Times New Roman" w:hAnsi="Times New Roman" w:cs="Times New Roman"/>
          <w:b/>
          <w:sz w:val="20"/>
          <w:szCs w:val="20"/>
        </w:rPr>
      </w:pPr>
      <w:r>
        <w:rPr>
          <w:rFonts w:ascii="Times New Roman" w:hAnsi="Times New Roman" w:cs="Times New Roman"/>
          <w:b/>
          <w:sz w:val="20"/>
          <w:szCs w:val="20"/>
        </w:rPr>
        <w:t xml:space="preserve">Number of references: </w:t>
      </w:r>
      <w:r w:rsidR="00B76800" w:rsidRPr="004E216B">
        <w:rPr>
          <w:rFonts w:ascii="Times New Roman" w:hAnsi="Times New Roman" w:cs="Times New Roman"/>
          <w:sz w:val="20"/>
          <w:szCs w:val="20"/>
        </w:rPr>
        <w:t>50</w:t>
      </w:r>
      <w:r w:rsidR="002A7CB5" w:rsidRPr="00B6227F">
        <w:rPr>
          <w:rFonts w:ascii="Times New Roman" w:hAnsi="Times New Roman" w:cs="Times New Roman"/>
          <w:b/>
          <w:sz w:val="20"/>
          <w:szCs w:val="20"/>
        </w:rPr>
        <w:br w:type="page"/>
      </w:r>
    </w:p>
    <w:p w14:paraId="5E24A53A" w14:textId="4F51FBC6" w:rsidR="0012118E" w:rsidRPr="00C15B5C" w:rsidRDefault="00F54914" w:rsidP="008F6084">
      <w:pPr>
        <w:ind w:firstLine="0"/>
        <w:rPr>
          <w:rFonts w:ascii="Times New Roman" w:hAnsi="Times New Roman" w:cs="Times New Roman"/>
          <w:b/>
        </w:rPr>
      </w:pPr>
      <w:r w:rsidRPr="009638A2">
        <w:rPr>
          <w:rFonts w:ascii="Times New Roman" w:hAnsi="Times New Roman" w:cs="Times New Roman"/>
          <w:b/>
          <w:sz w:val="28"/>
          <w:szCs w:val="28"/>
        </w:rPr>
        <w:lastRenderedPageBreak/>
        <w:t>ABSTRACT</w:t>
      </w:r>
    </w:p>
    <w:p w14:paraId="3EE380B5" w14:textId="51827683" w:rsidR="00201863" w:rsidRDefault="00433B37" w:rsidP="005028E5">
      <w:pPr>
        <w:spacing w:after="120"/>
        <w:ind w:firstLine="0"/>
        <w:rPr>
          <w:rFonts w:ascii="Times New Roman" w:hAnsi="Times New Roman" w:cs="Times New Roman"/>
        </w:rPr>
      </w:pPr>
      <w:r w:rsidRPr="00FF6249">
        <w:rPr>
          <w:rFonts w:ascii="Times New Roman" w:hAnsi="Times New Roman" w:cs="Times New Roman"/>
          <w:b/>
        </w:rPr>
        <w:t>Aim</w:t>
      </w:r>
      <w:r w:rsidR="00CF6B1F" w:rsidRPr="00FF6249">
        <w:rPr>
          <w:rFonts w:ascii="Times New Roman" w:hAnsi="Times New Roman" w:cs="Times New Roman"/>
          <w:b/>
        </w:rPr>
        <w:t>:</w:t>
      </w:r>
      <w:r w:rsidR="009638A2">
        <w:rPr>
          <w:rFonts w:ascii="Times New Roman" w:hAnsi="Times New Roman" w:cs="Times New Roman"/>
          <w:b/>
        </w:rPr>
        <w:t xml:space="preserve"> </w:t>
      </w:r>
      <w:r w:rsidR="009638A2">
        <w:rPr>
          <w:rFonts w:ascii="Times New Roman" w:hAnsi="Times New Roman" w:cs="Times New Roman"/>
        </w:rPr>
        <w:t>M</w:t>
      </w:r>
      <w:r w:rsidR="009638A2" w:rsidRPr="009638A2">
        <w:rPr>
          <w:rFonts w:ascii="Times New Roman" w:hAnsi="Times New Roman" w:cs="Times New Roman"/>
        </w:rPr>
        <w:t xml:space="preserve">egafauna extinctions </w:t>
      </w:r>
      <w:r w:rsidR="003E77C2">
        <w:rPr>
          <w:rFonts w:ascii="Times New Roman" w:hAnsi="Times New Roman" w:cs="Times New Roman"/>
        </w:rPr>
        <w:t xml:space="preserve">can </w:t>
      </w:r>
      <w:r w:rsidR="009638A2" w:rsidRPr="009638A2">
        <w:rPr>
          <w:rFonts w:ascii="Times New Roman" w:hAnsi="Times New Roman" w:cs="Times New Roman"/>
        </w:rPr>
        <w:t xml:space="preserve">have cascading </w:t>
      </w:r>
      <w:r w:rsidR="009638A2">
        <w:rPr>
          <w:rFonts w:ascii="Times New Roman" w:hAnsi="Times New Roman" w:cs="Times New Roman"/>
        </w:rPr>
        <w:t>consequences for food webs and plant-animal interactions,</w:t>
      </w:r>
      <w:r w:rsidR="009638A2" w:rsidRPr="009638A2">
        <w:rPr>
          <w:rFonts w:ascii="Times New Roman" w:hAnsi="Times New Roman" w:cs="Times New Roman"/>
        </w:rPr>
        <w:t xml:space="preserve"> but </w:t>
      </w:r>
      <w:r w:rsidR="00B46A31">
        <w:rPr>
          <w:rFonts w:ascii="Times New Roman" w:hAnsi="Times New Roman" w:cs="Times New Roman"/>
        </w:rPr>
        <w:t xml:space="preserve">detailed </w:t>
      </w:r>
      <w:r w:rsidR="009638A2">
        <w:rPr>
          <w:rFonts w:ascii="Times New Roman" w:hAnsi="Times New Roman" w:cs="Times New Roman"/>
        </w:rPr>
        <w:t>knowledge</w:t>
      </w:r>
      <w:r w:rsidR="009638A2" w:rsidRPr="009638A2">
        <w:rPr>
          <w:rFonts w:ascii="Times New Roman" w:hAnsi="Times New Roman" w:cs="Times New Roman"/>
        </w:rPr>
        <w:t xml:space="preserve"> at biogeographic</w:t>
      </w:r>
      <w:r w:rsidR="00FB0049">
        <w:rPr>
          <w:rFonts w:ascii="Times New Roman" w:hAnsi="Times New Roman" w:cs="Times New Roman"/>
        </w:rPr>
        <w:t>al</w:t>
      </w:r>
      <w:r w:rsidR="009638A2" w:rsidRPr="009638A2">
        <w:rPr>
          <w:rFonts w:ascii="Times New Roman" w:hAnsi="Times New Roman" w:cs="Times New Roman"/>
        </w:rPr>
        <w:t xml:space="preserve"> scales</w:t>
      </w:r>
      <w:r w:rsidR="003E77C2">
        <w:rPr>
          <w:rFonts w:ascii="Times New Roman" w:hAnsi="Times New Roman" w:cs="Times New Roman"/>
        </w:rPr>
        <w:t xml:space="preserve"> is </w:t>
      </w:r>
      <w:r w:rsidR="00DB2CDA">
        <w:rPr>
          <w:rFonts w:ascii="Times New Roman" w:hAnsi="Times New Roman" w:cs="Times New Roman"/>
        </w:rPr>
        <w:t>scarce</w:t>
      </w:r>
      <w:r w:rsidR="009638A2">
        <w:rPr>
          <w:rFonts w:ascii="Times New Roman" w:hAnsi="Times New Roman" w:cs="Times New Roman"/>
        </w:rPr>
        <w:t xml:space="preserve">. </w:t>
      </w:r>
      <w:r w:rsidR="00F25FFD">
        <w:rPr>
          <w:rFonts w:ascii="Times New Roman" w:hAnsi="Times New Roman" w:cs="Times New Roman"/>
        </w:rPr>
        <w:t xml:space="preserve">Here, we </w:t>
      </w:r>
      <w:r w:rsidR="00BA2C82">
        <w:rPr>
          <w:rFonts w:ascii="Times New Roman" w:hAnsi="Times New Roman" w:cs="Times New Roman"/>
        </w:rPr>
        <w:t>quantify</w:t>
      </w:r>
      <w:r w:rsidR="00580C5B">
        <w:rPr>
          <w:rFonts w:ascii="Times New Roman" w:hAnsi="Times New Roman" w:cs="Times New Roman"/>
        </w:rPr>
        <w:t xml:space="preserve"> the</w:t>
      </w:r>
      <w:r w:rsidR="00F25FFD">
        <w:rPr>
          <w:rFonts w:ascii="Times New Roman" w:hAnsi="Times New Roman" w:cs="Times New Roman"/>
        </w:rPr>
        <w:t xml:space="preserve"> relation</w:t>
      </w:r>
      <w:r w:rsidR="003E77C2">
        <w:rPr>
          <w:rFonts w:ascii="Times New Roman" w:hAnsi="Times New Roman" w:cs="Times New Roman"/>
        </w:rPr>
        <w:t>ship</w:t>
      </w:r>
      <w:r w:rsidR="009638A2">
        <w:rPr>
          <w:rFonts w:ascii="Times New Roman" w:hAnsi="Times New Roman" w:cs="Times New Roman"/>
        </w:rPr>
        <w:t xml:space="preserve"> </w:t>
      </w:r>
      <w:r w:rsidR="00F25FFD">
        <w:rPr>
          <w:rFonts w:ascii="Times New Roman" w:hAnsi="Times New Roman" w:cs="Times New Roman"/>
        </w:rPr>
        <w:t xml:space="preserve">between </w:t>
      </w:r>
      <w:r w:rsidR="00201863">
        <w:rPr>
          <w:rFonts w:ascii="Times New Roman" w:hAnsi="Times New Roman" w:cs="Times New Roman"/>
        </w:rPr>
        <w:t xml:space="preserve">palm (Arecaceae) fruit </w:t>
      </w:r>
      <w:r w:rsidR="00CA67F8">
        <w:rPr>
          <w:rFonts w:ascii="Times New Roman" w:hAnsi="Times New Roman" w:cs="Times New Roman"/>
        </w:rPr>
        <w:t>size</w:t>
      </w:r>
      <w:r w:rsidR="003E77C2">
        <w:rPr>
          <w:rFonts w:ascii="Times New Roman" w:hAnsi="Times New Roman" w:cs="Times New Roman"/>
        </w:rPr>
        <w:t>s</w:t>
      </w:r>
      <w:r w:rsidR="00CA67F8">
        <w:rPr>
          <w:rFonts w:ascii="Times New Roman" w:hAnsi="Times New Roman" w:cs="Times New Roman"/>
        </w:rPr>
        <w:t xml:space="preserve"> </w:t>
      </w:r>
      <w:r w:rsidR="00201863">
        <w:rPr>
          <w:rFonts w:ascii="Times New Roman" w:hAnsi="Times New Roman" w:cs="Times New Roman"/>
        </w:rPr>
        <w:t>and</w:t>
      </w:r>
      <w:r w:rsidR="00F25FFD">
        <w:rPr>
          <w:rFonts w:ascii="Times New Roman" w:hAnsi="Times New Roman" w:cs="Times New Roman"/>
        </w:rPr>
        <w:t xml:space="preserve"> body sizes of</w:t>
      </w:r>
      <w:r w:rsidR="009638A2">
        <w:rPr>
          <w:rFonts w:ascii="Times New Roman" w:hAnsi="Times New Roman" w:cs="Times New Roman"/>
        </w:rPr>
        <w:t xml:space="preserve"> frugivorous mammals </w:t>
      </w:r>
      <w:r w:rsidR="00580C5B">
        <w:rPr>
          <w:rFonts w:ascii="Times New Roman" w:hAnsi="Times New Roman" w:cs="Times New Roman"/>
        </w:rPr>
        <w:t xml:space="preserve">while simultaneously controlling for </w:t>
      </w:r>
      <w:r w:rsidR="00F25FFD">
        <w:rPr>
          <w:rFonts w:ascii="Times New Roman" w:hAnsi="Times New Roman" w:cs="Times New Roman"/>
        </w:rPr>
        <w:t>environmental conditions</w:t>
      </w:r>
      <w:r w:rsidR="00201863">
        <w:rPr>
          <w:rFonts w:ascii="Times New Roman" w:hAnsi="Times New Roman" w:cs="Times New Roman"/>
        </w:rPr>
        <w:t>,</w:t>
      </w:r>
      <w:r w:rsidR="00F25FFD">
        <w:rPr>
          <w:rFonts w:ascii="Times New Roman" w:hAnsi="Times New Roman" w:cs="Times New Roman"/>
        </w:rPr>
        <w:t xml:space="preserve"> </w:t>
      </w:r>
      <w:r w:rsidR="00201863">
        <w:rPr>
          <w:rFonts w:ascii="Times New Roman" w:hAnsi="Times New Roman" w:cs="Times New Roman"/>
        </w:rPr>
        <w:t xml:space="preserve">and </w:t>
      </w:r>
      <w:r w:rsidR="00F25FFD" w:rsidRPr="00EE3046">
        <w:rPr>
          <w:rFonts w:ascii="Times New Roman" w:hAnsi="Times New Roman" w:cs="Times New Roman"/>
        </w:rPr>
        <w:t>h</w:t>
      </w:r>
      <w:r w:rsidR="00CA67F8">
        <w:rPr>
          <w:rFonts w:ascii="Times New Roman" w:hAnsi="Times New Roman" w:cs="Times New Roman"/>
        </w:rPr>
        <w:t>ighlight</w:t>
      </w:r>
      <w:r w:rsidR="00971EA0" w:rsidRPr="00EE3046">
        <w:rPr>
          <w:rFonts w:ascii="Times New Roman" w:hAnsi="Times New Roman" w:cs="Times New Roman"/>
        </w:rPr>
        <w:t xml:space="preserve"> </w:t>
      </w:r>
      <w:r w:rsidR="00580C5B">
        <w:rPr>
          <w:rFonts w:ascii="Times New Roman" w:hAnsi="Times New Roman" w:cs="Times New Roman"/>
        </w:rPr>
        <w:t xml:space="preserve">biogeographic differences in </w:t>
      </w:r>
      <w:r w:rsidR="00F90D1B">
        <w:rPr>
          <w:rFonts w:ascii="Times New Roman" w:hAnsi="Times New Roman" w:cs="Times New Roman"/>
        </w:rPr>
        <w:t xml:space="preserve">the </w:t>
      </w:r>
      <w:r w:rsidR="00580C5B">
        <w:rPr>
          <w:rFonts w:ascii="Times New Roman" w:hAnsi="Times New Roman" w:cs="Times New Roman"/>
        </w:rPr>
        <w:t>potential</w:t>
      </w:r>
      <w:r w:rsidR="00201863">
        <w:rPr>
          <w:rFonts w:ascii="Times New Roman" w:hAnsi="Times New Roman" w:cs="Times New Roman"/>
        </w:rPr>
        <w:t xml:space="preserve"> impact</w:t>
      </w:r>
      <w:r w:rsidR="008F351C">
        <w:rPr>
          <w:rFonts w:ascii="Times New Roman" w:hAnsi="Times New Roman" w:cs="Times New Roman"/>
        </w:rPr>
        <w:t>s</w:t>
      </w:r>
      <w:r w:rsidR="00201863">
        <w:rPr>
          <w:rFonts w:ascii="Times New Roman" w:hAnsi="Times New Roman" w:cs="Times New Roman"/>
        </w:rPr>
        <w:t xml:space="preserve"> of lost </w:t>
      </w:r>
      <w:r w:rsidR="00CA67F8">
        <w:rPr>
          <w:rFonts w:ascii="Times New Roman" w:hAnsi="Times New Roman" w:cs="Times New Roman"/>
        </w:rPr>
        <w:t>frugivores</w:t>
      </w:r>
      <w:r w:rsidR="00201863">
        <w:rPr>
          <w:rFonts w:ascii="Times New Roman" w:hAnsi="Times New Roman" w:cs="Times New Roman"/>
        </w:rPr>
        <w:t>.</w:t>
      </w:r>
    </w:p>
    <w:p w14:paraId="38CD630A" w14:textId="0E414E19" w:rsidR="00433B37" w:rsidRPr="00FF6249" w:rsidRDefault="00433B37" w:rsidP="005028E5">
      <w:pPr>
        <w:spacing w:after="120"/>
        <w:ind w:firstLine="0"/>
        <w:rPr>
          <w:rFonts w:ascii="Times New Roman" w:hAnsi="Times New Roman" w:cs="Times New Roman"/>
        </w:rPr>
      </w:pPr>
      <w:r w:rsidRPr="00FF6249">
        <w:rPr>
          <w:rFonts w:ascii="Times New Roman" w:hAnsi="Times New Roman" w:cs="Times New Roman"/>
          <w:b/>
        </w:rPr>
        <w:t>Location</w:t>
      </w:r>
      <w:r w:rsidR="00CF6B1F" w:rsidRPr="00FF6249">
        <w:rPr>
          <w:rFonts w:ascii="Times New Roman" w:hAnsi="Times New Roman" w:cs="Times New Roman"/>
          <w:b/>
        </w:rPr>
        <w:t>:</w:t>
      </w:r>
      <w:r w:rsidRPr="00FF6249">
        <w:rPr>
          <w:rFonts w:ascii="Times New Roman" w:hAnsi="Times New Roman" w:cs="Times New Roman"/>
        </w:rPr>
        <w:t xml:space="preserve"> G</w:t>
      </w:r>
      <w:r w:rsidR="008A4CC2">
        <w:rPr>
          <w:rFonts w:ascii="Times New Roman" w:hAnsi="Times New Roman" w:cs="Times New Roman"/>
        </w:rPr>
        <w:t>lobal</w:t>
      </w:r>
    </w:p>
    <w:p w14:paraId="3A5D54D1" w14:textId="1B5F5DFF" w:rsidR="001576F3" w:rsidRDefault="00433B37" w:rsidP="005028E5">
      <w:pPr>
        <w:spacing w:after="120"/>
        <w:ind w:firstLine="0"/>
        <w:rPr>
          <w:rFonts w:ascii="Times New Roman" w:hAnsi="Times New Roman" w:cs="Times New Roman"/>
        </w:rPr>
      </w:pPr>
      <w:r w:rsidRPr="00FF6249">
        <w:rPr>
          <w:rFonts w:ascii="Times New Roman" w:hAnsi="Times New Roman" w:cs="Times New Roman"/>
          <w:b/>
        </w:rPr>
        <w:t>Methods</w:t>
      </w:r>
      <w:r w:rsidR="00CF6B1F" w:rsidRPr="00FF6249">
        <w:rPr>
          <w:rFonts w:ascii="Times New Roman" w:hAnsi="Times New Roman" w:cs="Times New Roman"/>
          <w:b/>
        </w:rPr>
        <w:t xml:space="preserve">: </w:t>
      </w:r>
      <w:r w:rsidR="00CF6B1F" w:rsidRPr="00FF6249">
        <w:rPr>
          <w:rFonts w:ascii="Times New Roman" w:hAnsi="Times New Roman" w:cs="Times New Roman"/>
        </w:rPr>
        <w:t xml:space="preserve">We combined </w:t>
      </w:r>
      <w:r w:rsidR="007C3C4B" w:rsidRPr="00FF6249">
        <w:rPr>
          <w:rFonts w:ascii="Times New Roman" w:hAnsi="Times New Roman" w:cs="Times New Roman"/>
        </w:rPr>
        <w:t xml:space="preserve">palm </w:t>
      </w:r>
      <w:r w:rsidR="00CE20B2">
        <w:rPr>
          <w:rFonts w:ascii="Times New Roman" w:hAnsi="Times New Roman" w:cs="Times New Roman"/>
        </w:rPr>
        <w:t>distribution</w:t>
      </w:r>
      <w:r w:rsidR="00134EC8">
        <w:rPr>
          <w:rFonts w:ascii="Times New Roman" w:hAnsi="Times New Roman" w:cs="Times New Roman"/>
        </w:rPr>
        <w:t>s</w:t>
      </w:r>
      <w:r w:rsidR="00CE20B2">
        <w:rPr>
          <w:rFonts w:ascii="Times New Roman" w:hAnsi="Times New Roman" w:cs="Times New Roman"/>
        </w:rPr>
        <w:t xml:space="preserve"> </w:t>
      </w:r>
      <w:r w:rsidR="002F0F49">
        <w:rPr>
          <w:rFonts w:ascii="Times New Roman" w:hAnsi="Times New Roman" w:cs="Times New Roman"/>
        </w:rPr>
        <w:t>with</w:t>
      </w:r>
      <w:r w:rsidR="00CF6B1F" w:rsidRPr="00FF6249">
        <w:rPr>
          <w:rFonts w:ascii="Times New Roman" w:hAnsi="Times New Roman" w:cs="Times New Roman"/>
        </w:rPr>
        <w:t xml:space="preserve"> </w:t>
      </w:r>
      <w:r w:rsidR="005F089E">
        <w:rPr>
          <w:rFonts w:ascii="Times New Roman" w:hAnsi="Times New Roman" w:cs="Times New Roman"/>
        </w:rPr>
        <w:t xml:space="preserve">palm </w:t>
      </w:r>
      <w:r w:rsidR="001576F3">
        <w:rPr>
          <w:rFonts w:ascii="Times New Roman" w:hAnsi="Times New Roman" w:cs="Times New Roman"/>
        </w:rPr>
        <w:t xml:space="preserve">fruit sizes, and </w:t>
      </w:r>
      <w:r w:rsidR="00B96723">
        <w:rPr>
          <w:rFonts w:ascii="Times New Roman" w:hAnsi="Times New Roman" w:cs="Times New Roman"/>
        </w:rPr>
        <w:t>distribution</w:t>
      </w:r>
      <w:r w:rsidR="00DB2CDA">
        <w:rPr>
          <w:rFonts w:ascii="Times New Roman" w:hAnsi="Times New Roman" w:cs="Times New Roman"/>
        </w:rPr>
        <w:t>s</w:t>
      </w:r>
      <w:r w:rsidR="00B96723">
        <w:rPr>
          <w:rFonts w:ascii="Times New Roman" w:hAnsi="Times New Roman" w:cs="Times New Roman"/>
        </w:rPr>
        <w:t xml:space="preserve"> </w:t>
      </w:r>
      <w:r w:rsidR="00C16818">
        <w:rPr>
          <w:rFonts w:ascii="Times New Roman" w:hAnsi="Times New Roman" w:cs="Times New Roman"/>
        </w:rPr>
        <w:t>of</w:t>
      </w:r>
      <w:r w:rsidR="00B96723">
        <w:rPr>
          <w:rFonts w:ascii="Times New Roman" w:hAnsi="Times New Roman" w:cs="Times New Roman"/>
        </w:rPr>
        <w:t xml:space="preserve"> </w:t>
      </w:r>
      <w:r w:rsidR="002F0F49">
        <w:rPr>
          <w:rFonts w:ascii="Times New Roman" w:hAnsi="Times New Roman" w:cs="Times New Roman"/>
        </w:rPr>
        <w:t>frugivorous mammals</w:t>
      </w:r>
      <w:r w:rsidR="00DB2CDA">
        <w:rPr>
          <w:rFonts w:ascii="Times New Roman" w:hAnsi="Times New Roman" w:cs="Times New Roman"/>
        </w:rPr>
        <w:t xml:space="preserve"> with body sizes</w:t>
      </w:r>
      <w:r w:rsidR="001576F3">
        <w:rPr>
          <w:rFonts w:ascii="Times New Roman" w:hAnsi="Times New Roman" w:cs="Times New Roman"/>
        </w:rPr>
        <w:t xml:space="preserve">, to quantify geographic trait variation </w:t>
      </w:r>
      <w:r w:rsidR="00C625E7">
        <w:rPr>
          <w:rFonts w:ascii="Times New Roman" w:hAnsi="Times New Roman" w:cs="Times New Roman"/>
        </w:rPr>
        <w:t>at global and biogeographical scales</w:t>
      </w:r>
      <w:r w:rsidR="001576F3">
        <w:rPr>
          <w:rFonts w:ascii="Times New Roman" w:hAnsi="Times New Roman" w:cs="Times New Roman"/>
        </w:rPr>
        <w:t xml:space="preserve">. </w:t>
      </w:r>
      <w:r w:rsidR="002A7017">
        <w:rPr>
          <w:rFonts w:ascii="Times New Roman" w:hAnsi="Times New Roman" w:cs="Times New Roman"/>
        </w:rPr>
        <w:t xml:space="preserve">Furthermore, we added </w:t>
      </w:r>
      <w:r w:rsidR="0027126B">
        <w:rPr>
          <w:rFonts w:ascii="Times New Roman" w:hAnsi="Times New Roman" w:cs="Times New Roman"/>
        </w:rPr>
        <w:t xml:space="preserve">estimated range </w:t>
      </w:r>
      <w:r w:rsidR="00FE6A14">
        <w:rPr>
          <w:rFonts w:ascii="Times New Roman" w:hAnsi="Times New Roman" w:cs="Times New Roman"/>
        </w:rPr>
        <w:t>losses</w:t>
      </w:r>
      <w:r w:rsidR="00DB2CDA" w:rsidRPr="002A7017">
        <w:rPr>
          <w:rFonts w:ascii="Times New Roman" w:hAnsi="Times New Roman" w:cs="Times New Roman"/>
        </w:rPr>
        <w:t xml:space="preserve"> </w:t>
      </w:r>
      <w:r w:rsidR="0027126B">
        <w:rPr>
          <w:rFonts w:ascii="Times New Roman" w:hAnsi="Times New Roman" w:cs="Times New Roman"/>
        </w:rPr>
        <w:t xml:space="preserve">of </w:t>
      </w:r>
      <w:r w:rsidR="0027126B" w:rsidRPr="002A7017">
        <w:rPr>
          <w:rFonts w:ascii="Times New Roman" w:hAnsi="Times New Roman" w:cs="Times New Roman"/>
        </w:rPr>
        <w:t xml:space="preserve">present and extinct mammals </w:t>
      </w:r>
      <w:r w:rsidR="00DB2CDA">
        <w:rPr>
          <w:rFonts w:ascii="Times New Roman" w:hAnsi="Times New Roman" w:cs="Times New Roman"/>
        </w:rPr>
        <w:t xml:space="preserve">during </w:t>
      </w:r>
      <w:r w:rsidR="0027126B">
        <w:rPr>
          <w:rFonts w:ascii="Times New Roman" w:hAnsi="Times New Roman" w:cs="Times New Roman"/>
        </w:rPr>
        <w:t>the late Quaternary.</w:t>
      </w:r>
      <w:r w:rsidR="002A7017">
        <w:rPr>
          <w:rFonts w:ascii="Times New Roman" w:hAnsi="Times New Roman" w:cs="Times New Roman"/>
        </w:rPr>
        <w:t xml:space="preserve"> </w:t>
      </w:r>
      <w:r w:rsidR="00C16818">
        <w:rPr>
          <w:rFonts w:ascii="Times New Roman" w:hAnsi="Times New Roman" w:cs="Times New Roman"/>
        </w:rPr>
        <w:t xml:space="preserve">We then used </w:t>
      </w:r>
      <w:r w:rsidR="00EE50DD">
        <w:rPr>
          <w:rFonts w:ascii="Times New Roman" w:hAnsi="Times New Roman" w:cs="Times New Roman"/>
        </w:rPr>
        <w:t>s</w:t>
      </w:r>
      <w:r w:rsidR="001C7335">
        <w:rPr>
          <w:rFonts w:ascii="Times New Roman" w:hAnsi="Times New Roman" w:cs="Times New Roman"/>
        </w:rPr>
        <w:t xml:space="preserve">tructural equation models and </w:t>
      </w:r>
      <w:r w:rsidR="00C16818">
        <w:rPr>
          <w:rFonts w:ascii="Times New Roman" w:hAnsi="Times New Roman" w:cs="Times New Roman"/>
        </w:rPr>
        <w:t xml:space="preserve">spatial regressions to </w:t>
      </w:r>
      <w:r w:rsidR="001C7335">
        <w:rPr>
          <w:rFonts w:ascii="Times New Roman" w:hAnsi="Times New Roman" w:cs="Times New Roman"/>
        </w:rPr>
        <w:t>assess the relation</w:t>
      </w:r>
      <w:r w:rsidR="00C16818">
        <w:rPr>
          <w:rFonts w:ascii="Times New Roman" w:hAnsi="Times New Roman" w:cs="Times New Roman"/>
        </w:rPr>
        <w:t>ship</w:t>
      </w:r>
      <w:r w:rsidR="005F089E">
        <w:rPr>
          <w:rFonts w:ascii="Times New Roman" w:hAnsi="Times New Roman" w:cs="Times New Roman"/>
        </w:rPr>
        <w:t>s</w:t>
      </w:r>
      <w:r w:rsidR="001C7335">
        <w:rPr>
          <w:rFonts w:ascii="Times New Roman" w:hAnsi="Times New Roman" w:cs="Times New Roman"/>
        </w:rPr>
        <w:t xml:space="preserve"> between </w:t>
      </w:r>
      <w:r w:rsidR="001576F3">
        <w:rPr>
          <w:rFonts w:ascii="Times New Roman" w:hAnsi="Times New Roman" w:cs="Times New Roman"/>
        </w:rPr>
        <w:t xml:space="preserve">average </w:t>
      </w:r>
      <w:r w:rsidR="00A34686">
        <w:rPr>
          <w:rFonts w:ascii="Times New Roman" w:hAnsi="Times New Roman" w:cs="Times New Roman"/>
        </w:rPr>
        <w:t xml:space="preserve">mammal body </w:t>
      </w:r>
      <w:r w:rsidR="00C16818">
        <w:rPr>
          <w:rFonts w:ascii="Times New Roman" w:hAnsi="Times New Roman" w:cs="Times New Roman"/>
        </w:rPr>
        <w:t>size</w:t>
      </w:r>
      <w:r w:rsidR="0027126B">
        <w:rPr>
          <w:rFonts w:ascii="Times New Roman" w:hAnsi="Times New Roman" w:cs="Times New Roman"/>
        </w:rPr>
        <w:t>s</w:t>
      </w:r>
      <w:r w:rsidR="00C16818">
        <w:rPr>
          <w:rFonts w:ascii="Times New Roman" w:hAnsi="Times New Roman" w:cs="Times New Roman"/>
        </w:rPr>
        <w:t xml:space="preserve"> </w:t>
      </w:r>
      <w:r w:rsidR="00A34686">
        <w:rPr>
          <w:rFonts w:ascii="Times New Roman" w:hAnsi="Times New Roman" w:cs="Times New Roman"/>
        </w:rPr>
        <w:t xml:space="preserve">and </w:t>
      </w:r>
      <w:r w:rsidR="001576F3">
        <w:rPr>
          <w:rFonts w:ascii="Times New Roman" w:hAnsi="Times New Roman" w:cs="Times New Roman"/>
        </w:rPr>
        <w:t xml:space="preserve">average </w:t>
      </w:r>
      <w:r w:rsidR="00A34686">
        <w:rPr>
          <w:rFonts w:ascii="Times New Roman" w:hAnsi="Times New Roman" w:cs="Times New Roman"/>
        </w:rPr>
        <w:t>palm fruit size</w:t>
      </w:r>
      <w:r w:rsidR="0027126B">
        <w:rPr>
          <w:rFonts w:ascii="Times New Roman" w:hAnsi="Times New Roman" w:cs="Times New Roman"/>
        </w:rPr>
        <w:t>s</w:t>
      </w:r>
      <w:r w:rsidR="00A34686">
        <w:rPr>
          <w:rFonts w:ascii="Times New Roman" w:hAnsi="Times New Roman" w:cs="Times New Roman"/>
        </w:rPr>
        <w:t xml:space="preserve"> </w:t>
      </w:r>
      <w:r w:rsidR="001B0397">
        <w:rPr>
          <w:rFonts w:ascii="Times New Roman" w:hAnsi="Times New Roman" w:cs="Times New Roman"/>
        </w:rPr>
        <w:t xml:space="preserve">while </w:t>
      </w:r>
      <w:r w:rsidR="001576F3">
        <w:rPr>
          <w:rFonts w:ascii="Times New Roman" w:hAnsi="Times New Roman" w:cs="Times New Roman"/>
        </w:rPr>
        <w:t>accounting for differences in e</w:t>
      </w:r>
      <w:r w:rsidR="00C625E7">
        <w:rPr>
          <w:rFonts w:ascii="Times New Roman" w:hAnsi="Times New Roman" w:cs="Times New Roman"/>
        </w:rPr>
        <w:t xml:space="preserve">nvironment </w:t>
      </w:r>
      <w:r w:rsidR="001576F3">
        <w:rPr>
          <w:rFonts w:ascii="Times New Roman" w:hAnsi="Times New Roman" w:cs="Times New Roman"/>
        </w:rPr>
        <w:t xml:space="preserve">(current climate, soil texture, net primary productivity, and </w:t>
      </w:r>
      <w:r w:rsidR="001576F3" w:rsidRPr="00B96723">
        <w:rPr>
          <w:rFonts w:ascii="Times New Roman" w:hAnsi="Times New Roman" w:cs="Times New Roman"/>
        </w:rPr>
        <w:t>Quaternary glacial–interglacial climate change</w:t>
      </w:r>
      <w:r w:rsidR="001576F3">
        <w:rPr>
          <w:rFonts w:ascii="Times New Roman" w:hAnsi="Times New Roman" w:cs="Times New Roman"/>
        </w:rPr>
        <w:t>).</w:t>
      </w:r>
    </w:p>
    <w:p w14:paraId="298BBC21" w14:textId="78D314BE" w:rsidR="0091243D" w:rsidRPr="00FF6249" w:rsidRDefault="00433B37" w:rsidP="003A45F7">
      <w:pPr>
        <w:spacing w:after="120"/>
        <w:ind w:firstLine="0"/>
        <w:rPr>
          <w:rFonts w:ascii="Times New Roman" w:hAnsi="Times New Roman" w:cs="Times New Roman"/>
        </w:rPr>
      </w:pPr>
      <w:r w:rsidRPr="00FF6249">
        <w:rPr>
          <w:rFonts w:ascii="Times New Roman" w:hAnsi="Times New Roman" w:cs="Times New Roman"/>
          <w:b/>
        </w:rPr>
        <w:t>Results</w:t>
      </w:r>
      <w:r w:rsidR="00CF6B1F" w:rsidRPr="00FF6249">
        <w:rPr>
          <w:rFonts w:ascii="Times New Roman" w:hAnsi="Times New Roman" w:cs="Times New Roman"/>
          <w:b/>
        </w:rPr>
        <w:t>:</w:t>
      </w:r>
      <w:r w:rsidR="00BF4118" w:rsidRPr="00FF6249">
        <w:rPr>
          <w:rFonts w:ascii="Times New Roman" w:hAnsi="Times New Roman" w:cs="Times New Roman"/>
          <w:b/>
        </w:rPr>
        <w:t xml:space="preserve"> </w:t>
      </w:r>
      <w:r w:rsidR="0091243D">
        <w:rPr>
          <w:rFonts w:ascii="Times New Roman" w:hAnsi="Times New Roman" w:cs="Times New Roman"/>
        </w:rPr>
        <w:t>P</w:t>
      </w:r>
      <w:r w:rsidR="0091243D" w:rsidRPr="00FF6249">
        <w:rPr>
          <w:rFonts w:ascii="Times New Roman" w:hAnsi="Times New Roman" w:cs="Times New Roman"/>
        </w:rPr>
        <w:t xml:space="preserve">ositive </w:t>
      </w:r>
      <w:r w:rsidR="00DB2CDA">
        <w:rPr>
          <w:rFonts w:ascii="Times New Roman" w:hAnsi="Times New Roman" w:cs="Times New Roman"/>
        </w:rPr>
        <w:t>associations</w:t>
      </w:r>
      <w:r w:rsidR="00DB2CDA" w:rsidRPr="00FF6249">
        <w:rPr>
          <w:rFonts w:ascii="Times New Roman" w:hAnsi="Times New Roman" w:cs="Times New Roman"/>
        </w:rPr>
        <w:t xml:space="preserve"> </w:t>
      </w:r>
      <w:r w:rsidR="0091243D" w:rsidRPr="00FF6249">
        <w:rPr>
          <w:rFonts w:ascii="Times New Roman" w:hAnsi="Times New Roman" w:cs="Times New Roman"/>
        </w:rPr>
        <w:t xml:space="preserve">between palm fruit </w:t>
      </w:r>
      <w:r w:rsidR="00404057">
        <w:rPr>
          <w:rFonts w:ascii="Times New Roman" w:hAnsi="Times New Roman" w:cs="Times New Roman"/>
        </w:rPr>
        <w:t xml:space="preserve">sizes </w:t>
      </w:r>
      <w:r w:rsidR="0091243D" w:rsidRPr="00FF6249">
        <w:rPr>
          <w:rFonts w:ascii="Times New Roman" w:hAnsi="Times New Roman" w:cs="Times New Roman"/>
        </w:rPr>
        <w:t xml:space="preserve">and </w:t>
      </w:r>
      <w:r w:rsidR="00502CBE">
        <w:rPr>
          <w:rFonts w:ascii="Times New Roman" w:hAnsi="Times New Roman" w:cs="Times New Roman"/>
        </w:rPr>
        <w:t>current</w:t>
      </w:r>
      <w:r w:rsidR="00404057">
        <w:rPr>
          <w:rFonts w:ascii="Times New Roman" w:hAnsi="Times New Roman" w:cs="Times New Roman"/>
        </w:rPr>
        <w:t xml:space="preserve"> </w:t>
      </w:r>
      <w:r w:rsidR="0091243D" w:rsidRPr="00FF6249">
        <w:rPr>
          <w:rFonts w:ascii="Times New Roman" w:hAnsi="Times New Roman" w:cs="Times New Roman"/>
        </w:rPr>
        <w:t>mammal body size</w:t>
      </w:r>
      <w:r w:rsidR="0091243D">
        <w:rPr>
          <w:rFonts w:ascii="Times New Roman" w:hAnsi="Times New Roman" w:cs="Times New Roman"/>
        </w:rPr>
        <w:t>s</w:t>
      </w:r>
      <w:r w:rsidR="0091243D" w:rsidRPr="00FF6249">
        <w:rPr>
          <w:rFonts w:ascii="Times New Roman" w:hAnsi="Times New Roman" w:cs="Times New Roman"/>
        </w:rPr>
        <w:t xml:space="preserve"> </w:t>
      </w:r>
      <w:r w:rsidR="0091243D">
        <w:rPr>
          <w:rFonts w:ascii="Times New Roman" w:hAnsi="Times New Roman" w:cs="Times New Roman"/>
        </w:rPr>
        <w:t xml:space="preserve">were </w:t>
      </w:r>
      <w:r w:rsidR="00404057">
        <w:rPr>
          <w:rFonts w:ascii="Times New Roman" w:hAnsi="Times New Roman" w:cs="Times New Roman"/>
        </w:rPr>
        <w:t xml:space="preserve">found </w:t>
      </w:r>
      <w:r w:rsidR="0091243D">
        <w:rPr>
          <w:rFonts w:ascii="Times New Roman" w:hAnsi="Times New Roman" w:cs="Times New Roman"/>
        </w:rPr>
        <w:t>globally</w:t>
      </w:r>
      <w:r w:rsidR="0091243D" w:rsidRPr="00FF6249">
        <w:rPr>
          <w:rFonts w:ascii="Times New Roman" w:hAnsi="Times New Roman" w:cs="Times New Roman"/>
        </w:rPr>
        <w:t xml:space="preserve"> and </w:t>
      </w:r>
      <w:r w:rsidR="00404057">
        <w:rPr>
          <w:rFonts w:ascii="Times New Roman" w:hAnsi="Times New Roman" w:cs="Times New Roman"/>
        </w:rPr>
        <w:t>in</w:t>
      </w:r>
      <w:r w:rsidR="00404057" w:rsidRPr="00FF6249">
        <w:rPr>
          <w:rFonts w:ascii="Times New Roman" w:hAnsi="Times New Roman" w:cs="Times New Roman"/>
        </w:rPr>
        <w:t xml:space="preserve"> </w:t>
      </w:r>
      <w:r w:rsidR="00404057">
        <w:rPr>
          <w:rFonts w:ascii="Times New Roman" w:hAnsi="Times New Roman" w:cs="Times New Roman"/>
        </w:rPr>
        <w:t>the Old World</w:t>
      </w:r>
      <w:r w:rsidR="0091243D" w:rsidRPr="00FF6249">
        <w:rPr>
          <w:rFonts w:ascii="Times New Roman" w:hAnsi="Times New Roman" w:cs="Times New Roman"/>
        </w:rPr>
        <w:t xml:space="preserve">, </w:t>
      </w:r>
      <w:r w:rsidR="00404057">
        <w:rPr>
          <w:rFonts w:ascii="Times New Roman" w:hAnsi="Times New Roman" w:cs="Times New Roman"/>
        </w:rPr>
        <w:t>but not in</w:t>
      </w:r>
      <w:r w:rsidR="0091243D">
        <w:rPr>
          <w:rFonts w:ascii="Times New Roman" w:hAnsi="Times New Roman" w:cs="Times New Roman"/>
        </w:rPr>
        <w:t xml:space="preserve"> </w:t>
      </w:r>
      <w:r w:rsidR="0091243D" w:rsidRPr="00FF6249">
        <w:rPr>
          <w:rFonts w:ascii="Times New Roman" w:hAnsi="Times New Roman" w:cs="Times New Roman"/>
        </w:rPr>
        <w:t>the New World</w:t>
      </w:r>
      <w:r w:rsidR="0044272B">
        <w:rPr>
          <w:rFonts w:ascii="Times New Roman" w:hAnsi="Times New Roman" w:cs="Times New Roman"/>
        </w:rPr>
        <w:t xml:space="preserve"> (i.e. the Americas including the Caribbean islands)</w:t>
      </w:r>
      <w:r w:rsidR="00404057">
        <w:rPr>
          <w:rFonts w:ascii="Times New Roman" w:hAnsi="Times New Roman" w:cs="Times New Roman"/>
        </w:rPr>
        <w:t>.</w:t>
      </w:r>
      <w:r w:rsidR="005A44B2">
        <w:rPr>
          <w:rFonts w:ascii="Times New Roman" w:hAnsi="Times New Roman" w:cs="Times New Roman"/>
        </w:rPr>
        <w:t xml:space="preserve"> </w:t>
      </w:r>
      <w:r w:rsidR="003C61F3">
        <w:rPr>
          <w:rFonts w:ascii="Times New Roman" w:hAnsi="Times New Roman" w:cs="Times New Roman"/>
        </w:rPr>
        <w:t>A positive relationship between fruit size and present</w:t>
      </w:r>
      <w:r w:rsidR="003B5E95">
        <w:rPr>
          <w:rFonts w:ascii="Times New Roman" w:hAnsi="Times New Roman" w:cs="Times New Roman"/>
        </w:rPr>
        <w:t xml:space="preserve"> and extinct</w:t>
      </w:r>
      <w:r w:rsidR="003C61F3">
        <w:rPr>
          <w:rFonts w:ascii="Times New Roman" w:hAnsi="Times New Roman" w:cs="Times New Roman"/>
        </w:rPr>
        <w:t xml:space="preserve"> mammalian body sizes </w:t>
      </w:r>
      <w:r w:rsidR="00DB2CDA">
        <w:rPr>
          <w:rFonts w:ascii="Times New Roman" w:hAnsi="Times New Roman" w:cs="Times New Roman"/>
        </w:rPr>
        <w:t xml:space="preserve">was </w:t>
      </w:r>
      <w:r w:rsidR="003C61F3">
        <w:rPr>
          <w:rFonts w:ascii="Times New Roman" w:hAnsi="Times New Roman" w:cs="Times New Roman"/>
        </w:rPr>
        <w:t>found in global, Old World and New World analyses</w:t>
      </w:r>
      <w:r w:rsidR="0091243D" w:rsidRPr="00FF6249">
        <w:rPr>
          <w:rFonts w:ascii="Times New Roman" w:hAnsi="Times New Roman" w:cs="Times New Roman"/>
        </w:rPr>
        <w:t>.</w:t>
      </w:r>
    </w:p>
    <w:p w14:paraId="70BD0E89" w14:textId="284F1286" w:rsidR="00F75DB0" w:rsidRPr="00FF6249" w:rsidRDefault="00433B37" w:rsidP="003A45F7">
      <w:pPr>
        <w:spacing w:after="120"/>
        <w:ind w:firstLine="0"/>
        <w:rPr>
          <w:rFonts w:ascii="Times New Roman" w:hAnsi="Times New Roman" w:cs="Times New Roman"/>
        </w:rPr>
      </w:pPr>
      <w:r w:rsidRPr="00FF6249">
        <w:rPr>
          <w:rFonts w:ascii="Times New Roman" w:hAnsi="Times New Roman" w:cs="Times New Roman"/>
          <w:b/>
        </w:rPr>
        <w:t>Main conclusions</w:t>
      </w:r>
      <w:r w:rsidR="00CF6B1F" w:rsidRPr="00FF6249">
        <w:rPr>
          <w:rFonts w:ascii="Times New Roman" w:hAnsi="Times New Roman" w:cs="Times New Roman"/>
          <w:b/>
        </w:rPr>
        <w:t>:</w:t>
      </w:r>
      <w:r w:rsidR="00607B4C" w:rsidRPr="00FF6249">
        <w:rPr>
          <w:rFonts w:ascii="Times New Roman" w:hAnsi="Times New Roman" w:cs="Times New Roman"/>
        </w:rPr>
        <w:t xml:space="preserve"> </w:t>
      </w:r>
      <w:r w:rsidR="00E7108B">
        <w:rPr>
          <w:rFonts w:ascii="Times New Roman" w:hAnsi="Times New Roman" w:cs="Times New Roman"/>
        </w:rPr>
        <w:t>In the New World</w:t>
      </w:r>
      <w:r w:rsidR="00D71B28">
        <w:rPr>
          <w:rFonts w:ascii="Times New Roman" w:hAnsi="Times New Roman" w:cs="Times New Roman"/>
        </w:rPr>
        <w:t xml:space="preserve">, the </w:t>
      </w:r>
      <w:r w:rsidR="001B0397">
        <w:rPr>
          <w:rFonts w:ascii="Times New Roman" w:hAnsi="Times New Roman" w:cs="Times New Roman"/>
        </w:rPr>
        <w:t xml:space="preserve">spatial </w:t>
      </w:r>
      <w:r w:rsidR="00DA7F2B">
        <w:rPr>
          <w:rFonts w:ascii="Times New Roman" w:hAnsi="Times New Roman" w:cs="Times New Roman"/>
        </w:rPr>
        <w:t>pattern</w:t>
      </w:r>
      <w:r w:rsidR="001B0397">
        <w:rPr>
          <w:rFonts w:ascii="Times New Roman" w:hAnsi="Times New Roman" w:cs="Times New Roman"/>
        </w:rPr>
        <w:t xml:space="preserve"> </w:t>
      </w:r>
      <w:r w:rsidR="00787A21">
        <w:rPr>
          <w:rFonts w:ascii="Times New Roman" w:hAnsi="Times New Roman" w:cs="Times New Roman"/>
        </w:rPr>
        <w:t>of palm fruit size</w:t>
      </w:r>
      <w:r w:rsidR="001B0397">
        <w:rPr>
          <w:rFonts w:ascii="Times New Roman" w:hAnsi="Times New Roman" w:cs="Times New Roman"/>
        </w:rPr>
        <w:t xml:space="preserve"> distributions</w:t>
      </w:r>
      <w:r w:rsidR="00787A21">
        <w:rPr>
          <w:rFonts w:ascii="Times New Roman" w:hAnsi="Times New Roman" w:cs="Times New Roman"/>
        </w:rPr>
        <w:t xml:space="preserve"> </w:t>
      </w:r>
      <w:r w:rsidR="00C625E7">
        <w:rPr>
          <w:rFonts w:ascii="Times New Roman" w:hAnsi="Times New Roman" w:cs="Times New Roman"/>
        </w:rPr>
        <w:t>ha</w:t>
      </w:r>
      <w:r w:rsidR="001B0397">
        <w:rPr>
          <w:rFonts w:ascii="Times New Roman" w:hAnsi="Times New Roman" w:cs="Times New Roman"/>
        </w:rPr>
        <w:t>s</w:t>
      </w:r>
      <w:r w:rsidR="00C625E7">
        <w:rPr>
          <w:rFonts w:ascii="Times New Roman" w:hAnsi="Times New Roman" w:cs="Times New Roman"/>
        </w:rPr>
        <w:t xml:space="preserve"> been</w:t>
      </w:r>
      <w:r w:rsidR="00787A21">
        <w:rPr>
          <w:rFonts w:ascii="Times New Roman" w:hAnsi="Times New Roman" w:cs="Times New Roman"/>
        </w:rPr>
        <w:t xml:space="preserve"> largely preserved despite the</w:t>
      </w:r>
      <w:r w:rsidR="00B9469F">
        <w:rPr>
          <w:rFonts w:ascii="Times New Roman" w:hAnsi="Times New Roman" w:cs="Times New Roman"/>
        </w:rPr>
        <w:t xml:space="preserve"> L</w:t>
      </w:r>
      <w:r w:rsidR="003C61F3">
        <w:rPr>
          <w:rFonts w:ascii="Times New Roman" w:hAnsi="Times New Roman" w:cs="Times New Roman"/>
        </w:rPr>
        <w:t>ate Pleistocene and Holocene</w:t>
      </w:r>
      <w:r w:rsidR="00FB5B1E">
        <w:rPr>
          <w:rFonts w:ascii="Times New Roman" w:hAnsi="Times New Roman" w:cs="Times New Roman"/>
        </w:rPr>
        <w:t xml:space="preserve"> </w:t>
      </w:r>
      <w:r w:rsidR="00787A21">
        <w:rPr>
          <w:rFonts w:ascii="Times New Roman" w:hAnsi="Times New Roman" w:cs="Times New Roman"/>
        </w:rPr>
        <w:t>loss of</w:t>
      </w:r>
      <w:r w:rsidR="002D0B72">
        <w:rPr>
          <w:rFonts w:ascii="Times New Roman" w:hAnsi="Times New Roman" w:cs="Times New Roman"/>
        </w:rPr>
        <w:t xml:space="preserve"> </w:t>
      </w:r>
      <w:r w:rsidR="005E2206" w:rsidRPr="00FF6249">
        <w:rPr>
          <w:rFonts w:ascii="Times New Roman" w:hAnsi="Times New Roman" w:cs="Times New Roman"/>
        </w:rPr>
        <w:t>megafauna</w:t>
      </w:r>
      <w:r w:rsidR="008F2B43">
        <w:rPr>
          <w:rFonts w:ascii="Times New Roman" w:hAnsi="Times New Roman" w:cs="Times New Roman"/>
        </w:rPr>
        <w:t>l mammals</w:t>
      </w:r>
      <w:r w:rsidR="00D91BA5" w:rsidRPr="00FF6249">
        <w:rPr>
          <w:rFonts w:ascii="Times New Roman" w:hAnsi="Times New Roman" w:cs="Times New Roman"/>
        </w:rPr>
        <w:t xml:space="preserve">. </w:t>
      </w:r>
      <w:r w:rsidR="00D428D1">
        <w:rPr>
          <w:rFonts w:ascii="Times New Roman" w:hAnsi="Times New Roman" w:cs="Times New Roman"/>
        </w:rPr>
        <w:t xml:space="preserve">Hence, </w:t>
      </w:r>
      <w:r w:rsidR="00E7108B">
        <w:rPr>
          <w:rFonts w:ascii="Times New Roman" w:hAnsi="Times New Roman" w:cs="Times New Roman"/>
        </w:rPr>
        <w:t xml:space="preserve">the </w:t>
      </w:r>
      <w:r w:rsidR="00D428D1">
        <w:rPr>
          <w:rFonts w:ascii="Times New Roman" w:hAnsi="Times New Roman" w:cs="Times New Roman"/>
        </w:rPr>
        <w:t xml:space="preserve">current </w:t>
      </w:r>
      <w:r w:rsidR="00E7108B">
        <w:rPr>
          <w:rFonts w:ascii="Times New Roman" w:hAnsi="Times New Roman" w:cs="Times New Roman"/>
        </w:rPr>
        <w:t xml:space="preserve">geographic co-variation in functional traits </w:t>
      </w:r>
      <w:r w:rsidR="00D428D1">
        <w:rPr>
          <w:rFonts w:ascii="Times New Roman" w:hAnsi="Times New Roman" w:cs="Times New Roman"/>
        </w:rPr>
        <w:t xml:space="preserve">of </w:t>
      </w:r>
      <w:r w:rsidR="00FC0598">
        <w:rPr>
          <w:rFonts w:ascii="Times New Roman" w:hAnsi="Times New Roman" w:cs="Times New Roman"/>
        </w:rPr>
        <w:t xml:space="preserve">New World </w:t>
      </w:r>
      <w:r w:rsidR="00D428D1">
        <w:rPr>
          <w:rFonts w:ascii="Times New Roman" w:hAnsi="Times New Roman" w:cs="Times New Roman"/>
        </w:rPr>
        <w:t xml:space="preserve">palms and </w:t>
      </w:r>
      <w:r w:rsidR="002D0B72">
        <w:rPr>
          <w:rFonts w:ascii="Times New Roman" w:hAnsi="Times New Roman" w:cs="Times New Roman"/>
        </w:rPr>
        <w:t xml:space="preserve">mammalian </w:t>
      </w:r>
      <w:r w:rsidR="00D428D1">
        <w:rPr>
          <w:rFonts w:ascii="Times New Roman" w:hAnsi="Times New Roman" w:cs="Times New Roman"/>
        </w:rPr>
        <w:t>frugivores</w:t>
      </w:r>
      <w:r w:rsidR="00D428D1" w:rsidRPr="006319B7">
        <w:rPr>
          <w:rFonts w:ascii="Times New Roman" w:hAnsi="Times New Roman" w:cs="Times New Roman"/>
        </w:rPr>
        <w:t xml:space="preserve"> </w:t>
      </w:r>
      <w:r w:rsidR="002D0B72">
        <w:rPr>
          <w:rFonts w:ascii="Times New Roman" w:hAnsi="Times New Roman" w:cs="Times New Roman"/>
        </w:rPr>
        <w:t xml:space="preserve">does </w:t>
      </w:r>
      <w:r w:rsidR="00D428D1">
        <w:rPr>
          <w:rFonts w:ascii="Times New Roman" w:hAnsi="Times New Roman" w:cs="Times New Roman"/>
        </w:rPr>
        <w:t xml:space="preserve">not reflect </w:t>
      </w:r>
      <w:r w:rsidR="00DB2CDA">
        <w:rPr>
          <w:rFonts w:ascii="Times New Roman" w:hAnsi="Times New Roman" w:cs="Times New Roman"/>
        </w:rPr>
        <w:t xml:space="preserve">any </w:t>
      </w:r>
      <w:r w:rsidR="00E7108B">
        <w:rPr>
          <w:rFonts w:ascii="Times New Roman" w:hAnsi="Times New Roman" w:cs="Times New Roman"/>
        </w:rPr>
        <w:t>co-variation</w:t>
      </w:r>
      <w:r w:rsidR="002D0B72">
        <w:rPr>
          <w:rFonts w:ascii="Times New Roman" w:hAnsi="Times New Roman" w:cs="Times New Roman"/>
        </w:rPr>
        <w:t xml:space="preserve"> over deep time scales</w:t>
      </w:r>
      <w:r w:rsidR="00D428D1">
        <w:rPr>
          <w:rFonts w:ascii="Times New Roman" w:hAnsi="Times New Roman" w:cs="Times New Roman"/>
        </w:rPr>
        <w:t xml:space="preserve">. </w:t>
      </w:r>
      <w:r w:rsidR="008F2B43">
        <w:rPr>
          <w:rFonts w:ascii="Times New Roman" w:hAnsi="Times New Roman" w:cs="Times New Roman"/>
        </w:rPr>
        <w:t>We suggest that the continued presence of large-fruited palms in areas with lost</w:t>
      </w:r>
      <w:r w:rsidR="00E7108B">
        <w:rPr>
          <w:rFonts w:ascii="Times New Roman" w:hAnsi="Times New Roman" w:cs="Times New Roman"/>
        </w:rPr>
        <w:t xml:space="preserve"> megafauna could result</w:t>
      </w:r>
      <w:r w:rsidR="008F2B43">
        <w:rPr>
          <w:rFonts w:ascii="Times New Roman" w:hAnsi="Times New Roman" w:cs="Times New Roman"/>
        </w:rPr>
        <w:t xml:space="preserve"> from </w:t>
      </w:r>
      <w:r w:rsidR="00536789">
        <w:rPr>
          <w:rFonts w:ascii="Times New Roman" w:hAnsi="Times New Roman" w:cs="Times New Roman"/>
        </w:rPr>
        <w:t xml:space="preserve">abiotic and biotic </w:t>
      </w:r>
      <w:r w:rsidR="00D428D1">
        <w:rPr>
          <w:rFonts w:ascii="Times New Roman" w:hAnsi="Times New Roman" w:cs="Times New Roman"/>
        </w:rPr>
        <w:t xml:space="preserve">seed dispersal services of substitute dispersers </w:t>
      </w:r>
      <w:r w:rsidR="008F2B43">
        <w:rPr>
          <w:rFonts w:ascii="Times New Roman" w:hAnsi="Times New Roman" w:cs="Times New Roman"/>
        </w:rPr>
        <w:t xml:space="preserve">(e.g. </w:t>
      </w:r>
      <w:r w:rsidR="00D428D1" w:rsidRPr="009148FB">
        <w:rPr>
          <w:rFonts w:ascii="Times New Roman" w:hAnsi="Times New Roman" w:cs="Times New Roman"/>
        </w:rPr>
        <w:t xml:space="preserve">scatter-hoarding </w:t>
      </w:r>
      <w:r w:rsidR="00D428D1">
        <w:rPr>
          <w:rFonts w:ascii="Times New Roman" w:hAnsi="Times New Roman" w:cs="Times New Roman"/>
        </w:rPr>
        <w:t>rodents</w:t>
      </w:r>
      <w:r w:rsidR="00FD4D37">
        <w:rPr>
          <w:rFonts w:ascii="Times New Roman" w:hAnsi="Times New Roman" w:cs="Times New Roman"/>
        </w:rPr>
        <w:t>,</w:t>
      </w:r>
      <w:r w:rsidR="00D428D1">
        <w:rPr>
          <w:rFonts w:ascii="Times New Roman" w:hAnsi="Times New Roman" w:cs="Times New Roman"/>
        </w:rPr>
        <w:t xml:space="preserve"> introduced livestock</w:t>
      </w:r>
      <w:r w:rsidR="00FD4D37">
        <w:rPr>
          <w:rFonts w:ascii="Times New Roman" w:hAnsi="Times New Roman" w:cs="Times New Roman"/>
        </w:rPr>
        <w:t>, and humans</w:t>
      </w:r>
      <w:r w:rsidR="008F2B43">
        <w:rPr>
          <w:rFonts w:ascii="Times New Roman" w:hAnsi="Times New Roman" w:cs="Times New Roman"/>
        </w:rPr>
        <w:t>)</w:t>
      </w:r>
      <w:r w:rsidR="00D428D1">
        <w:rPr>
          <w:rFonts w:ascii="Times New Roman" w:hAnsi="Times New Roman" w:cs="Times New Roman"/>
        </w:rPr>
        <w:t xml:space="preserve"> which might </w:t>
      </w:r>
      <w:r w:rsidR="00D428D1" w:rsidRPr="00F90D1B">
        <w:rPr>
          <w:rFonts w:ascii="Times New Roman" w:hAnsi="Times New Roman" w:cs="Times New Roman"/>
        </w:rPr>
        <w:t>allow</w:t>
      </w:r>
      <w:r w:rsidR="00D428D1">
        <w:rPr>
          <w:rFonts w:ascii="Times New Roman" w:hAnsi="Times New Roman" w:cs="Times New Roman"/>
        </w:rPr>
        <w:t xml:space="preserve"> short-distance dispersal and</w:t>
      </w:r>
      <w:r w:rsidR="00D428D1" w:rsidRPr="00F90D1B">
        <w:rPr>
          <w:rFonts w:ascii="Times New Roman" w:hAnsi="Times New Roman" w:cs="Times New Roman"/>
        </w:rPr>
        <w:t xml:space="preserve"> survival of megafauna-dependent fruit species </w:t>
      </w:r>
      <w:r w:rsidR="00241AEC">
        <w:rPr>
          <w:rFonts w:ascii="Times New Roman" w:hAnsi="Times New Roman" w:cs="Times New Roman"/>
        </w:rPr>
        <w:t>despite the</w:t>
      </w:r>
      <w:r w:rsidR="00241AEC" w:rsidRPr="00F90D1B">
        <w:rPr>
          <w:rFonts w:ascii="Times New Roman" w:hAnsi="Times New Roman" w:cs="Times New Roman"/>
        </w:rPr>
        <w:t xml:space="preserve"> </w:t>
      </w:r>
      <w:r w:rsidR="00D428D1" w:rsidRPr="00F90D1B">
        <w:rPr>
          <w:rFonts w:ascii="Times New Roman" w:hAnsi="Times New Roman" w:cs="Times New Roman"/>
        </w:rPr>
        <w:t>extinction of the major seed dispersers</w:t>
      </w:r>
      <w:r w:rsidR="00D428D1">
        <w:rPr>
          <w:rFonts w:ascii="Times New Roman" w:hAnsi="Times New Roman" w:cs="Times New Roman"/>
        </w:rPr>
        <w:t xml:space="preserve">. </w:t>
      </w:r>
      <w:r w:rsidR="00F75DB0" w:rsidRPr="00FF6249">
        <w:rPr>
          <w:rFonts w:ascii="Times New Roman" w:hAnsi="Times New Roman" w:cs="Times New Roman"/>
          <w:b/>
          <w:sz w:val="28"/>
          <w:szCs w:val="28"/>
        </w:rPr>
        <w:br w:type="page"/>
      </w:r>
    </w:p>
    <w:p w14:paraId="1FE381BA" w14:textId="77777777" w:rsidR="00FD3A94" w:rsidRDefault="00F54914" w:rsidP="008F6084">
      <w:pPr>
        <w:ind w:firstLine="0"/>
        <w:rPr>
          <w:rFonts w:ascii="Times New Roman" w:hAnsi="Times New Roman" w:cs="Times New Roman"/>
          <w:b/>
          <w:sz w:val="28"/>
          <w:szCs w:val="28"/>
        </w:rPr>
      </w:pPr>
      <w:r w:rsidRPr="00FF6249">
        <w:rPr>
          <w:rFonts w:ascii="Times New Roman" w:hAnsi="Times New Roman" w:cs="Times New Roman"/>
          <w:b/>
          <w:sz w:val="28"/>
          <w:szCs w:val="28"/>
        </w:rPr>
        <w:lastRenderedPageBreak/>
        <w:t>INTRODUCTION</w:t>
      </w:r>
    </w:p>
    <w:p w14:paraId="75F47C08" w14:textId="1623F639" w:rsidR="005A544A" w:rsidRPr="005F43C6" w:rsidRDefault="00266D7A" w:rsidP="003A45F7">
      <w:pPr>
        <w:spacing w:after="120"/>
        <w:ind w:firstLine="0"/>
        <w:rPr>
          <w:rFonts w:ascii="Times New Roman" w:hAnsi="Times New Roman" w:cs="Times New Roman"/>
        </w:rPr>
      </w:pPr>
      <w:r>
        <w:rPr>
          <w:rFonts w:ascii="Times New Roman" w:hAnsi="Times New Roman" w:cs="Times New Roman"/>
        </w:rPr>
        <w:t>Consistent with the</w:t>
      </w:r>
      <w:r w:rsidR="00A87E7B">
        <w:rPr>
          <w:rFonts w:ascii="Times New Roman" w:hAnsi="Times New Roman" w:cs="Times New Roman"/>
        </w:rPr>
        <w:t xml:space="preserve"> arrival of the ancestors of the Native Americans</w:t>
      </w:r>
      <w:r w:rsidRPr="00266D7A">
        <w:rPr>
          <w:rFonts w:ascii="Times New Roman" w:hAnsi="Times New Roman" w:cs="Times New Roman"/>
        </w:rPr>
        <w:t xml:space="preserve"> </w:t>
      </w:r>
      <w:r>
        <w:rPr>
          <w:rFonts w:ascii="Times New Roman" w:hAnsi="Times New Roman" w:cs="Times New Roman"/>
        </w:rPr>
        <w:t>in the New World</w:t>
      </w:r>
      <w:r w:rsidR="00F52926">
        <w:rPr>
          <w:rFonts w:ascii="Times New Roman" w:hAnsi="Times New Roman" w:cs="Times New Roman"/>
        </w:rPr>
        <w:t xml:space="preserve"> ~10.000 years ago</w:t>
      </w:r>
      <w:r>
        <w:rPr>
          <w:rFonts w:ascii="Times New Roman" w:hAnsi="Times New Roman" w:cs="Times New Roman"/>
        </w:rPr>
        <w:t>,</w:t>
      </w:r>
      <w:r w:rsidR="00F52926">
        <w:rPr>
          <w:rFonts w:ascii="Times New Roman" w:hAnsi="Times New Roman" w:cs="Times New Roman"/>
        </w:rPr>
        <w:t xml:space="preserve"> </w:t>
      </w:r>
      <w:r w:rsidR="00106E87">
        <w:rPr>
          <w:rFonts w:ascii="Times New Roman" w:hAnsi="Times New Roman" w:cs="Times New Roman"/>
        </w:rPr>
        <w:t xml:space="preserve">a very large number </w:t>
      </w:r>
      <w:r w:rsidR="00F52926">
        <w:rPr>
          <w:rFonts w:ascii="Times New Roman" w:hAnsi="Times New Roman" w:cs="Times New Roman"/>
        </w:rPr>
        <w:t xml:space="preserve">of species </w:t>
      </w:r>
      <w:r w:rsidRPr="00266D7A">
        <w:rPr>
          <w:rFonts w:ascii="Times New Roman" w:hAnsi="Times New Roman" w:cs="Times New Roman"/>
        </w:rPr>
        <w:t xml:space="preserve">of </w:t>
      </w:r>
      <w:r w:rsidR="00F52926">
        <w:rPr>
          <w:rFonts w:ascii="Times New Roman" w:hAnsi="Times New Roman" w:cs="Times New Roman"/>
        </w:rPr>
        <w:t xml:space="preserve">the </w:t>
      </w:r>
      <w:r w:rsidRPr="00266D7A">
        <w:rPr>
          <w:rFonts w:ascii="Times New Roman" w:hAnsi="Times New Roman" w:cs="Times New Roman"/>
        </w:rPr>
        <w:t>Pleistocene megafauna</w:t>
      </w:r>
      <w:r w:rsidR="0004590E">
        <w:rPr>
          <w:rFonts w:ascii="Times New Roman" w:hAnsi="Times New Roman" w:cs="Times New Roman"/>
        </w:rPr>
        <w:t xml:space="preserve"> </w:t>
      </w:r>
      <w:r w:rsidR="0004590E" w:rsidRPr="0004590E">
        <w:rPr>
          <w:rFonts w:ascii="Times New Roman" w:hAnsi="Times New Roman" w:cs="Times New Roman"/>
        </w:rPr>
        <w:t>—</w:t>
      </w:r>
      <w:r w:rsidR="00C3249D">
        <w:rPr>
          <w:rFonts w:ascii="Times New Roman" w:hAnsi="Times New Roman" w:cs="Times New Roman"/>
        </w:rPr>
        <w:t>such as</w:t>
      </w:r>
      <w:r w:rsidR="00F52926">
        <w:rPr>
          <w:rFonts w:ascii="Times New Roman" w:hAnsi="Times New Roman" w:cs="Times New Roman"/>
        </w:rPr>
        <w:t xml:space="preserve"> gomphot</w:t>
      </w:r>
      <w:r w:rsidR="003C032A">
        <w:rPr>
          <w:rFonts w:ascii="Times New Roman" w:hAnsi="Times New Roman" w:cs="Times New Roman"/>
        </w:rPr>
        <w:t>he</w:t>
      </w:r>
      <w:r w:rsidR="00F52926">
        <w:rPr>
          <w:rFonts w:ascii="Times New Roman" w:hAnsi="Times New Roman" w:cs="Times New Roman"/>
        </w:rPr>
        <w:t>res, giant sloths and</w:t>
      </w:r>
      <w:r w:rsidR="001A7D59">
        <w:rPr>
          <w:rFonts w:ascii="Times New Roman" w:hAnsi="Times New Roman" w:cs="Times New Roman"/>
        </w:rPr>
        <w:t xml:space="preserve"> </w:t>
      </w:r>
      <w:proofErr w:type="spellStart"/>
      <w:r w:rsidR="001A7D59">
        <w:rPr>
          <w:rFonts w:ascii="Times New Roman" w:hAnsi="Times New Roman" w:cs="Times New Roman"/>
        </w:rPr>
        <w:t>t</w:t>
      </w:r>
      <w:r w:rsidR="00FA18C8">
        <w:rPr>
          <w:rFonts w:ascii="Times New Roman" w:hAnsi="Times New Roman" w:cs="Times New Roman"/>
        </w:rPr>
        <w:t>o</w:t>
      </w:r>
      <w:r w:rsidR="001A7D59">
        <w:rPr>
          <w:rFonts w:ascii="Times New Roman" w:hAnsi="Times New Roman" w:cs="Times New Roman"/>
        </w:rPr>
        <w:t>xodonts</w:t>
      </w:r>
      <w:proofErr w:type="spellEnd"/>
      <w:r w:rsidR="0004590E" w:rsidRPr="0004590E">
        <w:rPr>
          <w:rFonts w:ascii="Times New Roman" w:hAnsi="Times New Roman" w:cs="Times New Roman"/>
        </w:rPr>
        <w:t>—</w:t>
      </w:r>
      <w:r w:rsidR="00F52926" w:rsidRPr="00266D7A">
        <w:rPr>
          <w:rFonts w:ascii="Times New Roman" w:hAnsi="Times New Roman" w:cs="Times New Roman"/>
        </w:rPr>
        <w:t xml:space="preserve"> </w:t>
      </w:r>
      <w:r w:rsidRPr="00266D7A">
        <w:rPr>
          <w:rFonts w:ascii="Times New Roman" w:hAnsi="Times New Roman" w:cs="Times New Roman"/>
        </w:rPr>
        <w:t>were lost to</w:t>
      </w:r>
      <w:r>
        <w:rPr>
          <w:rFonts w:ascii="Times New Roman" w:hAnsi="Times New Roman" w:cs="Times New Roman"/>
        </w:rPr>
        <w:t xml:space="preserve"> </w:t>
      </w:r>
      <w:r w:rsidRPr="00266D7A">
        <w:rPr>
          <w:rFonts w:ascii="Times New Roman" w:hAnsi="Times New Roman" w:cs="Times New Roman"/>
        </w:rPr>
        <w:t>extinction</w:t>
      </w:r>
      <w:r w:rsidR="00025AB1">
        <w:rPr>
          <w:rFonts w:ascii="Times New Roman" w:hAnsi="Times New Roman" w:cs="Times New Roman"/>
        </w:rPr>
        <w:t xml:space="preserve"> </w:t>
      </w:r>
      <w:r w:rsidR="00025AB1">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bGljIj4gZXQgYWwuPC9zdHlsZT4sIDIwMDQ7IEJha2tlcjxzdHlsZSBmYWNlPSJpdGFsaWMiPiBl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</w:fldData>
        </w:fldChar>
      </w:r>
      <w:r w:rsidR="00025AB1">
        <w:rPr>
          <w:rFonts w:ascii="Times New Roman" w:hAnsi="Times New Roman" w:cs="Times New Roman"/>
        </w:rPr>
        <w:instrText xml:space="preserve"> ADDIN EN.CITE </w:instrText>
      </w:r>
      <w:r w:rsidR="00025AB1">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bGljIj4gZXQgYWwuPC9zdHlsZT4sIDIwMDQ7IEJha2tlcjxzdHlsZSBmYWNlPSJpdGFsaWMiPiBl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</w:fldData>
        </w:fldChar>
      </w:r>
      <w:r w:rsidR="00025AB1">
        <w:rPr>
          <w:rFonts w:ascii="Times New Roman" w:hAnsi="Times New Roman" w:cs="Times New Roman"/>
        </w:rPr>
        <w:instrText xml:space="preserve"> ADDIN EN.CITE.DATA </w:instrText>
      </w:r>
      <w:r w:rsidR="00025AB1">
        <w:rPr>
          <w:rFonts w:ascii="Times New Roman" w:hAnsi="Times New Roman" w:cs="Times New Roman"/>
        </w:rPr>
      </w:r>
      <w:r w:rsidR="00025AB1">
        <w:rPr>
          <w:rFonts w:ascii="Times New Roman" w:hAnsi="Times New Roman" w:cs="Times New Roman"/>
        </w:rPr>
        <w:fldChar w:fldCharType="end"/>
      </w:r>
      <w:r w:rsidR="00025AB1">
        <w:rPr>
          <w:rFonts w:ascii="Times New Roman" w:hAnsi="Times New Roman" w:cs="Times New Roman"/>
        </w:rPr>
      </w:r>
      <w:r w:rsidR="00025AB1">
        <w:rPr>
          <w:rFonts w:ascii="Times New Roman" w:hAnsi="Times New Roman" w:cs="Times New Roman"/>
        </w:rPr>
        <w:fldChar w:fldCharType="separate"/>
      </w:r>
      <w:r w:rsidR="00025AB1">
        <w:rPr>
          <w:rFonts w:ascii="Times New Roman" w:hAnsi="Times New Roman" w:cs="Times New Roman"/>
          <w:noProof/>
        </w:rPr>
        <w:t>(Barnosky</w:t>
      </w:r>
      <w:r w:rsidR="00025AB1" w:rsidRPr="00025AB1">
        <w:rPr>
          <w:rFonts w:ascii="Times New Roman" w:hAnsi="Times New Roman" w:cs="Times New Roman"/>
          <w:i/>
          <w:noProof/>
        </w:rPr>
        <w:t xml:space="preserve"> et al.</w:t>
      </w:r>
      <w:r w:rsidR="00025AB1">
        <w:rPr>
          <w:rFonts w:ascii="Times New Roman" w:hAnsi="Times New Roman" w:cs="Times New Roman"/>
          <w:noProof/>
        </w:rPr>
        <w:t>, 2004; Bakker</w:t>
      </w:r>
      <w:r w:rsidR="00025AB1" w:rsidRPr="00025AB1">
        <w:rPr>
          <w:rFonts w:ascii="Times New Roman" w:hAnsi="Times New Roman" w:cs="Times New Roman"/>
          <w:i/>
          <w:noProof/>
        </w:rPr>
        <w:t xml:space="preserve"> et al.</w:t>
      </w:r>
      <w:r w:rsidR="00025AB1">
        <w:rPr>
          <w:rFonts w:ascii="Times New Roman" w:hAnsi="Times New Roman" w:cs="Times New Roman"/>
          <w:noProof/>
        </w:rPr>
        <w:t>, 2015)</w:t>
      </w:r>
      <w:r w:rsidR="00025AB1">
        <w:rPr>
          <w:rFonts w:ascii="Times New Roman" w:hAnsi="Times New Roman" w:cs="Times New Roman"/>
        </w:rPr>
        <w:fldChar w:fldCharType="end"/>
      </w:r>
      <w:r w:rsidRPr="00266D7A">
        <w:rPr>
          <w:rFonts w:ascii="Times New Roman" w:hAnsi="Times New Roman" w:cs="Times New Roman"/>
        </w:rPr>
        <w:t>.</w:t>
      </w:r>
      <w:r w:rsidR="00F52926">
        <w:rPr>
          <w:rFonts w:ascii="Times New Roman" w:hAnsi="Times New Roman" w:cs="Times New Roman"/>
        </w:rPr>
        <w:t xml:space="preserve"> </w:t>
      </w:r>
      <w:r w:rsidR="006C025B">
        <w:rPr>
          <w:rFonts w:ascii="Times New Roman" w:hAnsi="Times New Roman" w:cs="Times New Roman"/>
        </w:rPr>
        <w:t xml:space="preserve">In both North and South America every member of the formerly highly diverse guild of herbivores </w:t>
      </w:r>
      <w:r w:rsidR="0050352A">
        <w:rPr>
          <w:rFonts w:ascii="Times New Roman" w:hAnsi="Times New Roman" w:cs="Times New Roman"/>
        </w:rPr>
        <w:t>&gt;</w:t>
      </w:r>
      <w:r w:rsidR="006C025B">
        <w:rPr>
          <w:rFonts w:ascii="Times New Roman" w:hAnsi="Times New Roman" w:cs="Times New Roman"/>
        </w:rPr>
        <w:t xml:space="preserve">1000 kg went extinct even though both continents used to house even more </w:t>
      </w:r>
      <w:r w:rsidR="00C3249D">
        <w:rPr>
          <w:rFonts w:ascii="Times New Roman" w:hAnsi="Times New Roman" w:cs="Times New Roman"/>
        </w:rPr>
        <w:t xml:space="preserve">such </w:t>
      </w:r>
      <w:r w:rsidR="006C025B">
        <w:rPr>
          <w:rFonts w:ascii="Times New Roman" w:hAnsi="Times New Roman" w:cs="Times New Roman"/>
        </w:rPr>
        <w:t xml:space="preserve">species than currently occur in </w:t>
      </w:r>
      <w:r w:rsidR="00473760">
        <w:rPr>
          <w:rFonts w:ascii="Times New Roman" w:hAnsi="Times New Roman" w:cs="Times New Roman"/>
        </w:rPr>
        <w:t>A</w:t>
      </w:r>
      <w:r w:rsidR="006C025B">
        <w:rPr>
          <w:rFonts w:ascii="Times New Roman" w:hAnsi="Times New Roman" w:cs="Times New Roman"/>
        </w:rPr>
        <w:t xml:space="preserve">frica </w:t>
      </w:r>
      <w:r w:rsidR="00473760">
        <w:rPr>
          <w:rFonts w:ascii="Times New Roman" w:hAnsi="Times New Roman" w:cs="Times New Roman"/>
        </w:rPr>
        <w:fldChar w:fldCharType="begin">
          <w:fldData xml:space="preserve">PEVuZE5vdGU+PENpdGU+PEF1dGhvcj5TYW5kb208L0F1dGhvcj48WWVhcj4yMDE0PC9ZZWFyPjxS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</w:fldData>
        </w:fldChar>
      </w:r>
      <w:r w:rsidR="0024051C">
        <w:rPr>
          <w:rFonts w:ascii="Times New Roman" w:hAnsi="Times New Roman" w:cs="Times New Roman"/>
        </w:rPr>
        <w:instrText xml:space="preserve"> ADDIN EN.CITE </w:instrText>
      </w:r>
      <w:r w:rsidR="0024051C">
        <w:rPr>
          <w:rFonts w:ascii="Times New Roman" w:hAnsi="Times New Roman" w:cs="Times New Roman"/>
        </w:rPr>
        <w:fldChar w:fldCharType="begin">
          <w:fldData xml:space="preserve">PEVuZE5vdGU+PENpdGU+PEF1dGhvcj5TYW5kb208L0F1dGhvcj48WWVhcj4yMDE0PC9ZZWFyPjxS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</w:fldData>
        </w:fldChar>
      </w:r>
      <w:r w:rsidR="0024051C">
        <w:rPr>
          <w:rFonts w:ascii="Times New Roman" w:hAnsi="Times New Roman" w:cs="Times New Roman"/>
        </w:rPr>
        <w:instrText xml:space="preserve"> ADDIN EN.CITE.DATA </w:instrText>
      </w:r>
      <w:r w:rsidR="0024051C">
        <w:rPr>
          <w:rFonts w:ascii="Times New Roman" w:hAnsi="Times New Roman" w:cs="Times New Roman"/>
        </w:rPr>
      </w:r>
      <w:r w:rsidR="0024051C">
        <w:rPr>
          <w:rFonts w:ascii="Times New Roman" w:hAnsi="Times New Roman" w:cs="Times New Roman"/>
        </w:rPr>
        <w:fldChar w:fldCharType="end"/>
      </w:r>
      <w:r w:rsidR="00473760">
        <w:rPr>
          <w:rFonts w:ascii="Times New Roman" w:hAnsi="Times New Roman" w:cs="Times New Roman"/>
        </w:rPr>
      </w:r>
      <w:r w:rsidR="00473760">
        <w:rPr>
          <w:rFonts w:ascii="Times New Roman" w:hAnsi="Times New Roman" w:cs="Times New Roman"/>
        </w:rPr>
        <w:fldChar w:fldCharType="separate"/>
      </w:r>
      <w:r w:rsidR="0024051C">
        <w:rPr>
          <w:rFonts w:ascii="Times New Roman" w:hAnsi="Times New Roman" w:cs="Times New Roman"/>
          <w:noProof/>
        </w:rPr>
        <w:t>(Sandom</w:t>
      </w:r>
      <w:r w:rsidR="0024051C" w:rsidRPr="0024051C">
        <w:rPr>
          <w:rFonts w:ascii="Times New Roman" w:hAnsi="Times New Roman" w:cs="Times New Roman"/>
          <w:i/>
          <w:noProof/>
        </w:rPr>
        <w:t xml:space="preserve"> et al.</w:t>
      </w:r>
      <w:r w:rsidR="0024051C">
        <w:rPr>
          <w:rFonts w:ascii="Times New Roman" w:hAnsi="Times New Roman" w:cs="Times New Roman"/>
          <w:noProof/>
        </w:rPr>
        <w:t>, 2014; Faurby &amp; Svenning, 2015)</w:t>
      </w:r>
      <w:r w:rsidR="00473760">
        <w:rPr>
          <w:rFonts w:ascii="Times New Roman" w:hAnsi="Times New Roman" w:cs="Times New Roman"/>
        </w:rPr>
        <w:fldChar w:fldCharType="end"/>
      </w:r>
      <w:r w:rsidR="00473760">
        <w:rPr>
          <w:rFonts w:ascii="Times New Roman" w:hAnsi="Times New Roman" w:cs="Times New Roman"/>
        </w:rPr>
        <w:t>.</w:t>
      </w:r>
      <w:r w:rsidR="00DA514D">
        <w:rPr>
          <w:rFonts w:ascii="Times New Roman" w:hAnsi="Times New Roman" w:cs="Times New Roman"/>
        </w:rPr>
        <w:t xml:space="preserve"> Recent studies suggest that the</w:t>
      </w:r>
      <w:r w:rsidR="00C3249D">
        <w:rPr>
          <w:rFonts w:ascii="Times New Roman" w:hAnsi="Times New Roman" w:cs="Times New Roman"/>
        </w:rPr>
        <w:t>se megafauna</w:t>
      </w:r>
      <w:r w:rsidR="00DA514D">
        <w:rPr>
          <w:rFonts w:ascii="Times New Roman" w:hAnsi="Times New Roman" w:cs="Times New Roman"/>
        </w:rPr>
        <w:t xml:space="preserve"> extinction</w:t>
      </w:r>
      <w:r w:rsidR="00C3249D">
        <w:rPr>
          <w:rFonts w:ascii="Times New Roman" w:hAnsi="Times New Roman" w:cs="Times New Roman"/>
        </w:rPr>
        <w:t>s</w:t>
      </w:r>
      <w:r w:rsidR="00DA514D">
        <w:rPr>
          <w:rFonts w:ascii="Times New Roman" w:hAnsi="Times New Roman" w:cs="Times New Roman"/>
        </w:rPr>
        <w:t xml:space="preserve"> might </w:t>
      </w:r>
      <w:r w:rsidR="00C3249D">
        <w:rPr>
          <w:rFonts w:ascii="Times New Roman" w:hAnsi="Times New Roman" w:cs="Times New Roman"/>
        </w:rPr>
        <w:t xml:space="preserve">have </w:t>
      </w:r>
      <w:r w:rsidR="00DA514D">
        <w:rPr>
          <w:rFonts w:ascii="Times New Roman" w:hAnsi="Times New Roman" w:cs="Times New Roman"/>
        </w:rPr>
        <w:t>cause</w:t>
      </w:r>
      <w:r w:rsidR="00C3249D">
        <w:rPr>
          <w:rFonts w:ascii="Times New Roman" w:hAnsi="Times New Roman" w:cs="Times New Roman"/>
        </w:rPr>
        <w:t>d</w:t>
      </w:r>
      <w:r w:rsidR="00DA514D">
        <w:rPr>
          <w:rFonts w:ascii="Times New Roman" w:hAnsi="Times New Roman" w:cs="Times New Roman"/>
        </w:rPr>
        <w:t xml:space="preserve"> </w:t>
      </w:r>
      <w:r w:rsidR="00FD4D37">
        <w:rPr>
          <w:rFonts w:ascii="Times New Roman" w:hAnsi="Times New Roman" w:cs="Times New Roman"/>
        </w:rPr>
        <w:t xml:space="preserve">strong </w:t>
      </w:r>
      <w:r w:rsidR="00A6247A">
        <w:rPr>
          <w:rFonts w:ascii="Times New Roman" w:hAnsi="Times New Roman" w:cs="Times New Roman"/>
        </w:rPr>
        <w:t xml:space="preserve">shifts and changes in </w:t>
      </w:r>
      <w:r w:rsidR="00C57112">
        <w:rPr>
          <w:rFonts w:ascii="Times New Roman" w:hAnsi="Times New Roman" w:cs="Times New Roman"/>
        </w:rPr>
        <w:t xml:space="preserve">the </w:t>
      </w:r>
      <w:r w:rsidR="00F549B3">
        <w:rPr>
          <w:rFonts w:ascii="Times New Roman" w:hAnsi="Times New Roman" w:cs="Times New Roman"/>
        </w:rPr>
        <w:t>geographic distributions</w:t>
      </w:r>
      <w:r w:rsidR="00A6247A">
        <w:rPr>
          <w:rFonts w:ascii="Times New Roman" w:hAnsi="Times New Roman" w:cs="Times New Roman"/>
        </w:rPr>
        <w:t xml:space="preserve"> of </w:t>
      </w:r>
      <w:r w:rsidR="00F549B3">
        <w:rPr>
          <w:rFonts w:ascii="Times New Roman" w:hAnsi="Times New Roman" w:cs="Times New Roman"/>
        </w:rPr>
        <w:t xml:space="preserve">other species and </w:t>
      </w:r>
      <w:r w:rsidR="00A6247A">
        <w:rPr>
          <w:rFonts w:ascii="Times New Roman" w:hAnsi="Times New Roman" w:cs="Times New Roman"/>
        </w:rPr>
        <w:t>ecosystems</w:t>
      </w:r>
      <w:r w:rsidR="009A37AA">
        <w:rPr>
          <w:rFonts w:ascii="Times New Roman" w:hAnsi="Times New Roman" w:cs="Times New Roman"/>
        </w:rPr>
        <w:t xml:space="preserve"> </w:t>
      </w:r>
      <w:r w:rsidR="009A37AA">
        <w:rPr>
          <w:rFonts w:ascii="Times New Roman" w:hAnsi="Times New Roman" w:cs="Times New Roman"/>
        </w:rPr>
        <w:fldChar w:fldCharType="begin"/>
      </w:r>
      <w:r w:rsidR="007B01B7">
        <w:rPr>
          <w:rFonts w:ascii="Times New Roman" w:hAnsi="Times New Roman" w:cs="Times New Roman"/>
        </w:rPr>
        <w:instrText xml:space="preserve"> ADDIN EN.CITE &lt;EndNote&gt;&lt;Cite&gt;&lt;Author&gt;Guimarães&lt;/Author&gt;&lt;Year&gt;2008&lt;/Year&gt;&lt;RecNum&gt;91&lt;/RecNum&gt;&lt;DisplayText&gt;(Janzen &amp;amp; Martin, 1982; 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Cite&gt;&lt;Author&gt;Janzen&lt;/Author&gt;&lt;Year&gt;1982&lt;/Year&gt;&lt;RecNum&gt;112&lt;/RecNum&gt;&lt;record&gt;&lt;rec-number&gt;112&lt;/rec-number&gt;&lt;foreign-keys&gt;&lt;key app="EN" db-id="9xdtxzfffxtpt2e59vsvde599ear9ts52rap" timestamp="1453986077"&gt;112&lt;/key&gt;&lt;/foreign-keys&gt;&lt;ref-type name="Journal Article"&gt;17&lt;/ref-type&gt;&lt;contributors&gt;&lt;authors&gt;&lt;author&gt;Janzen, D. H.&lt;/author&gt;&lt;author&gt;Martin, P. S.&lt;/author&gt;&lt;/authors&gt;&lt;/contributors&gt;&lt;titles&gt;&lt;title&gt;Neotropical anachronisms: the fruits the gomphotheres ate&lt;/title&gt;&lt;secondary-title&gt;Science&lt;/secondary-title&gt;&lt;/titles&gt;&lt;periodical&gt;&lt;full-title&gt;Science&lt;/full-title&gt;&lt;/periodical&gt;&lt;pages&gt;19–27&lt;/pages&gt;&lt;volume&gt;215&lt;/volume&gt;&lt;number&gt;4528&lt;/number&gt;&lt;dates&gt;&lt;year&gt;1982&lt;/year&gt;&lt;/dates&gt;&lt;isbn&gt;0036-8075&lt;/isbn&gt;&lt;urls&gt;&lt;/urls&gt;&lt;/record&gt;&lt;/Cite&gt;&lt;/EndNote&gt;</w:instrText>
      </w:r>
      <w:r w:rsidR="009A37AA">
        <w:rPr>
          <w:rFonts w:ascii="Times New Roman" w:hAnsi="Times New Roman" w:cs="Times New Roman"/>
        </w:rPr>
        <w:fldChar w:fldCharType="separate"/>
      </w:r>
      <w:r w:rsidR="007B01B7">
        <w:rPr>
          <w:rFonts w:ascii="Times New Roman" w:hAnsi="Times New Roman" w:cs="Times New Roman"/>
          <w:noProof/>
        </w:rPr>
        <w:t>(Janzen &amp; Martin, 1982; Guimarães</w:t>
      </w:r>
      <w:r w:rsidR="007B01B7" w:rsidRPr="007B01B7">
        <w:rPr>
          <w:rFonts w:ascii="Times New Roman" w:hAnsi="Times New Roman" w:cs="Times New Roman"/>
          <w:i/>
          <w:noProof/>
        </w:rPr>
        <w:t xml:space="preserve"> et al.</w:t>
      </w:r>
      <w:r w:rsidR="007B01B7">
        <w:rPr>
          <w:rFonts w:ascii="Times New Roman" w:hAnsi="Times New Roman" w:cs="Times New Roman"/>
          <w:noProof/>
        </w:rPr>
        <w:t>, 2008)</w:t>
      </w:r>
      <w:r w:rsidR="009A37AA">
        <w:rPr>
          <w:rFonts w:ascii="Times New Roman" w:hAnsi="Times New Roman" w:cs="Times New Roman"/>
        </w:rPr>
        <w:fldChar w:fldCharType="end"/>
      </w:r>
      <w:r w:rsidR="00A6247A">
        <w:rPr>
          <w:rFonts w:ascii="Times New Roman" w:hAnsi="Times New Roman" w:cs="Times New Roman"/>
        </w:rPr>
        <w:t xml:space="preserve">. </w:t>
      </w:r>
      <w:r w:rsidR="00F549B3">
        <w:rPr>
          <w:rFonts w:ascii="Times New Roman" w:hAnsi="Times New Roman" w:cs="Times New Roman"/>
        </w:rPr>
        <w:t>For instance,</w:t>
      </w:r>
      <w:r w:rsidR="00A6247A">
        <w:rPr>
          <w:rFonts w:ascii="Times New Roman" w:hAnsi="Times New Roman" w:cs="Times New Roman"/>
        </w:rPr>
        <w:t xml:space="preserve"> large herbivores </w:t>
      </w:r>
      <w:r w:rsidR="00F549B3">
        <w:rPr>
          <w:rFonts w:ascii="Times New Roman" w:hAnsi="Times New Roman" w:cs="Times New Roman"/>
        </w:rPr>
        <w:t xml:space="preserve">can </w:t>
      </w:r>
      <w:r w:rsidR="00A6247A">
        <w:rPr>
          <w:rFonts w:ascii="Times New Roman" w:hAnsi="Times New Roman" w:cs="Times New Roman"/>
        </w:rPr>
        <w:t>control the abundance of woody plants</w:t>
      </w:r>
      <w:r w:rsidR="00F549B3">
        <w:rPr>
          <w:rFonts w:ascii="Times New Roman" w:hAnsi="Times New Roman" w:cs="Times New Roman"/>
        </w:rPr>
        <w:t xml:space="preserve">, and </w:t>
      </w:r>
      <w:r w:rsidR="00C57112">
        <w:rPr>
          <w:rFonts w:ascii="Times New Roman" w:hAnsi="Times New Roman" w:cs="Times New Roman"/>
        </w:rPr>
        <w:t>their absence might therefore result in</w:t>
      </w:r>
      <w:r w:rsidR="00A6247A">
        <w:rPr>
          <w:rFonts w:ascii="Times New Roman" w:hAnsi="Times New Roman" w:cs="Times New Roman"/>
        </w:rPr>
        <w:t xml:space="preserve"> shifts </w:t>
      </w:r>
      <w:r w:rsidR="00C57112">
        <w:rPr>
          <w:rFonts w:ascii="Times New Roman" w:hAnsi="Times New Roman" w:cs="Times New Roman"/>
        </w:rPr>
        <w:t>of</w:t>
      </w:r>
      <w:r w:rsidR="008371D6">
        <w:rPr>
          <w:rFonts w:ascii="Times New Roman" w:hAnsi="Times New Roman" w:cs="Times New Roman"/>
        </w:rPr>
        <w:t xml:space="preserve"> </w:t>
      </w:r>
      <w:r w:rsidR="00A6247A">
        <w:rPr>
          <w:rFonts w:ascii="Times New Roman" w:hAnsi="Times New Roman" w:cs="Times New Roman"/>
        </w:rPr>
        <w:t>woody cover</w:t>
      </w:r>
      <w:r w:rsidR="00002FDA">
        <w:rPr>
          <w:rFonts w:ascii="Times New Roman" w:hAnsi="Times New Roman" w:cs="Times New Roman"/>
        </w:rPr>
        <w:t xml:space="preserve"> and landscape structure</w:t>
      </w:r>
      <w:r w:rsidR="00F549B3">
        <w:rPr>
          <w:rFonts w:ascii="Times New Roman" w:hAnsi="Times New Roman" w:cs="Times New Roman"/>
        </w:rPr>
        <w:t xml:space="preserve"> as well as </w:t>
      </w:r>
      <w:r w:rsidR="00A6247A">
        <w:rPr>
          <w:rFonts w:ascii="Times New Roman" w:hAnsi="Times New Roman" w:cs="Times New Roman"/>
        </w:rPr>
        <w:t xml:space="preserve">changes in </w:t>
      </w:r>
      <w:r w:rsidR="008371D6">
        <w:rPr>
          <w:rFonts w:ascii="Times New Roman" w:hAnsi="Times New Roman" w:cs="Times New Roman"/>
        </w:rPr>
        <w:t xml:space="preserve">plant </w:t>
      </w:r>
      <w:r w:rsidR="00A6247A">
        <w:rPr>
          <w:rFonts w:ascii="Times New Roman" w:hAnsi="Times New Roman" w:cs="Times New Roman"/>
        </w:rPr>
        <w:t>species composition</w:t>
      </w:r>
      <w:r w:rsidR="008371D6">
        <w:rPr>
          <w:rFonts w:ascii="Times New Roman" w:hAnsi="Times New Roman" w:cs="Times New Roman"/>
        </w:rPr>
        <w:t>,</w:t>
      </w:r>
      <w:r w:rsidR="00A6247A">
        <w:rPr>
          <w:rFonts w:ascii="Times New Roman" w:hAnsi="Times New Roman" w:cs="Times New Roman"/>
        </w:rPr>
        <w:t xml:space="preserve"> </w:t>
      </w:r>
      <w:r w:rsidR="00CD2BEA">
        <w:rPr>
          <w:rFonts w:ascii="Times New Roman" w:hAnsi="Times New Roman" w:cs="Times New Roman"/>
        </w:rPr>
        <w:t xml:space="preserve">soil fertility </w:t>
      </w:r>
      <w:r w:rsidR="005D2865">
        <w:rPr>
          <w:rFonts w:ascii="Times New Roman" w:hAnsi="Times New Roman" w:cs="Times New Roman"/>
        </w:rPr>
        <w:t xml:space="preserve">and biogeochemical </w:t>
      </w:r>
      <w:r w:rsidR="00FD4D37">
        <w:rPr>
          <w:rFonts w:ascii="Times New Roman" w:hAnsi="Times New Roman" w:cs="Times New Roman"/>
        </w:rPr>
        <w:t>cycling</w:t>
      </w:r>
      <w:r w:rsidR="00FD4D37" w:rsidRPr="00E521DB">
        <w:rPr>
          <w:rFonts w:ascii="Times New Roman" w:hAnsi="Times New Roman" w:cs="Times New Roman"/>
          <w:color w:val="FF0000"/>
        </w:rPr>
        <w:t xml:space="preserve"> </w:t>
      </w:r>
      <w:r w:rsidR="006057F2">
        <w:rPr>
          <w:rFonts w:ascii="Times New Roman" w:hAnsi="Times New Roman" w:cs="Times New Roman"/>
        </w:rPr>
        <w:fldChar w:fldCharType="begin">
          <w:fldData xml:space="preserve">PEVuZE5vdGU+PENpdGU+PEF1dGhvcj5Eb3VnaHR5PC9BdXRob3I+PFllYXI+MjAxNWM8L1llYXI+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==
</w:fldData>
        </w:fldChar>
      </w:r>
      <w:r w:rsidR="000F5A8B">
        <w:rPr>
          <w:rFonts w:ascii="Times New Roman" w:hAnsi="Times New Roman" w:cs="Times New Roman"/>
        </w:rPr>
        <w:instrText xml:space="preserve"> ADDIN EN.CITE </w:instrText>
      </w:r>
      <w:r w:rsidR="000F5A8B">
        <w:rPr>
          <w:rFonts w:ascii="Times New Roman" w:hAnsi="Times New Roman" w:cs="Times New Roman"/>
        </w:rPr>
        <w:fldChar w:fldCharType="begin">
          <w:fldData xml:space="preserve">PEVuZE5vdGU+PENpdGU+PEF1dGhvcj5Eb3VnaHR5PC9BdXRob3I+PFllYXI+MjAxNWM8L1llYXI+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==
</w:fldData>
        </w:fldChar>
      </w:r>
      <w:r w:rsidR="000F5A8B">
        <w:rPr>
          <w:rFonts w:ascii="Times New Roman" w:hAnsi="Times New Roman" w:cs="Times New Roman"/>
        </w:rPr>
        <w:instrText xml:space="preserve"> ADDIN EN.CITE.DATA </w:instrText>
      </w:r>
      <w:r w:rsidR="000F5A8B">
        <w:rPr>
          <w:rFonts w:ascii="Times New Roman" w:hAnsi="Times New Roman" w:cs="Times New Roman"/>
        </w:rPr>
      </w:r>
      <w:r w:rsidR="000F5A8B">
        <w:rPr>
          <w:rFonts w:ascii="Times New Roman" w:hAnsi="Times New Roman" w:cs="Times New Roman"/>
        </w:rPr>
        <w:fldChar w:fldCharType="end"/>
      </w:r>
      <w:r w:rsidR="006057F2">
        <w:rPr>
          <w:rFonts w:ascii="Times New Roman" w:hAnsi="Times New Roman" w:cs="Times New Roman"/>
        </w:rPr>
      </w:r>
      <w:r w:rsidR="006057F2">
        <w:rPr>
          <w:rFonts w:ascii="Times New Roman" w:hAnsi="Times New Roman" w:cs="Times New Roman"/>
        </w:rPr>
        <w:fldChar w:fldCharType="separate"/>
      </w:r>
      <w:r w:rsidR="000F5A8B">
        <w:rPr>
          <w:rFonts w:ascii="Times New Roman" w:hAnsi="Times New Roman" w:cs="Times New Roman"/>
          <w:noProof/>
        </w:rPr>
        <w:t>(Bakker</w:t>
      </w:r>
      <w:r w:rsidR="000F5A8B" w:rsidRPr="000F5A8B">
        <w:rPr>
          <w:rFonts w:ascii="Times New Roman" w:hAnsi="Times New Roman" w:cs="Times New Roman"/>
          <w:i/>
          <w:noProof/>
        </w:rPr>
        <w:t xml:space="preserve"> et al.</w:t>
      </w:r>
      <w:r w:rsidR="000F5A8B">
        <w:rPr>
          <w:rFonts w:ascii="Times New Roman" w:hAnsi="Times New Roman" w:cs="Times New Roman"/>
          <w:noProof/>
        </w:rPr>
        <w:t>, 2015; Doughty</w:t>
      </w:r>
      <w:r w:rsidR="000F5A8B" w:rsidRPr="000F5A8B">
        <w:rPr>
          <w:rFonts w:ascii="Times New Roman" w:hAnsi="Times New Roman" w:cs="Times New Roman"/>
          <w:i/>
          <w:noProof/>
        </w:rPr>
        <w:t xml:space="preserve"> et al.</w:t>
      </w:r>
      <w:r w:rsidR="000F5A8B">
        <w:rPr>
          <w:rFonts w:ascii="Times New Roman" w:hAnsi="Times New Roman" w:cs="Times New Roman"/>
          <w:noProof/>
        </w:rPr>
        <w:t>, 2015b; Svenning</w:t>
      </w:r>
      <w:r w:rsidR="000F5A8B" w:rsidRPr="000F5A8B">
        <w:rPr>
          <w:rFonts w:ascii="Times New Roman" w:hAnsi="Times New Roman" w:cs="Times New Roman"/>
          <w:i/>
          <w:noProof/>
        </w:rPr>
        <w:t xml:space="preserve"> et al.</w:t>
      </w:r>
      <w:r w:rsidR="000F5A8B">
        <w:rPr>
          <w:rFonts w:ascii="Times New Roman" w:hAnsi="Times New Roman" w:cs="Times New Roman"/>
          <w:noProof/>
        </w:rPr>
        <w:t>, 2015)</w:t>
      </w:r>
      <w:r w:rsidR="006057F2">
        <w:rPr>
          <w:rFonts w:ascii="Times New Roman" w:hAnsi="Times New Roman" w:cs="Times New Roman"/>
        </w:rPr>
        <w:fldChar w:fldCharType="end"/>
      </w:r>
      <w:r w:rsidR="00143D10">
        <w:rPr>
          <w:rFonts w:ascii="Times New Roman" w:hAnsi="Times New Roman" w:cs="Times New Roman"/>
        </w:rPr>
        <w:t>.</w:t>
      </w:r>
      <w:r w:rsidR="0057212C" w:rsidRPr="005D2865">
        <w:rPr>
          <w:rFonts w:ascii="Times New Roman" w:hAnsi="Times New Roman" w:cs="Times New Roman"/>
        </w:rPr>
        <w:t xml:space="preserve"> </w:t>
      </w:r>
      <w:r w:rsidR="008371D6">
        <w:rPr>
          <w:rFonts w:ascii="Times New Roman" w:hAnsi="Times New Roman" w:cs="Times New Roman"/>
        </w:rPr>
        <w:t>Moreover, the loss of</w:t>
      </w:r>
      <w:r w:rsidR="002E6AAD">
        <w:rPr>
          <w:rFonts w:ascii="Times New Roman" w:hAnsi="Times New Roman" w:cs="Times New Roman"/>
        </w:rPr>
        <w:t xml:space="preserve"> </w:t>
      </w:r>
      <w:r w:rsidR="005F43C6">
        <w:rPr>
          <w:rFonts w:ascii="Times New Roman" w:hAnsi="Times New Roman" w:cs="Times New Roman"/>
        </w:rPr>
        <w:t xml:space="preserve">megafauna also </w:t>
      </w:r>
      <w:r w:rsidR="008371D6">
        <w:rPr>
          <w:rFonts w:ascii="Times New Roman" w:hAnsi="Times New Roman" w:cs="Times New Roman"/>
        </w:rPr>
        <w:t>re</w:t>
      </w:r>
      <w:r w:rsidR="005F43C6">
        <w:rPr>
          <w:rFonts w:ascii="Times New Roman" w:hAnsi="Times New Roman" w:cs="Times New Roman"/>
        </w:rPr>
        <w:t>present</w:t>
      </w:r>
      <w:r w:rsidR="008371D6">
        <w:rPr>
          <w:rFonts w:ascii="Times New Roman" w:hAnsi="Times New Roman" w:cs="Times New Roman"/>
        </w:rPr>
        <w:t>s</w:t>
      </w:r>
      <w:r w:rsidR="005F43C6">
        <w:rPr>
          <w:rFonts w:ascii="Times New Roman" w:hAnsi="Times New Roman" w:cs="Times New Roman"/>
        </w:rPr>
        <w:t xml:space="preserve"> </w:t>
      </w:r>
      <w:r w:rsidR="008371D6">
        <w:rPr>
          <w:rFonts w:ascii="Times New Roman" w:hAnsi="Times New Roman" w:cs="Times New Roman"/>
        </w:rPr>
        <w:t>a</w:t>
      </w:r>
      <w:r w:rsidR="005F43C6">
        <w:rPr>
          <w:rFonts w:ascii="Times New Roman" w:hAnsi="Times New Roman" w:cs="Times New Roman"/>
        </w:rPr>
        <w:t xml:space="preserve"> </w:t>
      </w:r>
      <w:r w:rsidR="002E6AAD">
        <w:rPr>
          <w:rFonts w:ascii="Times New Roman" w:hAnsi="Times New Roman" w:cs="Times New Roman"/>
        </w:rPr>
        <w:t xml:space="preserve">loss of </w:t>
      </w:r>
      <w:r w:rsidR="008371D6">
        <w:rPr>
          <w:rFonts w:ascii="Times New Roman" w:hAnsi="Times New Roman" w:cs="Times New Roman"/>
        </w:rPr>
        <w:t xml:space="preserve">large-bodied seed </w:t>
      </w:r>
      <w:r w:rsidR="002E6AAD">
        <w:rPr>
          <w:rFonts w:ascii="Times New Roman" w:hAnsi="Times New Roman" w:cs="Times New Roman"/>
        </w:rPr>
        <w:t xml:space="preserve">dispersers </w:t>
      </w:r>
      <w:r w:rsidR="008371D6">
        <w:rPr>
          <w:rFonts w:ascii="Times New Roman" w:hAnsi="Times New Roman" w:cs="Times New Roman"/>
        </w:rPr>
        <w:t xml:space="preserve">which might </w:t>
      </w:r>
      <w:r w:rsidR="00C57112">
        <w:rPr>
          <w:rFonts w:ascii="Times New Roman" w:hAnsi="Times New Roman" w:cs="Times New Roman"/>
        </w:rPr>
        <w:t xml:space="preserve">have </w:t>
      </w:r>
      <w:r w:rsidR="008371D6">
        <w:rPr>
          <w:rFonts w:ascii="Times New Roman" w:hAnsi="Times New Roman" w:cs="Times New Roman"/>
        </w:rPr>
        <w:t xml:space="preserve">strong </w:t>
      </w:r>
      <w:r w:rsidR="00C57112">
        <w:rPr>
          <w:rFonts w:ascii="Times New Roman" w:hAnsi="Times New Roman" w:cs="Times New Roman"/>
        </w:rPr>
        <w:t>e</w:t>
      </w:r>
      <w:r w:rsidR="008371D6">
        <w:rPr>
          <w:rFonts w:ascii="Times New Roman" w:hAnsi="Times New Roman" w:cs="Times New Roman"/>
        </w:rPr>
        <w:t>ffect</w:t>
      </w:r>
      <w:r w:rsidR="00C57112">
        <w:rPr>
          <w:rFonts w:ascii="Times New Roman" w:hAnsi="Times New Roman" w:cs="Times New Roman"/>
        </w:rPr>
        <w:t>s on</w:t>
      </w:r>
      <w:r w:rsidR="008371D6">
        <w:rPr>
          <w:rFonts w:ascii="Times New Roman" w:hAnsi="Times New Roman" w:cs="Times New Roman"/>
        </w:rPr>
        <w:t xml:space="preserve"> seed dispersal distances </w:t>
      </w:r>
      <w:r w:rsidR="00C57112">
        <w:rPr>
          <w:rFonts w:ascii="Times New Roman" w:hAnsi="Times New Roman" w:cs="Times New Roman"/>
        </w:rPr>
        <w:t>and the</w:t>
      </w:r>
      <w:r w:rsidR="008371D6">
        <w:rPr>
          <w:rFonts w:ascii="Times New Roman" w:hAnsi="Times New Roman" w:cs="Times New Roman"/>
        </w:rPr>
        <w:t xml:space="preserve"> spatial and genetic </w:t>
      </w:r>
      <w:r w:rsidR="00F4192D">
        <w:rPr>
          <w:rFonts w:ascii="Times New Roman" w:hAnsi="Times New Roman" w:cs="Times New Roman"/>
        </w:rPr>
        <w:t>structure</w:t>
      </w:r>
      <w:r w:rsidR="008371D6">
        <w:rPr>
          <w:rFonts w:ascii="Times New Roman" w:hAnsi="Times New Roman" w:cs="Times New Roman"/>
        </w:rPr>
        <w:t xml:space="preserve"> </w:t>
      </w:r>
      <w:r w:rsidR="00C57112">
        <w:rPr>
          <w:rFonts w:ascii="Times New Roman" w:hAnsi="Times New Roman" w:cs="Times New Roman"/>
        </w:rPr>
        <w:t>of</w:t>
      </w:r>
      <w:r w:rsidR="008371D6">
        <w:rPr>
          <w:rFonts w:ascii="Times New Roman" w:hAnsi="Times New Roman" w:cs="Times New Roman"/>
        </w:rPr>
        <w:t xml:space="preserve"> large-fruited </w:t>
      </w:r>
      <w:r w:rsidR="002E6AAD">
        <w:rPr>
          <w:rFonts w:ascii="Times New Roman" w:hAnsi="Times New Roman" w:cs="Times New Roman"/>
        </w:rPr>
        <w:t>trees</w:t>
      </w:r>
      <w:r w:rsidR="005F43C6" w:rsidRPr="00FF6249">
        <w:rPr>
          <w:rFonts w:ascii="Times New Roman" w:hAnsi="Times New Roman" w:cs="Times New Roman"/>
        </w:rPr>
        <w:t xml:space="preserve"> </w:t>
      </w:r>
      <w:r w:rsidR="00B8145D">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bGljIj4gZXQgYWwuPC9zdHlsZT4sIDIwMDQ7IERvbmF0dGk8c3R5bGUgZmFjZT0iaXRhbGljIj4g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</w:fldData>
        </w:fldChar>
      </w:r>
      <w:r w:rsidR="00534BED">
        <w:rPr>
          <w:rFonts w:ascii="Times New Roman" w:hAnsi="Times New Roman" w:cs="Times New Roman"/>
        </w:rPr>
        <w:instrText xml:space="preserve"> ADDIN EN.CITE </w:instrText>
      </w:r>
      <w:r w:rsidR="00534BED">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bGljIj4gZXQgYWwuPC9zdHlsZT4sIDIwMDQ7IERvbmF0dGk8c3R5bGUgZmFjZT0iaXRhbGljIj4g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</w:fldData>
        </w:fldChar>
      </w:r>
      <w:r w:rsidR="00534BED">
        <w:rPr>
          <w:rFonts w:ascii="Times New Roman" w:hAnsi="Times New Roman" w:cs="Times New Roman"/>
        </w:rPr>
        <w:instrText xml:space="preserve"> ADDIN EN.CITE.DATA </w:instrText>
      </w:r>
      <w:r w:rsidR="00534BED">
        <w:rPr>
          <w:rFonts w:ascii="Times New Roman" w:hAnsi="Times New Roman" w:cs="Times New Roman"/>
        </w:rPr>
      </w:r>
      <w:r w:rsidR="00534BED">
        <w:rPr>
          <w:rFonts w:ascii="Times New Roman" w:hAnsi="Times New Roman" w:cs="Times New Roman"/>
        </w:rPr>
        <w:fldChar w:fldCharType="end"/>
      </w:r>
      <w:r w:rsidR="00B8145D">
        <w:rPr>
          <w:rFonts w:ascii="Times New Roman" w:hAnsi="Times New Roman" w:cs="Times New Roman"/>
        </w:rPr>
      </w:r>
      <w:r w:rsidR="00B8145D">
        <w:rPr>
          <w:rFonts w:ascii="Times New Roman" w:hAnsi="Times New Roman" w:cs="Times New Roman"/>
        </w:rPr>
        <w:fldChar w:fldCharType="separate"/>
      </w:r>
      <w:r w:rsidR="00714447">
        <w:rPr>
          <w:rFonts w:ascii="Times New Roman" w:hAnsi="Times New Roman" w:cs="Times New Roman"/>
          <w:noProof/>
        </w:rPr>
        <w:t>(Barnosky</w:t>
      </w:r>
      <w:r w:rsidR="00714447" w:rsidRPr="00714447">
        <w:rPr>
          <w:rFonts w:ascii="Times New Roman" w:hAnsi="Times New Roman" w:cs="Times New Roman"/>
          <w:i/>
          <w:noProof/>
        </w:rPr>
        <w:t xml:space="preserve"> et al.</w:t>
      </w:r>
      <w:r w:rsidR="00714447">
        <w:rPr>
          <w:rFonts w:ascii="Times New Roman" w:hAnsi="Times New Roman" w:cs="Times New Roman"/>
          <w:noProof/>
        </w:rPr>
        <w:t>, 2004; Donatti</w:t>
      </w:r>
      <w:r w:rsidR="00714447" w:rsidRPr="00714447">
        <w:rPr>
          <w:rFonts w:ascii="Times New Roman" w:hAnsi="Times New Roman" w:cs="Times New Roman"/>
          <w:i/>
          <w:noProof/>
        </w:rPr>
        <w:t xml:space="preserve"> et al.</w:t>
      </w:r>
      <w:r w:rsidR="00714447">
        <w:rPr>
          <w:rFonts w:ascii="Times New Roman" w:hAnsi="Times New Roman" w:cs="Times New Roman"/>
          <w:noProof/>
        </w:rPr>
        <w:t>, 2007; Guimarães</w:t>
      </w:r>
      <w:r w:rsidR="00714447" w:rsidRPr="00714447">
        <w:rPr>
          <w:rFonts w:ascii="Times New Roman" w:hAnsi="Times New Roman" w:cs="Times New Roman"/>
          <w:i/>
          <w:noProof/>
        </w:rPr>
        <w:t xml:space="preserve"> et al.</w:t>
      </w:r>
      <w:r w:rsidR="00714447">
        <w:rPr>
          <w:rFonts w:ascii="Times New Roman" w:hAnsi="Times New Roman" w:cs="Times New Roman"/>
          <w:noProof/>
        </w:rPr>
        <w:t>, 2008; Beaune</w:t>
      </w:r>
      <w:r w:rsidR="00714447" w:rsidRPr="00714447">
        <w:rPr>
          <w:rFonts w:ascii="Times New Roman" w:hAnsi="Times New Roman" w:cs="Times New Roman"/>
          <w:i/>
          <w:noProof/>
        </w:rPr>
        <w:t xml:space="preserve"> et al.</w:t>
      </w:r>
      <w:r w:rsidR="00714447">
        <w:rPr>
          <w:rFonts w:ascii="Times New Roman" w:hAnsi="Times New Roman" w:cs="Times New Roman"/>
          <w:noProof/>
        </w:rPr>
        <w:t>, 2013)</w:t>
      </w:r>
      <w:r w:rsidR="00B8145D">
        <w:rPr>
          <w:rFonts w:ascii="Times New Roman" w:hAnsi="Times New Roman" w:cs="Times New Roman"/>
        </w:rPr>
        <w:fldChar w:fldCharType="end"/>
      </w:r>
      <w:r w:rsidR="00B8145D">
        <w:rPr>
          <w:rFonts w:ascii="Times New Roman" w:hAnsi="Times New Roman" w:cs="Times New Roman"/>
        </w:rPr>
        <w:t xml:space="preserve">. </w:t>
      </w:r>
      <w:r w:rsidR="008371D6">
        <w:rPr>
          <w:rFonts w:ascii="Times New Roman" w:hAnsi="Times New Roman" w:cs="Times New Roman"/>
        </w:rPr>
        <w:t xml:space="preserve">However, </w:t>
      </w:r>
      <w:r w:rsidR="00C57112">
        <w:rPr>
          <w:rFonts w:ascii="Times New Roman" w:hAnsi="Times New Roman" w:cs="Times New Roman"/>
        </w:rPr>
        <w:t>recent studies suggest that</w:t>
      </w:r>
      <w:r w:rsidR="008371D6">
        <w:rPr>
          <w:rFonts w:ascii="Times New Roman" w:hAnsi="Times New Roman" w:cs="Times New Roman"/>
        </w:rPr>
        <w:t xml:space="preserve"> </w:t>
      </w:r>
      <w:r w:rsidR="008371D6" w:rsidRPr="008371D6">
        <w:rPr>
          <w:rFonts w:ascii="Times New Roman" w:hAnsi="Times New Roman" w:cs="Times New Roman"/>
        </w:rPr>
        <w:t xml:space="preserve">seed dispersal </w:t>
      </w:r>
      <w:r w:rsidR="00F4192D">
        <w:rPr>
          <w:rFonts w:ascii="Times New Roman" w:hAnsi="Times New Roman" w:cs="Times New Roman"/>
        </w:rPr>
        <w:t>of megafaunal fruits</w:t>
      </w:r>
      <w:r w:rsidR="008371D6">
        <w:rPr>
          <w:rFonts w:ascii="Times New Roman" w:hAnsi="Times New Roman" w:cs="Times New Roman"/>
        </w:rPr>
        <w:t xml:space="preserve"> </w:t>
      </w:r>
      <w:r w:rsidR="00F4192D">
        <w:rPr>
          <w:rFonts w:ascii="Times New Roman" w:hAnsi="Times New Roman" w:cs="Times New Roman"/>
        </w:rPr>
        <w:t>might</w:t>
      </w:r>
      <w:r w:rsidR="008371D6" w:rsidRPr="008371D6">
        <w:rPr>
          <w:rFonts w:ascii="Times New Roman" w:hAnsi="Times New Roman" w:cs="Times New Roman"/>
        </w:rPr>
        <w:t xml:space="preserve"> </w:t>
      </w:r>
      <w:r w:rsidR="0055089A">
        <w:rPr>
          <w:rFonts w:ascii="Times New Roman" w:hAnsi="Times New Roman" w:cs="Times New Roman"/>
        </w:rPr>
        <w:t xml:space="preserve">to some extent </w:t>
      </w:r>
      <w:r w:rsidR="008371D6" w:rsidRPr="008371D6">
        <w:rPr>
          <w:rFonts w:ascii="Times New Roman" w:hAnsi="Times New Roman" w:cs="Times New Roman"/>
        </w:rPr>
        <w:t>be substituted by other dispersers</w:t>
      </w:r>
      <w:r w:rsidR="0050352A">
        <w:rPr>
          <w:rFonts w:ascii="Times New Roman" w:hAnsi="Times New Roman" w:cs="Times New Roman"/>
        </w:rPr>
        <w:t>, including</w:t>
      </w:r>
      <w:r w:rsidR="00461E75">
        <w:rPr>
          <w:rFonts w:ascii="Times New Roman" w:hAnsi="Times New Roman" w:cs="Times New Roman"/>
        </w:rPr>
        <w:t xml:space="preserve"> scatter-hoarding rodents</w:t>
      </w:r>
      <w:r w:rsidR="0050352A">
        <w:rPr>
          <w:rFonts w:ascii="Times New Roman" w:hAnsi="Times New Roman" w:cs="Times New Roman"/>
        </w:rPr>
        <w:t xml:space="preserve"> and</w:t>
      </w:r>
      <w:r w:rsidR="00461E75">
        <w:rPr>
          <w:rFonts w:ascii="Times New Roman" w:hAnsi="Times New Roman" w:cs="Times New Roman"/>
        </w:rPr>
        <w:t xml:space="preserve"> humans</w:t>
      </w:r>
      <w:r w:rsidR="008371D6" w:rsidRPr="008371D6">
        <w:rPr>
          <w:rFonts w:ascii="Times New Roman" w:hAnsi="Times New Roman" w:cs="Times New Roman"/>
        </w:rPr>
        <w:t xml:space="preserve"> </w:t>
      </w:r>
      <w:r w:rsidR="0057212C">
        <w:rPr>
          <w:rFonts w:ascii="Times New Roman" w:hAnsi="Times New Roman" w:cs="Times New Roman"/>
        </w:rPr>
        <w:fldChar w:fldCharType="begin"/>
      </w:r>
      <w:r w:rsidR="001836D7">
        <w:rPr>
          <w:rFonts w:ascii="Times New Roman" w:hAnsi="Times New Roman" w:cs="Times New Roman"/>
        </w:rPr>
        <w:instrText xml:space="preserve"> ADDIN EN.CITE &lt;EndNote&gt;&lt;Cite&gt;&lt;Author&gt;Guimarães&lt;/Author&gt;&lt;Year&gt;2008&lt;/Year&gt;&lt;RecNum&gt;91&lt;/RecNum&gt;&lt;DisplayText&gt;(Guimarães&lt;style face="italic"&gt; et al.&lt;/style&gt;, 2008; Jansen&lt;style face="italic"&gt; et al.&lt;/style&gt;, 2012)&lt;/DisplayText&gt;&lt;record&gt;&lt;rec-number&gt;91&lt;/rec-number&gt;&lt;foreign-keys&gt;&lt;key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Cite&gt;&lt;Author&gt;Jansen&lt;/Author&gt;&lt;Year&gt;2012&lt;/Year&gt;&lt;RecNum&gt;110&lt;/RecNum&gt;&lt;record&gt;&lt;rec-number&gt;110&lt;/rec-number&gt;&lt;foreign-keys&gt;&lt;key app="EN" db-id="9xdtxzfffxtpt2e59vsvde599ear9ts52rap" timestamp="1453985849"&gt;110&lt;/key&gt;&lt;/foreign-keys&gt;&lt;ref-type name="Journal Article"&gt;17&lt;/ref-type&gt;&lt;contributors&gt;&lt;authors&gt;&lt;author&gt;Jansen, P. A.&lt;/author&gt;&lt;author&gt;Hirsch, B. T.&lt;/author&gt;&lt;author&gt;Emsens, W.-L.&lt;/author&gt;&lt;author&gt;Zamora-Gutierrez, V.&lt;/author&gt;&lt;author&gt;Wikelski, M.&lt;/author&gt;&lt;author&gt;Kays, R.&lt;/author&gt;&lt;/authors&gt;&lt;/contributors&gt;&lt;titles&gt;&lt;title&gt;Thieving rodents as substitute dispersers of megafaunal seeds&lt;/title&gt;&lt;secondary-title&gt;Proceedings of the National Academy of Sciences&lt;/secondary-title&gt;&lt;/titles&gt;&lt;periodical&gt;&lt;full-title&gt;Proceedings of the National Academy of Sciences&lt;/full-title&gt;&lt;/periodical&gt;&lt;pages&gt;12610–12615&lt;/pages&gt;&lt;volume&gt;109&lt;/volume&gt;&lt;number&gt;31&lt;/number&gt;&lt;dates&gt;&lt;year&gt;2012&lt;/year&gt;&lt;/dates&gt;&lt;isbn&gt;0027-8424&lt;/isbn&gt;&lt;urls&gt;&lt;/urls&gt;&lt;/record&gt;&lt;/Cite&gt;&lt;/EndNote&gt;</w:instrText>
      </w:r>
      <w:r w:rsidR="0057212C">
        <w:rPr>
          <w:rFonts w:ascii="Times New Roman" w:hAnsi="Times New Roman" w:cs="Times New Roman"/>
        </w:rPr>
        <w:fldChar w:fldCharType="separate"/>
      </w:r>
      <w:r w:rsidR="00714447">
        <w:rPr>
          <w:rFonts w:ascii="Times New Roman" w:hAnsi="Times New Roman" w:cs="Times New Roman"/>
          <w:noProof/>
        </w:rPr>
        <w:t>(Guimarães</w:t>
      </w:r>
      <w:r w:rsidR="00714447" w:rsidRPr="00714447">
        <w:rPr>
          <w:rFonts w:ascii="Times New Roman" w:hAnsi="Times New Roman" w:cs="Times New Roman"/>
          <w:i/>
          <w:noProof/>
        </w:rPr>
        <w:t xml:space="preserve"> et al.</w:t>
      </w:r>
      <w:r w:rsidR="00714447">
        <w:rPr>
          <w:rFonts w:ascii="Times New Roman" w:hAnsi="Times New Roman" w:cs="Times New Roman"/>
          <w:noProof/>
        </w:rPr>
        <w:t>, 2008; Jansen</w:t>
      </w:r>
      <w:r w:rsidR="00714447" w:rsidRPr="00714447">
        <w:rPr>
          <w:rFonts w:ascii="Times New Roman" w:hAnsi="Times New Roman" w:cs="Times New Roman"/>
          <w:i/>
          <w:noProof/>
        </w:rPr>
        <w:t xml:space="preserve"> et al.</w:t>
      </w:r>
      <w:r w:rsidR="00714447">
        <w:rPr>
          <w:rFonts w:ascii="Times New Roman" w:hAnsi="Times New Roman" w:cs="Times New Roman"/>
          <w:noProof/>
        </w:rPr>
        <w:t>, 2012)</w:t>
      </w:r>
      <w:r w:rsidR="0057212C">
        <w:rPr>
          <w:rFonts w:ascii="Times New Roman" w:hAnsi="Times New Roman" w:cs="Times New Roman"/>
        </w:rPr>
        <w:fldChar w:fldCharType="end"/>
      </w:r>
      <w:r w:rsidR="008371D6">
        <w:rPr>
          <w:rFonts w:ascii="Times New Roman" w:hAnsi="Times New Roman" w:cs="Times New Roman"/>
        </w:rPr>
        <w:t>.</w:t>
      </w:r>
      <w:r w:rsidR="00F4192D">
        <w:rPr>
          <w:rFonts w:ascii="Times New Roman" w:hAnsi="Times New Roman" w:cs="Times New Roman"/>
        </w:rPr>
        <w:t xml:space="preserve"> </w:t>
      </w:r>
      <w:r w:rsidR="00022CB0">
        <w:rPr>
          <w:rFonts w:ascii="Times New Roman" w:hAnsi="Times New Roman" w:cs="Times New Roman"/>
        </w:rPr>
        <w:t>Whether these substitute dispersers</w:t>
      </w:r>
      <w:r w:rsidR="00B71395">
        <w:rPr>
          <w:rFonts w:ascii="Times New Roman" w:hAnsi="Times New Roman" w:cs="Times New Roman"/>
        </w:rPr>
        <w:t xml:space="preserve"> can compensate for the loss of megafauna</w:t>
      </w:r>
      <w:r w:rsidR="00022CB0">
        <w:rPr>
          <w:rFonts w:ascii="Times New Roman" w:hAnsi="Times New Roman" w:cs="Times New Roman"/>
        </w:rPr>
        <w:t xml:space="preserve"> remains </w:t>
      </w:r>
      <w:r w:rsidR="002C21DB">
        <w:rPr>
          <w:rFonts w:ascii="Times New Roman" w:hAnsi="Times New Roman" w:cs="Times New Roman"/>
        </w:rPr>
        <w:t xml:space="preserve">doubtful </w:t>
      </w:r>
      <w:r w:rsidR="002C21DB">
        <w:rPr>
          <w:rFonts w:ascii="Times New Roman" w:hAnsi="Times New Roman" w:cs="Times New Roman"/>
        </w:rPr>
        <w:fldChar w:fldCharType="begin"/>
      </w:r>
      <w:r w:rsidR="002C21DB">
        <w:rPr>
          <w:rFonts w:ascii="Times New Roman" w:hAnsi="Times New Roman" w:cs="Times New Roman"/>
        </w:rPr>
        <w:instrText xml:space="preserve"> ADDIN EN.CITE &lt;EndNote&gt;&lt;Cite&gt;&lt;Author&gt;Beaune&lt;/Author&gt;&lt;Year&gt;2013&lt;/Year&gt;&lt;RecNum&gt;17&lt;/RecNum&gt;&lt;DisplayText&gt;(Beaune&lt;style face="italic"&gt; et al.&lt;/style&gt;, 2013)&lt;/DisplayText&gt;&lt;record&gt;&lt;rec-number&gt;17&lt;/rec-number&gt;&lt;foreign-keys&gt;&lt;key app="EN" db-id="9xdtxzfffxtpt2e59vsvde599ear9ts52rap" timestamp="1445350538"&gt;17&lt;/key&gt;&lt;/foreign-keys&gt;&lt;ref-type name="Journal Article"&gt;17&lt;/ref-type&gt;&lt;contributors&gt;&lt;authors&gt;&lt;author&gt;Beaune, D.&lt;/author&gt;&lt;author&gt;Fruth, B.&lt;/author&gt;&lt;author&gt;Bollache, L.&lt;/author&gt;&lt;author&gt;Hohmann, G.&lt;/author&gt;&lt;author&gt;Bretagnolle, F.&lt;/author&gt;&lt;/authors&gt;&lt;/contributors&gt;&lt;titles&gt;&lt;title&gt;Doom of the elephant-dependent trees in a Congo tropical forest&lt;/title&gt;&lt;secondary-title&gt;Forest Ecology and Management&lt;/secondary-title&gt;&lt;/titles&gt;&lt;periodical&gt;&lt;full-title&gt;Forest Ecology and Management&lt;/full-title&gt;&lt;/periodical&gt;&lt;pages&gt;109–117&lt;/pages&gt;&lt;volume&gt;295&lt;/volume&gt;&lt;dates&gt;&lt;year&gt;2013&lt;/year&gt;&lt;pub-dates&gt;&lt;date&gt;May 1&lt;/date&gt;&lt;/pub-dates&gt;&lt;/dates&gt;&lt;isbn&gt;0378-1127&lt;/isbn&gt;&lt;accession-num&gt;WOS:000318323100013&lt;/accession-num&gt;&lt;urls&gt;&lt;related-urls&gt;&lt;url&gt;&amp;lt;Go to ISI&amp;gt;://WOS:000318323100013&lt;/url&gt;&lt;/related-urls&gt;&lt;/urls&gt;&lt;electronic-resource-num&gt;10.1016/j.foreco.2012.12.041&lt;/electronic-resource-num&gt;&lt;/record&gt;&lt;/Cite&gt;&lt;/EndNote&gt;</w:instrText>
      </w:r>
      <w:r w:rsidR="002C21DB">
        <w:rPr>
          <w:rFonts w:ascii="Times New Roman" w:hAnsi="Times New Roman" w:cs="Times New Roman"/>
        </w:rPr>
        <w:fldChar w:fldCharType="separate"/>
      </w:r>
      <w:r w:rsidR="002C21DB">
        <w:rPr>
          <w:rFonts w:ascii="Times New Roman" w:hAnsi="Times New Roman" w:cs="Times New Roman"/>
          <w:noProof/>
        </w:rPr>
        <w:t>(Beaune</w:t>
      </w:r>
      <w:r w:rsidR="002C21DB" w:rsidRPr="002C21DB">
        <w:rPr>
          <w:rFonts w:ascii="Times New Roman" w:hAnsi="Times New Roman" w:cs="Times New Roman"/>
          <w:i/>
          <w:noProof/>
        </w:rPr>
        <w:t xml:space="preserve"> et al.</w:t>
      </w:r>
      <w:r w:rsidR="002C21DB">
        <w:rPr>
          <w:rFonts w:ascii="Times New Roman" w:hAnsi="Times New Roman" w:cs="Times New Roman"/>
          <w:noProof/>
        </w:rPr>
        <w:t>, 2013)</w:t>
      </w:r>
      <w:r w:rsidR="002C21DB">
        <w:rPr>
          <w:rFonts w:ascii="Times New Roman" w:hAnsi="Times New Roman" w:cs="Times New Roman"/>
        </w:rPr>
        <w:fldChar w:fldCharType="end"/>
      </w:r>
      <w:r w:rsidR="00B71395">
        <w:rPr>
          <w:rFonts w:ascii="Times New Roman" w:hAnsi="Times New Roman" w:cs="Times New Roman"/>
        </w:rPr>
        <w:t>.</w:t>
      </w:r>
    </w:p>
    <w:p w14:paraId="3F473957" w14:textId="1D00A0FF" w:rsidR="003748D7" w:rsidRPr="00392F63" w:rsidRDefault="00A87E7B" w:rsidP="003A45F7">
      <w:pPr>
        <w:spacing w:after="120"/>
        <w:rPr>
          <w:rFonts w:ascii="Times New Roman" w:hAnsi="Times New Roman" w:cs="Times New Roman"/>
          <w:iCs/>
        </w:rPr>
      </w:pPr>
      <w:r>
        <w:rPr>
          <w:rFonts w:ascii="Times New Roman" w:hAnsi="Times New Roman" w:cs="Times New Roman"/>
        </w:rPr>
        <w:t xml:space="preserve">Vertebrate </w:t>
      </w:r>
      <w:r w:rsidR="00FA18C8">
        <w:rPr>
          <w:rFonts w:ascii="Times New Roman" w:hAnsi="Times New Roman" w:cs="Times New Roman"/>
        </w:rPr>
        <w:t>f</w:t>
      </w:r>
      <w:r w:rsidR="00F957C1">
        <w:rPr>
          <w:rFonts w:ascii="Times New Roman" w:hAnsi="Times New Roman" w:cs="Times New Roman"/>
        </w:rPr>
        <w:t>rugivory</w:t>
      </w:r>
      <w:r w:rsidR="000231F7">
        <w:rPr>
          <w:rFonts w:ascii="Times New Roman" w:hAnsi="Times New Roman" w:cs="Times New Roman"/>
        </w:rPr>
        <w:t xml:space="preserve"> </w:t>
      </w:r>
      <w:r w:rsidR="00F957C1" w:rsidRPr="006B71F3">
        <w:rPr>
          <w:rFonts w:ascii="Times New Roman" w:hAnsi="Times New Roman" w:cs="Times New Roman"/>
        </w:rPr>
        <w:t>is a key plant-animal interaction, especially i</w:t>
      </w:r>
      <w:r w:rsidR="0057212C">
        <w:rPr>
          <w:rFonts w:ascii="Times New Roman" w:hAnsi="Times New Roman" w:cs="Times New Roman"/>
        </w:rPr>
        <w:t xml:space="preserve">n tropical ecosystems </w:t>
      </w:r>
      <w:r w:rsidR="00196C28">
        <w:rPr>
          <w:rFonts w:ascii="Times New Roman" w:hAnsi="Times New Roman" w:cs="Times New Roman"/>
        </w:rPr>
        <w:fldChar w:fldCharType="begin"/>
      </w:r>
      <w:r w:rsidR="00196C28">
        <w:rPr>
          <w:rFonts w:ascii="Times New Roman" w:hAnsi="Times New Roman" w:cs="Times New Roman"/>
        </w:rPr>
        <w:instrText xml:space="preserve"> ADDIN EN.CITE &lt;EndNote&gt;&lt;Cite&gt;&lt;Author&gt;Fleming&lt;/Author&gt;&lt;Year&gt;2013&lt;/Year&gt;&lt;RecNum&gt;92&lt;/RecNum&gt;&lt;DisplayText&gt;(Fleming &amp;amp; Kress, 2013)&lt;/DisplayText&gt;&lt;record&gt;&lt;rec-number&gt;92&lt;/rec-number&gt;&lt;foreign-keys&gt;&lt;key app="EN" db-id="9xdtxzfffxtpt2e59vsvde599ear9ts52rap" timestamp="1450701285"&gt;92&lt;/key&gt;&lt;/foreign-keys&gt;&lt;ref-type name="Book"&gt;6&lt;/ref-type&gt;&lt;contributors&gt;&lt;authors&gt;&lt;author&gt;Fleming, T. H.&lt;/author&gt;&lt;author&gt;Kress, W. J.&lt;/author&gt;&lt;/authors&gt;&lt;/contributors&gt;&lt;titles&gt;&lt;title&gt;The ornaments of life: coevolution and conservation in the tropics&lt;/title&gt;&lt;/titles&gt;&lt;dates&gt;&lt;year&gt;2013&lt;/year&gt;&lt;/dates&gt;&lt;pub-location&gt;Chicago&lt;/pub-location&gt;&lt;publisher&gt;University of Chicago Press&lt;/publisher&gt;&lt;isbn&gt;022602332X&lt;/isbn&gt;&lt;urls&gt;&lt;/urls&gt;&lt;/record&gt;&lt;/Cite&gt;&lt;/EndNote&gt;</w:instrText>
      </w:r>
      <w:r w:rsidR="00196C28">
        <w:rPr>
          <w:rFonts w:ascii="Times New Roman" w:hAnsi="Times New Roman" w:cs="Times New Roman"/>
        </w:rPr>
        <w:fldChar w:fldCharType="separate"/>
      </w:r>
      <w:r w:rsidR="00196C28">
        <w:rPr>
          <w:rFonts w:ascii="Times New Roman" w:hAnsi="Times New Roman" w:cs="Times New Roman"/>
          <w:noProof/>
        </w:rPr>
        <w:t>(Fleming &amp; Kress, 2013)</w:t>
      </w:r>
      <w:r w:rsidR="00196C28">
        <w:rPr>
          <w:rFonts w:ascii="Times New Roman" w:hAnsi="Times New Roman" w:cs="Times New Roman"/>
        </w:rPr>
        <w:fldChar w:fldCharType="end"/>
      </w:r>
      <w:r w:rsidR="001A7D59">
        <w:rPr>
          <w:rFonts w:ascii="Times New Roman" w:hAnsi="Times New Roman" w:cs="Times New Roman"/>
        </w:rPr>
        <w:t xml:space="preserve">. </w:t>
      </w:r>
      <w:r w:rsidR="00A72F80">
        <w:rPr>
          <w:rFonts w:ascii="Times New Roman" w:eastAsia="Times New Roman" w:hAnsi="Times New Roman" w:cs="Times New Roman"/>
          <w:lang w:eastAsia="da-DK"/>
        </w:rPr>
        <w:t xml:space="preserve">Morphological and </w:t>
      </w:r>
      <w:r w:rsidR="00A72F80" w:rsidRPr="00FF6249">
        <w:rPr>
          <w:rFonts w:ascii="Times New Roman" w:eastAsia="Times New Roman" w:hAnsi="Times New Roman" w:cs="Times New Roman"/>
          <w:lang w:eastAsia="da-DK"/>
        </w:rPr>
        <w:t>functional traits</w:t>
      </w:r>
      <w:r w:rsidR="00A72F80">
        <w:rPr>
          <w:rFonts w:ascii="Times New Roman" w:eastAsia="Times New Roman" w:hAnsi="Times New Roman" w:cs="Times New Roman"/>
          <w:lang w:eastAsia="da-DK"/>
        </w:rPr>
        <w:t xml:space="preserve"> of both plants and </w:t>
      </w:r>
      <w:r w:rsidR="002F4018">
        <w:rPr>
          <w:rFonts w:ascii="Times New Roman" w:eastAsia="Times New Roman" w:hAnsi="Times New Roman" w:cs="Times New Roman"/>
          <w:lang w:eastAsia="da-DK"/>
        </w:rPr>
        <w:t>frugivores</w:t>
      </w:r>
      <w:r w:rsidR="00AD13EA" w:rsidRPr="00FF6249">
        <w:rPr>
          <w:rFonts w:ascii="Times New Roman" w:eastAsia="Times New Roman" w:hAnsi="Times New Roman" w:cs="Times New Roman"/>
          <w:lang w:eastAsia="da-DK"/>
        </w:rPr>
        <w:t xml:space="preserve"> </w:t>
      </w:r>
      <w:r w:rsidR="00A72F80">
        <w:rPr>
          <w:rFonts w:ascii="Times New Roman" w:eastAsia="Times New Roman" w:hAnsi="Times New Roman" w:cs="Times New Roman"/>
          <w:lang w:eastAsia="da-DK"/>
        </w:rPr>
        <w:t>play a key role in this plant-animal interaction</w:t>
      </w:r>
      <w:r w:rsidR="002E2DEB">
        <w:rPr>
          <w:rFonts w:ascii="Times New Roman" w:eastAsia="Times New Roman" w:hAnsi="Times New Roman" w:cs="Times New Roman"/>
          <w:lang w:eastAsia="da-DK"/>
        </w:rPr>
        <w:t xml:space="preserve"> </w:t>
      </w:r>
      <w:r w:rsidR="002E2DEB">
        <w:rPr>
          <w:rFonts w:ascii="Times New Roman" w:eastAsia="Times New Roman" w:hAnsi="Times New Roman" w:cs="Times New Roman"/>
          <w:lang w:eastAsia="da-DK"/>
        </w:rPr>
        <w:fldChar w:fldCharType="begin"/>
      </w:r>
      <w:r w:rsidR="002E2DEB">
        <w:rPr>
          <w:rFonts w:ascii="Times New Roman" w:eastAsia="Times New Roman" w:hAnsi="Times New Roman" w:cs="Times New Roman"/>
          <w:lang w:eastAsia="da-DK"/>
        </w:rPr>
        <w:instrText xml:space="preserve"> ADDIN EN.CITE &lt;EndNote&gt;&lt;Cite&gt;&lt;Author&gt;Guimarães&lt;/Author&gt;&lt;Year&gt;2008&lt;/Year&gt;&lt;RecNum&gt;91&lt;/RecNum&gt;&lt;DisplayText&gt;(Guimarães&lt;style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002E2DEB">
        <w:rPr>
          <w:rFonts w:ascii="Times New Roman" w:eastAsia="Times New Roman" w:hAnsi="Times New Roman" w:cs="Times New Roman"/>
          <w:lang w:eastAsia="da-DK"/>
        </w:rPr>
        <w:fldChar w:fldCharType="separate"/>
      </w:r>
      <w:r w:rsidR="002E2DEB">
        <w:rPr>
          <w:rFonts w:ascii="Times New Roman" w:eastAsia="Times New Roman" w:hAnsi="Times New Roman" w:cs="Times New Roman"/>
          <w:noProof/>
          <w:lang w:eastAsia="da-DK"/>
        </w:rPr>
        <w:t>(Guimarães</w:t>
      </w:r>
      <w:r w:rsidR="002E2DEB" w:rsidRPr="002E2DEB">
        <w:rPr>
          <w:rFonts w:ascii="Times New Roman" w:eastAsia="Times New Roman" w:hAnsi="Times New Roman" w:cs="Times New Roman"/>
          <w:i/>
          <w:noProof/>
          <w:lang w:eastAsia="da-DK"/>
        </w:rPr>
        <w:t xml:space="preserve"> et al.</w:t>
      </w:r>
      <w:r w:rsidR="002E2DEB">
        <w:rPr>
          <w:rFonts w:ascii="Times New Roman" w:eastAsia="Times New Roman" w:hAnsi="Times New Roman" w:cs="Times New Roman"/>
          <w:noProof/>
          <w:lang w:eastAsia="da-DK"/>
        </w:rPr>
        <w:t>, 2008)</w:t>
      </w:r>
      <w:r w:rsidR="002E2DEB">
        <w:rPr>
          <w:rFonts w:ascii="Times New Roman" w:eastAsia="Times New Roman" w:hAnsi="Times New Roman" w:cs="Times New Roman"/>
          <w:lang w:eastAsia="da-DK"/>
        </w:rPr>
        <w:fldChar w:fldCharType="end"/>
      </w:r>
      <w:r w:rsidR="002F4018" w:rsidRPr="00FF6249">
        <w:rPr>
          <w:rFonts w:ascii="Times New Roman" w:eastAsia="Times New Roman" w:hAnsi="Times New Roman" w:cs="Times New Roman"/>
          <w:lang w:eastAsia="da-DK"/>
        </w:rPr>
        <w:t>.</w:t>
      </w:r>
      <w:r w:rsidR="002F4018">
        <w:rPr>
          <w:rFonts w:ascii="Times New Roman" w:eastAsia="Times New Roman" w:hAnsi="Times New Roman" w:cs="Times New Roman"/>
          <w:lang w:eastAsia="da-DK"/>
        </w:rPr>
        <w:t xml:space="preserve"> </w:t>
      </w:r>
      <w:r w:rsidR="002F4018">
        <w:rPr>
          <w:rFonts w:ascii="Times New Roman" w:hAnsi="Times New Roman" w:cs="Times New Roman"/>
        </w:rPr>
        <w:t>Of particular</w:t>
      </w:r>
      <w:r w:rsidR="00F957C1" w:rsidRPr="006B71F3">
        <w:rPr>
          <w:rFonts w:ascii="Times New Roman" w:hAnsi="Times New Roman" w:cs="Times New Roman"/>
        </w:rPr>
        <w:t xml:space="preserve"> importance is the relationship between frui</w:t>
      </w:r>
      <w:r w:rsidR="00511395">
        <w:rPr>
          <w:rFonts w:ascii="Times New Roman" w:hAnsi="Times New Roman" w:cs="Times New Roman"/>
        </w:rPr>
        <w:t xml:space="preserve">t size and frugivore body size </w:t>
      </w:r>
      <w:r w:rsidR="00511395">
        <w:rPr>
          <w:rFonts w:ascii="Times New Roman" w:hAnsi="Times New Roman" w:cs="Times New Roman"/>
        </w:rPr>
        <w:fldChar w:fldCharType="begin"/>
      </w:r>
      <w:r w:rsidR="006F799A">
        <w:rPr>
          <w:rFonts w:ascii="Times New Roman" w:hAnsi="Times New Roman" w:cs="Times New Roman"/>
        </w:rPr>
        <w:instrText xml:space="preserve"> ADDIN EN.CITE &lt;EndNote&gt;&lt;Cite&gt;&lt;Author&gt;Lord&lt;/Author&gt;&lt;Year&gt;2004&lt;/Year&gt;&lt;RecNum&gt;96&lt;/RecNum&gt;&lt;DisplayText&gt;(Jordano, 2000; Lord, 2004)&lt;/DisplayText&gt;&lt;record&gt;&lt;rec-number&gt;96&lt;/rec-number&gt;&lt;foreign-keys&gt;&lt;key app="EN" db-id="9xdtxzfffxtpt2e59vsvde599ear9ts52rap" timestamp="1450703233"&gt;96&lt;/key&gt;&lt;/foreign-keys&gt;&lt;ref-type name="Journal Article"&gt;17&lt;/ref-type&gt;&lt;contributors&gt;&lt;authors&gt;&lt;author&gt;Lord, J. M.&lt;/author&gt;&lt;/authors&gt;&lt;/contributors&gt;&lt;titles&gt;&lt;title&gt;Frugivore gape size and the evolution of fruit size and shape in southern hemisphere floras&lt;/title&gt;&lt;secondary-title&gt;Austral Ecology&lt;/secondary-title&gt;&lt;/titles&gt;&lt;periodical&gt;&lt;full-title&gt;Austral Ecology&lt;/full-title&gt;&lt;/periodical&gt;&lt;pages&gt;430–436&lt;/pages&gt;&lt;volume&gt;29&lt;/volume&gt;&lt;number&gt;4&lt;/number&gt;&lt;dates&gt;&lt;year&gt;2004&lt;/year&gt;&lt;/dates&gt;&lt;isbn&gt;1442-9993&lt;/isbn&gt;&lt;urls&gt;&lt;/urls&gt;&lt;/record&gt;&lt;/Cite&gt;&lt;Cite&gt;&lt;Author&gt;Jordano&lt;/Author&gt;&lt;Year&gt;2000&lt;/Year&gt;&lt;RecNum&gt;95&lt;/RecNum&gt;&lt;record&gt;&lt;rec-number&gt;95&lt;/rec-number&gt;&lt;foreign-keys&gt;&lt;key app="EN" db-id="9xdtxzfffxtpt2e59vsvde599ear9ts52rap" timestamp="1450703197"&gt;95&lt;/key&gt;&lt;/foreign-keys&gt;&lt;ref-type name="Journal Article"&gt;17&lt;/ref-type&gt;&lt;contributors&gt;&lt;authors&gt;&lt;author&gt;Jordano, P.&lt;/author&gt;&lt;/authors&gt;&lt;/contributors&gt;&lt;titles&gt;&lt;title&gt;Fruits and frugivory&lt;/title&gt;&lt;secondary-title&gt;Seeds: the ecology of regeneration in plant communities&lt;/secondary-title&gt;&lt;/titles&gt;&lt;periodical&gt;&lt;full-title&gt;Seeds: the ecology of regeneration in plant communities&lt;/full-title&gt;&lt;/periodical&gt;&lt;pages&gt;CABI Publishing, Wallingford, UK&lt;/pages&gt;&lt;dates&gt;&lt;year&gt;2000&lt;/year&gt;&lt;/dates&gt;&lt;urls&gt;&lt;/urls&gt;&lt;/record&gt;&lt;/Cite&gt;&lt;/EndNote&gt;</w:instrText>
      </w:r>
      <w:r w:rsidR="00511395">
        <w:rPr>
          <w:rFonts w:ascii="Times New Roman" w:hAnsi="Times New Roman" w:cs="Times New Roman"/>
        </w:rPr>
        <w:fldChar w:fldCharType="separate"/>
      </w:r>
      <w:r w:rsidR="00511395">
        <w:rPr>
          <w:rFonts w:ascii="Times New Roman" w:hAnsi="Times New Roman" w:cs="Times New Roman"/>
          <w:noProof/>
        </w:rPr>
        <w:t>(Jordano, 2000; Lord, 2004)</w:t>
      </w:r>
      <w:r w:rsidR="00511395">
        <w:rPr>
          <w:rFonts w:ascii="Times New Roman" w:hAnsi="Times New Roman" w:cs="Times New Roman"/>
        </w:rPr>
        <w:fldChar w:fldCharType="end"/>
      </w:r>
      <w:r w:rsidR="002F4018">
        <w:rPr>
          <w:rFonts w:ascii="Times New Roman" w:hAnsi="Times New Roman" w:cs="Times New Roman"/>
        </w:rPr>
        <w:t xml:space="preserve"> </w:t>
      </w:r>
      <w:r w:rsidR="00A72F80">
        <w:rPr>
          <w:rFonts w:ascii="Times New Roman" w:hAnsi="Times New Roman" w:cs="Times New Roman"/>
        </w:rPr>
        <w:t xml:space="preserve">because </w:t>
      </w:r>
      <w:r w:rsidR="000A78AD">
        <w:rPr>
          <w:rFonts w:ascii="Times New Roman" w:hAnsi="Times New Roman" w:cs="Times New Roman"/>
        </w:rPr>
        <w:t xml:space="preserve">only </w:t>
      </w:r>
      <w:r w:rsidR="002F4018">
        <w:rPr>
          <w:rFonts w:ascii="Times New Roman" w:hAnsi="Times New Roman" w:cs="Times New Roman"/>
        </w:rPr>
        <w:t>large</w:t>
      </w:r>
      <w:r w:rsidR="000A78AD">
        <w:rPr>
          <w:rFonts w:ascii="Times New Roman" w:hAnsi="Times New Roman" w:cs="Times New Roman"/>
        </w:rPr>
        <w:t>-bodied</w:t>
      </w:r>
      <w:r w:rsidR="002F4018">
        <w:rPr>
          <w:rFonts w:ascii="Times New Roman" w:hAnsi="Times New Roman" w:cs="Times New Roman"/>
        </w:rPr>
        <w:t xml:space="preserve"> frugivores </w:t>
      </w:r>
      <w:r w:rsidR="002A7038">
        <w:rPr>
          <w:rFonts w:ascii="Times New Roman" w:hAnsi="Times New Roman" w:cs="Times New Roman"/>
        </w:rPr>
        <w:t xml:space="preserve">are </w:t>
      </w:r>
      <w:r w:rsidR="0057212C">
        <w:rPr>
          <w:rFonts w:ascii="Times New Roman" w:hAnsi="Times New Roman" w:cs="Times New Roman"/>
        </w:rPr>
        <w:t xml:space="preserve">able to </w:t>
      </w:r>
      <w:r w:rsidR="000A78AD">
        <w:rPr>
          <w:rFonts w:ascii="Times New Roman" w:hAnsi="Times New Roman" w:cs="Times New Roman"/>
        </w:rPr>
        <w:t xml:space="preserve">fully </w:t>
      </w:r>
      <w:r w:rsidR="00FE7298">
        <w:rPr>
          <w:rFonts w:ascii="Times New Roman" w:hAnsi="Times New Roman" w:cs="Times New Roman"/>
        </w:rPr>
        <w:t xml:space="preserve">ingest </w:t>
      </w:r>
      <w:r w:rsidR="005214E9">
        <w:rPr>
          <w:rFonts w:ascii="Times New Roman" w:hAnsi="Times New Roman" w:cs="Times New Roman"/>
        </w:rPr>
        <w:t xml:space="preserve">and disperse </w:t>
      </w:r>
      <w:r w:rsidR="0057212C">
        <w:rPr>
          <w:rFonts w:ascii="Times New Roman" w:hAnsi="Times New Roman" w:cs="Times New Roman"/>
        </w:rPr>
        <w:t>large fruits</w:t>
      </w:r>
      <w:r w:rsidR="00AF4A86">
        <w:rPr>
          <w:rFonts w:ascii="Times New Roman" w:hAnsi="Times New Roman" w:cs="Times New Roman"/>
        </w:rPr>
        <w:t xml:space="preserve"> </w:t>
      </w:r>
      <w:r w:rsidR="00AF4A86">
        <w:rPr>
          <w:rFonts w:ascii="Times New Roman" w:hAnsi="Times New Roman" w:cs="Times New Roman"/>
        </w:rPr>
        <w:fldChar w:fldCharType="begin"/>
      </w:r>
      <w:r w:rsidR="00AF4A86">
        <w:rPr>
          <w:rFonts w:ascii="Times New Roman" w:hAnsi="Times New Roman" w:cs="Times New Roman"/>
        </w:rPr>
        <w:instrText xml:space="preserve"> ADDIN EN.CITE &lt;EndNote&gt;&lt;Cite&gt;&lt;Author&gt;Guimarães&lt;/Author&gt;&lt;Year&gt;2008&lt;/Year&gt;&lt;RecNum&gt;91&lt;/RecNum&gt;&lt;DisplayText&gt;(Guimarães&lt;style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00AF4A86">
        <w:rPr>
          <w:rFonts w:ascii="Times New Roman" w:hAnsi="Times New Roman" w:cs="Times New Roman"/>
        </w:rPr>
        <w:fldChar w:fldCharType="separate"/>
      </w:r>
      <w:r w:rsidR="00AF4A86">
        <w:rPr>
          <w:rFonts w:ascii="Times New Roman" w:hAnsi="Times New Roman" w:cs="Times New Roman"/>
          <w:noProof/>
        </w:rPr>
        <w:t>(Guimarães</w:t>
      </w:r>
      <w:r w:rsidR="00AF4A86" w:rsidRPr="00AF4A86">
        <w:rPr>
          <w:rFonts w:ascii="Times New Roman" w:hAnsi="Times New Roman" w:cs="Times New Roman"/>
          <w:i/>
          <w:noProof/>
        </w:rPr>
        <w:t xml:space="preserve"> et al.</w:t>
      </w:r>
      <w:r w:rsidR="00AF4A86">
        <w:rPr>
          <w:rFonts w:ascii="Times New Roman" w:hAnsi="Times New Roman" w:cs="Times New Roman"/>
          <w:noProof/>
        </w:rPr>
        <w:t>, 2008)</w:t>
      </w:r>
      <w:r w:rsidR="00AF4A86">
        <w:rPr>
          <w:rFonts w:ascii="Times New Roman" w:hAnsi="Times New Roman" w:cs="Times New Roman"/>
        </w:rPr>
        <w:fldChar w:fldCharType="end"/>
      </w:r>
      <w:r w:rsidR="005214E9">
        <w:rPr>
          <w:rFonts w:ascii="Times New Roman" w:hAnsi="Times New Roman" w:cs="Times New Roman"/>
        </w:rPr>
        <w:t>.</w:t>
      </w:r>
      <w:r w:rsidR="002F4018">
        <w:rPr>
          <w:rFonts w:ascii="Times New Roman" w:hAnsi="Times New Roman" w:cs="Times New Roman"/>
        </w:rPr>
        <w:t xml:space="preserve"> </w:t>
      </w:r>
      <w:r w:rsidR="005214E9">
        <w:rPr>
          <w:rFonts w:ascii="Times New Roman" w:hAnsi="Times New Roman" w:cs="Times New Roman"/>
        </w:rPr>
        <w:t>The loss of large-bodied frugivores</w:t>
      </w:r>
      <w:r w:rsidR="00F957C1">
        <w:rPr>
          <w:rFonts w:ascii="Times New Roman" w:hAnsi="Times New Roman" w:cs="Times New Roman"/>
        </w:rPr>
        <w:t xml:space="preserve"> </w:t>
      </w:r>
      <w:r w:rsidR="00FE7298">
        <w:rPr>
          <w:rFonts w:ascii="Times New Roman" w:hAnsi="Times New Roman" w:cs="Times New Roman"/>
        </w:rPr>
        <w:t xml:space="preserve">can therefore </w:t>
      </w:r>
      <w:r w:rsidR="008E3E6C">
        <w:rPr>
          <w:rFonts w:ascii="Times New Roman" w:hAnsi="Times New Roman" w:cs="Times New Roman"/>
        </w:rPr>
        <w:t xml:space="preserve">result in </w:t>
      </w:r>
      <w:r w:rsidR="008E3E6C" w:rsidRPr="00C60747">
        <w:rPr>
          <w:rFonts w:ascii="Times New Roman" w:hAnsi="Times New Roman" w:cs="Times New Roman"/>
        </w:rPr>
        <w:t>negative consequences for</w:t>
      </w:r>
      <w:r w:rsidR="008E3E6C">
        <w:rPr>
          <w:rFonts w:ascii="Times New Roman" w:hAnsi="Times New Roman" w:cs="Times New Roman"/>
        </w:rPr>
        <w:t xml:space="preserve"> </w:t>
      </w:r>
      <w:r w:rsidR="008E3E6C" w:rsidRPr="00C60747">
        <w:rPr>
          <w:rFonts w:ascii="Times New Roman" w:hAnsi="Times New Roman" w:cs="Times New Roman"/>
        </w:rPr>
        <w:t>plant</w:t>
      </w:r>
      <w:r w:rsidR="00FE7298">
        <w:rPr>
          <w:rFonts w:ascii="Times New Roman" w:hAnsi="Times New Roman" w:cs="Times New Roman"/>
        </w:rPr>
        <w:t xml:space="preserve"> recruitment</w:t>
      </w:r>
      <w:r w:rsidR="000231F7">
        <w:rPr>
          <w:rFonts w:ascii="Times New Roman" w:hAnsi="Times New Roman" w:cs="Times New Roman"/>
        </w:rPr>
        <w:t xml:space="preserve">, </w:t>
      </w:r>
      <w:r w:rsidR="008E3E6C" w:rsidRPr="00C60747">
        <w:rPr>
          <w:rFonts w:ascii="Times New Roman" w:hAnsi="Times New Roman" w:cs="Times New Roman"/>
        </w:rPr>
        <w:t>population</w:t>
      </w:r>
      <w:r w:rsidR="000231F7">
        <w:rPr>
          <w:rFonts w:ascii="Times New Roman" w:hAnsi="Times New Roman" w:cs="Times New Roman"/>
        </w:rPr>
        <w:t xml:space="preserve"> structure and geographic range</w:t>
      </w:r>
      <w:r w:rsidR="00FE7298">
        <w:rPr>
          <w:rFonts w:ascii="Times New Roman" w:hAnsi="Times New Roman" w:cs="Times New Roman"/>
        </w:rPr>
        <w:t xml:space="preserve"> dynamics</w:t>
      </w:r>
      <w:r w:rsidR="008E3E6C">
        <w:rPr>
          <w:rFonts w:ascii="Times New Roman" w:hAnsi="Times New Roman" w:cs="Times New Roman"/>
        </w:rPr>
        <w:t xml:space="preserve"> </w:t>
      </w:r>
      <w:r w:rsidR="0057212C">
        <w:rPr>
          <w:rFonts w:ascii="Times New Roman" w:hAnsi="Times New Roman" w:cs="Times New Roman"/>
        </w:rPr>
        <w:fldChar w:fldCharType="begin">
          <w:fldData xml:space="preserve">PEVuZE5vdGU+PENpdGU+PEF1dGhvcj5HdWltYXLDo2VzPC9BdXRob3I+PFllYXI+MjAwODwvWWVh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=
</w:fldData>
        </w:fldChar>
      </w:r>
      <w:r w:rsidR="005D2865">
        <w:rPr>
          <w:rFonts w:ascii="Times New Roman" w:hAnsi="Times New Roman" w:cs="Times New Roman"/>
        </w:rPr>
        <w:instrText xml:space="preserve"> ADDIN EN.CITE </w:instrText>
      </w:r>
      <w:r w:rsidR="005D2865">
        <w:rPr>
          <w:rFonts w:ascii="Times New Roman" w:hAnsi="Times New Roman" w:cs="Times New Roman"/>
        </w:rPr>
        <w:fldChar w:fldCharType="begin">
          <w:fldData xml:space="preserve">PEVuZE5vdGU+PENpdGU+PEF1dGhvcj5HdWltYXLDo2VzPC9BdXRob3I+PFllYXI+MjAwODwvWWVh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=
</w:fldData>
        </w:fldChar>
      </w:r>
      <w:r w:rsidR="005D2865">
        <w:rPr>
          <w:rFonts w:ascii="Times New Roman" w:hAnsi="Times New Roman" w:cs="Times New Roman"/>
        </w:rPr>
        <w:instrText xml:space="preserve"> ADDIN EN.CITE.DATA </w:instrText>
      </w:r>
      <w:r w:rsidR="005D2865">
        <w:rPr>
          <w:rFonts w:ascii="Times New Roman" w:hAnsi="Times New Roman" w:cs="Times New Roman"/>
        </w:rPr>
      </w:r>
      <w:r w:rsidR="005D2865">
        <w:rPr>
          <w:rFonts w:ascii="Times New Roman" w:hAnsi="Times New Roman" w:cs="Times New Roman"/>
        </w:rPr>
        <w:fldChar w:fldCharType="end"/>
      </w:r>
      <w:r w:rsidR="0057212C">
        <w:rPr>
          <w:rFonts w:ascii="Times New Roman" w:hAnsi="Times New Roman" w:cs="Times New Roman"/>
        </w:rPr>
      </w:r>
      <w:r w:rsidR="0057212C">
        <w:rPr>
          <w:rFonts w:ascii="Times New Roman" w:hAnsi="Times New Roman" w:cs="Times New Roman"/>
        </w:rPr>
        <w:fldChar w:fldCharType="separate"/>
      </w:r>
      <w:r w:rsidR="0057212C">
        <w:rPr>
          <w:rFonts w:ascii="Times New Roman" w:hAnsi="Times New Roman" w:cs="Times New Roman"/>
          <w:noProof/>
        </w:rPr>
        <w:t>(Guimarães</w:t>
      </w:r>
      <w:r w:rsidR="0057212C" w:rsidRPr="0057212C">
        <w:rPr>
          <w:rFonts w:ascii="Times New Roman" w:hAnsi="Times New Roman" w:cs="Times New Roman"/>
          <w:i/>
          <w:noProof/>
        </w:rPr>
        <w:t xml:space="preserve"> et al.</w:t>
      </w:r>
      <w:r w:rsidR="0057212C">
        <w:rPr>
          <w:rFonts w:ascii="Times New Roman" w:hAnsi="Times New Roman" w:cs="Times New Roman"/>
          <w:noProof/>
        </w:rPr>
        <w:t>, 2008; Galetti</w:t>
      </w:r>
      <w:r w:rsidR="0057212C" w:rsidRPr="0057212C">
        <w:rPr>
          <w:rFonts w:ascii="Times New Roman" w:hAnsi="Times New Roman" w:cs="Times New Roman"/>
          <w:i/>
          <w:noProof/>
        </w:rPr>
        <w:t xml:space="preserve"> et al.</w:t>
      </w:r>
      <w:r w:rsidR="0057212C">
        <w:rPr>
          <w:rFonts w:ascii="Times New Roman" w:hAnsi="Times New Roman" w:cs="Times New Roman"/>
          <w:noProof/>
        </w:rPr>
        <w:t>, 2013)</w:t>
      </w:r>
      <w:r w:rsidR="0057212C">
        <w:rPr>
          <w:rFonts w:ascii="Times New Roman" w:hAnsi="Times New Roman" w:cs="Times New Roman"/>
        </w:rPr>
        <w:fldChar w:fldCharType="end"/>
      </w:r>
      <w:r w:rsidR="00F957C1">
        <w:rPr>
          <w:rFonts w:ascii="Times New Roman" w:hAnsi="Times New Roman" w:cs="Times New Roman"/>
        </w:rPr>
        <w:t>.</w:t>
      </w:r>
      <w:r w:rsidR="00F957C1" w:rsidRPr="00BC2536">
        <w:rPr>
          <w:rFonts w:ascii="Times New Roman" w:hAnsi="Times New Roman" w:cs="Times New Roman"/>
        </w:rPr>
        <w:t xml:space="preserve"> </w:t>
      </w:r>
      <w:r w:rsidR="000231F7">
        <w:rPr>
          <w:rFonts w:ascii="Times New Roman" w:hAnsi="Times New Roman" w:cs="Times New Roman"/>
        </w:rPr>
        <w:t>In areas where</w:t>
      </w:r>
      <w:r w:rsidR="003A5307">
        <w:rPr>
          <w:rFonts w:ascii="Times New Roman" w:hAnsi="Times New Roman" w:cs="Times New Roman"/>
        </w:rPr>
        <w:t xml:space="preserve"> large-seeded or large-fruited </w:t>
      </w:r>
      <w:r w:rsidR="003A5307" w:rsidRPr="00CE23E5">
        <w:rPr>
          <w:rFonts w:ascii="Times New Roman" w:hAnsi="Times New Roman" w:cs="Times New Roman"/>
        </w:rPr>
        <w:t xml:space="preserve">plants </w:t>
      </w:r>
      <w:r w:rsidR="000231F7">
        <w:rPr>
          <w:rFonts w:ascii="Times New Roman" w:hAnsi="Times New Roman" w:cs="Times New Roman"/>
        </w:rPr>
        <w:t xml:space="preserve">occur </w:t>
      </w:r>
      <w:r w:rsidR="00A54063">
        <w:rPr>
          <w:rFonts w:ascii="Times New Roman" w:hAnsi="Times New Roman" w:cs="Times New Roman"/>
        </w:rPr>
        <w:t>without present-day dispersers</w:t>
      </w:r>
      <w:r w:rsidR="000231F7">
        <w:rPr>
          <w:rFonts w:ascii="Times New Roman" w:hAnsi="Times New Roman" w:cs="Times New Roman"/>
        </w:rPr>
        <w:t>, the presence</w:t>
      </w:r>
      <w:r w:rsidR="0059139F">
        <w:rPr>
          <w:rFonts w:ascii="Times New Roman" w:hAnsi="Times New Roman" w:cs="Times New Roman"/>
        </w:rPr>
        <w:t xml:space="preserve"> of large-fruited plant lineages </w:t>
      </w:r>
      <w:r w:rsidR="000231F7">
        <w:rPr>
          <w:rFonts w:ascii="Times New Roman" w:hAnsi="Times New Roman" w:cs="Times New Roman"/>
        </w:rPr>
        <w:t>might</w:t>
      </w:r>
      <w:r w:rsidR="003A5307" w:rsidRPr="00CE23E5">
        <w:rPr>
          <w:rFonts w:ascii="Times New Roman" w:hAnsi="Times New Roman" w:cs="Times New Roman"/>
        </w:rPr>
        <w:t xml:space="preserve"> </w:t>
      </w:r>
      <w:r w:rsidR="00A54063">
        <w:rPr>
          <w:rFonts w:ascii="Times New Roman" w:hAnsi="Times New Roman" w:cs="Times New Roman"/>
        </w:rPr>
        <w:t xml:space="preserve">represent </w:t>
      </w:r>
      <w:r w:rsidR="003A5307" w:rsidRPr="00CE23E5">
        <w:rPr>
          <w:rFonts w:ascii="Times New Roman" w:hAnsi="Times New Roman" w:cs="Times New Roman"/>
        </w:rPr>
        <w:t>disrupted</w:t>
      </w:r>
      <w:r w:rsidR="003A5307">
        <w:rPr>
          <w:rFonts w:ascii="Times New Roman" w:hAnsi="Times New Roman" w:cs="Times New Roman"/>
        </w:rPr>
        <w:t xml:space="preserve"> </w:t>
      </w:r>
      <w:r w:rsidR="000231F7">
        <w:rPr>
          <w:rFonts w:ascii="Times New Roman" w:hAnsi="Times New Roman" w:cs="Times New Roman"/>
        </w:rPr>
        <w:t>or</w:t>
      </w:r>
      <w:r w:rsidR="00A54063">
        <w:rPr>
          <w:rFonts w:ascii="Times New Roman" w:hAnsi="Times New Roman" w:cs="Times New Roman"/>
        </w:rPr>
        <w:t xml:space="preserve"> anachronistic </w:t>
      </w:r>
      <w:r w:rsidR="003A5307" w:rsidRPr="00CE23E5">
        <w:rPr>
          <w:rFonts w:ascii="Times New Roman" w:hAnsi="Times New Roman" w:cs="Times New Roman"/>
        </w:rPr>
        <w:t xml:space="preserve">mutualisms with megafaunal species that </w:t>
      </w:r>
      <w:r w:rsidR="00A54063">
        <w:rPr>
          <w:rFonts w:ascii="Times New Roman" w:hAnsi="Times New Roman" w:cs="Times New Roman"/>
        </w:rPr>
        <w:t xml:space="preserve">have disappeared or </w:t>
      </w:r>
      <w:r w:rsidR="000231F7">
        <w:rPr>
          <w:rFonts w:ascii="Times New Roman" w:hAnsi="Times New Roman" w:cs="Times New Roman"/>
        </w:rPr>
        <w:t>have gone</w:t>
      </w:r>
      <w:r w:rsidR="00A54063">
        <w:rPr>
          <w:rFonts w:ascii="Times New Roman" w:hAnsi="Times New Roman" w:cs="Times New Roman"/>
        </w:rPr>
        <w:t xml:space="preserve"> </w:t>
      </w:r>
      <w:r w:rsidR="000231F7">
        <w:rPr>
          <w:rFonts w:ascii="Times New Roman" w:hAnsi="Times New Roman" w:cs="Times New Roman"/>
        </w:rPr>
        <w:t xml:space="preserve">at least </w:t>
      </w:r>
      <w:r w:rsidR="00A54063">
        <w:rPr>
          <w:rFonts w:ascii="Times New Roman" w:hAnsi="Times New Roman" w:cs="Times New Roman"/>
        </w:rPr>
        <w:t>functionally</w:t>
      </w:r>
      <w:r w:rsidR="00A54063" w:rsidRPr="00CE23E5">
        <w:rPr>
          <w:rFonts w:ascii="Times New Roman" w:hAnsi="Times New Roman" w:cs="Times New Roman"/>
        </w:rPr>
        <w:t xml:space="preserve"> </w:t>
      </w:r>
      <w:r w:rsidR="00976167">
        <w:rPr>
          <w:rFonts w:ascii="Times New Roman" w:hAnsi="Times New Roman" w:cs="Times New Roman"/>
        </w:rPr>
        <w:fldChar w:fldCharType="begin">
          <w:fldData xml:space="preserve">PEVuZE5vdGU+PENpdGU+PEF1dGhvcj5KYW56ZW48L0F1dGhvcj48WWVhcj4xOTgyPC9ZZWFyPjxS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==
</w:fldData>
        </w:fldChar>
      </w:r>
      <w:r w:rsidR="00976167">
        <w:rPr>
          <w:rFonts w:ascii="Times New Roman" w:hAnsi="Times New Roman" w:cs="Times New Roman"/>
        </w:rPr>
        <w:instrText xml:space="preserve"> ADDIN EN.CITE </w:instrText>
      </w:r>
      <w:r w:rsidR="00976167">
        <w:rPr>
          <w:rFonts w:ascii="Times New Roman" w:hAnsi="Times New Roman" w:cs="Times New Roman"/>
        </w:rPr>
        <w:fldChar w:fldCharType="begin">
          <w:fldData xml:space="preserve">PEVuZE5vdGU+PENpdGU+PEF1dGhvcj5KYW56ZW48L0F1dGhvcj48WWVhcj4xOTgyPC9ZZWFyPjxS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==
</w:fldData>
        </w:fldChar>
      </w:r>
      <w:r w:rsidR="00976167">
        <w:rPr>
          <w:rFonts w:ascii="Times New Roman" w:hAnsi="Times New Roman" w:cs="Times New Roman"/>
        </w:rPr>
        <w:instrText xml:space="preserve"> ADDIN EN.CITE.DATA </w:instrText>
      </w:r>
      <w:r w:rsidR="00976167">
        <w:rPr>
          <w:rFonts w:ascii="Times New Roman" w:hAnsi="Times New Roman" w:cs="Times New Roman"/>
        </w:rPr>
      </w:r>
      <w:r w:rsidR="00976167">
        <w:rPr>
          <w:rFonts w:ascii="Times New Roman" w:hAnsi="Times New Roman" w:cs="Times New Roman"/>
        </w:rPr>
        <w:fldChar w:fldCharType="end"/>
      </w:r>
      <w:r w:rsidR="00976167">
        <w:rPr>
          <w:rFonts w:ascii="Times New Roman" w:hAnsi="Times New Roman" w:cs="Times New Roman"/>
        </w:rPr>
      </w:r>
      <w:r w:rsidR="00976167">
        <w:rPr>
          <w:rFonts w:ascii="Times New Roman" w:hAnsi="Times New Roman" w:cs="Times New Roman"/>
        </w:rPr>
        <w:fldChar w:fldCharType="separate"/>
      </w:r>
      <w:r w:rsidR="00976167">
        <w:rPr>
          <w:rFonts w:ascii="Times New Roman" w:hAnsi="Times New Roman" w:cs="Times New Roman"/>
          <w:noProof/>
        </w:rPr>
        <w:t>(Janzen &amp; Martin, 1982; Guimarães</w:t>
      </w:r>
      <w:r w:rsidR="00976167" w:rsidRPr="00976167">
        <w:rPr>
          <w:rFonts w:ascii="Times New Roman" w:hAnsi="Times New Roman" w:cs="Times New Roman"/>
          <w:i/>
          <w:noProof/>
        </w:rPr>
        <w:t xml:space="preserve"> et al.</w:t>
      </w:r>
      <w:r w:rsidR="00976167">
        <w:rPr>
          <w:rFonts w:ascii="Times New Roman" w:hAnsi="Times New Roman" w:cs="Times New Roman"/>
          <w:noProof/>
        </w:rPr>
        <w:t>, 2008; Galetti</w:t>
      </w:r>
      <w:r w:rsidR="00976167" w:rsidRPr="00976167">
        <w:rPr>
          <w:rFonts w:ascii="Times New Roman" w:hAnsi="Times New Roman" w:cs="Times New Roman"/>
          <w:i/>
          <w:noProof/>
        </w:rPr>
        <w:t xml:space="preserve"> et al.</w:t>
      </w:r>
      <w:r w:rsidR="00976167">
        <w:rPr>
          <w:rFonts w:ascii="Times New Roman" w:hAnsi="Times New Roman" w:cs="Times New Roman"/>
          <w:noProof/>
        </w:rPr>
        <w:t>, 2013; Federman</w:t>
      </w:r>
      <w:r w:rsidR="00976167" w:rsidRPr="00976167">
        <w:rPr>
          <w:rFonts w:ascii="Times New Roman" w:hAnsi="Times New Roman" w:cs="Times New Roman"/>
          <w:i/>
          <w:noProof/>
        </w:rPr>
        <w:t xml:space="preserve"> et al.</w:t>
      </w:r>
      <w:r w:rsidR="00976167">
        <w:rPr>
          <w:rFonts w:ascii="Times New Roman" w:hAnsi="Times New Roman" w:cs="Times New Roman"/>
          <w:noProof/>
        </w:rPr>
        <w:t>, 2016)</w:t>
      </w:r>
      <w:r w:rsidR="00976167">
        <w:rPr>
          <w:rFonts w:ascii="Times New Roman" w:hAnsi="Times New Roman" w:cs="Times New Roman"/>
        </w:rPr>
        <w:fldChar w:fldCharType="end"/>
      </w:r>
      <w:r w:rsidR="00F27B97">
        <w:rPr>
          <w:rFonts w:ascii="Times New Roman" w:hAnsi="Times New Roman" w:cs="Times New Roman"/>
        </w:rPr>
        <w:t xml:space="preserve">. </w:t>
      </w:r>
      <w:r w:rsidR="0087007F" w:rsidRPr="00853A47">
        <w:rPr>
          <w:rFonts w:ascii="Times New Roman" w:hAnsi="Times New Roman" w:cs="Times New Roman"/>
        </w:rPr>
        <w:t>For instance,</w:t>
      </w:r>
      <w:r w:rsidR="00F957C1">
        <w:rPr>
          <w:rFonts w:ascii="Times New Roman" w:hAnsi="Times New Roman" w:cs="Times New Roman"/>
        </w:rPr>
        <w:t xml:space="preserve"> </w:t>
      </w:r>
      <w:r w:rsidR="0087007F">
        <w:rPr>
          <w:rFonts w:ascii="Times New Roman" w:hAnsi="Times New Roman" w:cs="Times New Roman"/>
        </w:rPr>
        <w:t>the</w:t>
      </w:r>
      <w:r w:rsidR="00F957C1">
        <w:rPr>
          <w:rFonts w:ascii="Times New Roman" w:hAnsi="Times New Roman" w:cs="Times New Roman"/>
        </w:rPr>
        <w:t xml:space="preserve"> strong decline of elephants in </w:t>
      </w:r>
      <w:r w:rsidR="003A5307">
        <w:rPr>
          <w:rFonts w:ascii="Times New Roman" w:hAnsi="Times New Roman" w:cs="Times New Roman"/>
        </w:rPr>
        <w:t xml:space="preserve">Congo’s </w:t>
      </w:r>
      <w:r w:rsidR="00F957C1" w:rsidRPr="00BA3000">
        <w:rPr>
          <w:rFonts w:ascii="Times New Roman" w:hAnsi="Times New Roman" w:cs="Times New Roman"/>
        </w:rPr>
        <w:t xml:space="preserve">tropical </w:t>
      </w:r>
      <w:r w:rsidR="003A5307">
        <w:rPr>
          <w:rFonts w:ascii="Times New Roman" w:hAnsi="Times New Roman" w:cs="Times New Roman"/>
        </w:rPr>
        <w:t xml:space="preserve">lowland </w:t>
      </w:r>
      <w:r w:rsidR="00F957C1" w:rsidRPr="00BA3000">
        <w:rPr>
          <w:rFonts w:ascii="Times New Roman" w:hAnsi="Times New Roman" w:cs="Times New Roman"/>
        </w:rPr>
        <w:t>forest</w:t>
      </w:r>
      <w:r w:rsidR="003A5307">
        <w:rPr>
          <w:rFonts w:ascii="Times New Roman" w:hAnsi="Times New Roman" w:cs="Times New Roman"/>
        </w:rPr>
        <w:t>s</w:t>
      </w:r>
      <w:r w:rsidR="00F957C1">
        <w:rPr>
          <w:rFonts w:ascii="Times New Roman" w:hAnsi="Times New Roman" w:cs="Times New Roman"/>
          <w:b/>
        </w:rPr>
        <w:t xml:space="preserve"> </w:t>
      </w:r>
      <w:r w:rsidR="007B01B7">
        <w:rPr>
          <w:rFonts w:ascii="Times New Roman" w:hAnsi="Times New Roman" w:cs="Times New Roman"/>
        </w:rPr>
        <w:t xml:space="preserve">has been shown </w:t>
      </w:r>
      <w:r w:rsidR="000231F7">
        <w:rPr>
          <w:rFonts w:ascii="Times New Roman" w:hAnsi="Times New Roman" w:cs="Times New Roman"/>
        </w:rPr>
        <w:t>to disrupt the</w:t>
      </w:r>
      <w:r w:rsidR="00F957C1" w:rsidRPr="00BA3000">
        <w:rPr>
          <w:rFonts w:ascii="Times New Roman" w:hAnsi="Times New Roman" w:cs="Times New Roman"/>
        </w:rPr>
        <w:t xml:space="preserve"> seed dispersal </w:t>
      </w:r>
      <w:r w:rsidR="000231F7">
        <w:rPr>
          <w:rFonts w:ascii="Times New Roman" w:hAnsi="Times New Roman" w:cs="Times New Roman"/>
        </w:rPr>
        <w:t>of</w:t>
      </w:r>
      <w:r w:rsidR="00F957C1" w:rsidRPr="00BA3000">
        <w:rPr>
          <w:rFonts w:ascii="Times New Roman" w:hAnsi="Times New Roman" w:cs="Times New Roman"/>
        </w:rPr>
        <w:t xml:space="preserve"> </w:t>
      </w:r>
      <w:r w:rsidR="000231F7">
        <w:rPr>
          <w:rFonts w:ascii="Times New Roman" w:hAnsi="Times New Roman" w:cs="Times New Roman"/>
        </w:rPr>
        <w:t>most</w:t>
      </w:r>
      <w:r w:rsidR="003B66A3">
        <w:rPr>
          <w:rFonts w:ascii="Times New Roman" w:hAnsi="Times New Roman" w:cs="Times New Roman"/>
        </w:rPr>
        <w:t xml:space="preserve"> </w:t>
      </w:r>
      <w:r w:rsidR="000231F7">
        <w:rPr>
          <w:rFonts w:ascii="Times New Roman" w:hAnsi="Times New Roman" w:cs="Times New Roman"/>
        </w:rPr>
        <w:t>megafauna-</w:t>
      </w:r>
      <w:r w:rsidR="003B66A3">
        <w:rPr>
          <w:rFonts w:ascii="Times New Roman" w:hAnsi="Times New Roman" w:cs="Times New Roman"/>
        </w:rPr>
        <w:t>dispersed</w:t>
      </w:r>
      <w:r w:rsidR="00F957C1">
        <w:rPr>
          <w:rFonts w:ascii="Times New Roman" w:hAnsi="Times New Roman" w:cs="Times New Roman"/>
        </w:rPr>
        <w:t xml:space="preserve"> trees </w:t>
      </w:r>
      <w:r w:rsidR="0020645C">
        <w:rPr>
          <w:rFonts w:ascii="Times New Roman" w:hAnsi="Times New Roman" w:cs="Times New Roman"/>
        </w:rPr>
        <w:fldChar w:fldCharType="begin"/>
      </w:r>
      <w:r w:rsidR="00234B50">
        <w:rPr>
          <w:rFonts w:ascii="Times New Roman" w:hAnsi="Times New Roman" w:cs="Times New Roman"/>
        </w:rPr>
        <w:instrText xml:space="preserve"> ADDIN EN.CITE &lt;EndNote&gt;&lt;Cite&gt;&lt;Author&gt;Beaune&lt;/Author&gt;&lt;Year&gt;2013&lt;/Year&gt;&lt;RecNum&gt;17&lt;/RecNum&gt;&lt;DisplayText&gt;(Beaune&lt;style face="italic"&gt; et al.&lt;/style&gt;, 2013)&lt;/DisplayText&gt;&lt;record&gt;&lt;rec-number&gt;17&lt;/rec-number&gt;&lt;foreign-keys&gt;&lt;key app="EN" db-id="9xdtxzfffxtpt2e59vsvde599ear9ts52rap" timestamp="1445350538"&gt;17&lt;/key&gt;&lt;/foreign-keys&gt;&lt;ref-type name="Journal Article"&gt;17&lt;/ref-type&gt;&lt;contributors&gt;&lt;authors&gt;&lt;author&gt;Beaune, D.&lt;/author&gt;&lt;author&gt;Fruth, B.&lt;/author&gt;&lt;author&gt;Bollache, L.&lt;/author&gt;&lt;author&gt;Hohmann, G.&lt;/author&gt;&lt;author&gt;Bretagnolle, F.&lt;/author&gt;&lt;/authors&gt;&lt;/contributors&gt;&lt;titles&gt;&lt;title&gt;Doom of the elephant-dependent trees in a Congo tropical forest&lt;/title&gt;&lt;secondary-title&gt;Forest Ecology and Management&lt;/secondary-title&gt;&lt;/titles&gt;&lt;periodical&gt;&lt;full-title&gt;Forest Ecology and Management&lt;/full-title&gt;&lt;/periodical&gt;&lt;pages&gt;109–117&lt;/pages&gt;&lt;volume&gt;295&lt;/volume&gt;&lt;dates&gt;&lt;year&gt;2013&lt;/year&gt;&lt;pub-dates&gt;&lt;date&gt;May 1&lt;/date&gt;&lt;/pub-dates&gt;&lt;/dates&gt;&lt;isbn&gt;0378-1127&lt;/isbn&gt;&lt;accession-num&gt;WOS:000318323100013&lt;/accession-num&gt;&lt;urls&gt;&lt;related-urls&gt;&lt;url&gt;&amp;lt;Go to ISI&amp;gt;://WOS:000318323100013&lt;/url&gt;&lt;/related-urls&gt;&lt;/urls&gt;&lt;electronic-resource-num&gt;10.1016/j.foreco.2012.12.041&lt;/electronic-resource-num&gt;&lt;/record&gt;&lt;/Cite&gt;&lt;/EndNote&gt;</w:instrText>
      </w:r>
      <w:r w:rsidR="0020645C">
        <w:rPr>
          <w:rFonts w:ascii="Times New Roman" w:hAnsi="Times New Roman" w:cs="Times New Roman"/>
        </w:rPr>
        <w:fldChar w:fldCharType="separate"/>
      </w:r>
      <w:r w:rsidR="0020645C">
        <w:rPr>
          <w:rFonts w:ascii="Times New Roman" w:hAnsi="Times New Roman" w:cs="Times New Roman"/>
          <w:noProof/>
        </w:rPr>
        <w:t>(Beaune</w:t>
      </w:r>
      <w:r w:rsidR="0020645C" w:rsidRPr="0020645C">
        <w:rPr>
          <w:rFonts w:ascii="Times New Roman" w:hAnsi="Times New Roman" w:cs="Times New Roman"/>
          <w:i/>
          <w:noProof/>
        </w:rPr>
        <w:t xml:space="preserve"> et al.</w:t>
      </w:r>
      <w:r w:rsidR="0020645C">
        <w:rPr>
          <w:rFonts w:ascii="Times New Roman" w:hAnsi="Times New Roman" w:cs="Times New Roman"/>
          <w:noProof/>
        </w:rPr>
        <w:t>, 2013)</w:t>
      </w:r>
      <w:r w:rsidR="0020645C">
        <w:rPr>
          <w:rFonts w:ascii="Times New Roman" w:hAnsi="Times New Roman" w:cs="Times New Roman"/>
        </w:rPr>
        <w:fldChar w:fldCharType="end"/>
      </w:r>
      <w:r w:rsidR="00F957C1">
        <w:rPr>
          <w:rFonts w:ascii="Times New Roman" w:hAnsi="Times New Roman" w:cs="Times New Roman"/>
        </w:rPr>
        <w:t xml:space="preserve">. </w:t>
      </w:r>
      <w:r w:rsidR="009D6CDA">
        <w:rPr>
          <w:rFonts w:ascii="Times New Roman" w:hAnsi="Times New Roman" w:cs="Times New Roman"/>
        </w:rPr>
        <w:t>Similarly, t</w:t>
      </w:r>
      <w:r w:rsidR="000D1309">
        <w:rPr>
          <w:rFonts w:ascii="Times New Roman" w:hAnsi="Times New Roman" w:cs="Times New Roman"/>
        </w:rPr>
        <w:t xml:space="preserve">he </w:t>
      </w:r>
      <w:r w:rsidR="000D1309" w:rsidRPr="000D1309">
        <w:rPr>
          <w:rFonts w:ascii="Times New Roman" w:hAnsi="Times New Roman" w:cs="Times New Roman"/>
        </w:rPr>
        <w:t xml:space="preserve">elimination of the largest </w:t>
      </w:r>
      <w:r w:rsidR="009D6CDA">
        <w:rPr>
          <w:rFonts w:ascii="Times New Roman" w:hAnsi="Times New Roman" w:cs="Times New Roman"/>
        </w:rPr>
        <w:t xml:space="preserve">mammalian </w:t>
      </w:r>
      <w:r w:rsidR="000D1309" w:rsidRPr="000D1309">
        <w:rPr>
          <w:rFonts w:ascii="Times New Roman" w:hAnsi="Times New Roman" w:cs="Times New Roman"/>
        </w:rPr>
        <w:t>herbivores (elephants and rhinocer</w:t>
      </w:r>
      <w:r w:rsidR="001A401A">
        <w:rPr>
          <w:rFonts w:ascii="Times New Roman" w:hAnsi="Times New Roman" w:cs="Times New Roman"/>
        </w:rPr>
        <w:t xml:space="preserve">oses) from forests in tropical </w:t>
      </w:r>
      <w:r w:rsidR="000D1309" w:rsidRPr="000D1309">
        <w:rPr>
          <w:rFonts w:ascii="Times New Roman" w:hAnsi="Times New Roman" w:cs="Times New Roman"/>
        </w:rPr>
        <w:t>Asia</w:t>
      </w:r>
      <w:r w:rsidR="000D1309">
        <w:rPr>
          <w:rFonts w:ascii="Times New Roman" w:hAnsi="Times New Roman" w:cs="Times New Roman"/>
        </w:rPr>
        <w:t xml:space="preserve"> </w:t>
      </w:r>
      <w:r w:rsidR="009E73E8">
        <w:rPr>
          <w:rFonts w:ascii="Times New Roman" w:hAnsi="Times New Roman" w:cs="Times New Roman"/>
        </w:rPr>
        <w:t>has</w:t>
      </w:r>
      <w:r w:rsidR="000D1309">
        <w:rPr>
          <w:rFonts w:ascii="Times New Roman" w:hAnsi="Times New Roman" w:cs="Times New Roman"/>
        </w:rPr>
        <w:t xml:space="preserve"> </w:t>
      </w:r>
      <w:r w:rsidR="00FD4D37">
        <w:rPr>
          <w:rFonts w:ascii="Times New Roman" w:hAnsi="Times New Roman" w:cs="Times New Roman"/>
        </w:rPr>
        <w:t>strongly reduced</w:t>
      </w:r>
      <w:r w:rsidR="000D1309">
        <w:rPr>
          <w:rFonts w:ascii="Times New Roman" w:hAnsi="Times New Roman" w:cs="Times New Roman"/>
        </w:rPr>
        <w:t xml:space="preserve"> dispersal of </w:t>
      </w:r>
      <w:r w:rsidR="000D1309" w:rsidRPr="000D1309">
        <w:rPr>
          <w:rFonts w:ascii="Times New Roman" w:hAnsi="Times New Roman" w:cs="Times New Roman"/>
          <w:iCs/>
        </w:rPr>
        <w:t>megafauna</w:t>
      </w:r>
      <w:r w:rsidR="009E73E8">
        <w:rPr>
          <w:rFonts w:ascii="Times New Roman" w:hAnsi="Times New Roman" w:cs="Times New Roman"/>
          <w:iCs/>
        </w:rPr>
        <w:t>-dispersed</w:t>
      </w:r>
      <w:r w:rsidR="000D1309" w:rsidRPr="000D1309">
        <w:rPr>
          <w:rFonts w:ascii="Times New Roman" w:hAnsi="Times New Roman" w:cs="Times New Roman"/>
          <w:iCs/>
        </w:rPr>
        <w:t xml:space="preserve"> plants</w:t>
      </w:r>
      <w:r w:rsidR="009E73E8">
        <w:rPr>
          <w:rFonts w:ascii="Times New Roman" w:hAnsi="Times New Roman" w:cs="Times New Roman"/>
        </w:rPr>
        <w:t xml:space="preserve"> </w:t>
      </w:r>
      <w:r w:rsidR="0057212C">
        <w:rPr>
          <w:rFonts w:ascii="Times New Roman" w:hAnsi="Times New Roman" w:cs="Times New Roman"/>
          <w:iCs/>
        </w:rPr>
        <w:fldChar w:fldCharType="begin"/>
      </w:r>
      <w:r w:rsidR="00FA22D4">
        <w:rPr>
          <w:rFonts w:ascii="Times New Roman" w:hAnsi="Times New Roman" w:cs="Times New Roman"/>
          <w:iCs/>
        </w:rPr>
        <w:instrText xml:space="preserve"> ADDIN EN.CITE &lt;EndNote&gt;&lt;Cite&gt;&lt;Author&gt;Campos-Arceiz&lt;/Author&gt;&lt;Year&gt;2011&lt;/Year&gt;&lt;RecNum&gt;93&lt;/RecNum&gt;&lt;DisplayText&gt;(Campos-Arceiz &amp;amp; Blake, 2011)&lt;/DisplayText&gt;&lt;record&gt;&lt;rec-number&gt;93&lt;/rec-number&gt;&lt;foreign-keys&gt;&lt;key app="EN" db-id="9xdtxzfffxtpt2e59vsvde599ear9ts52rap" timestamp="1450701443"&gt;93&lt;/key&gt;&lt;/foreign-keys&gt;&lt;ref-type name="Journal Article"&gt;17&lt;/ref-type&gt;&lt;contributors&gt;&lt;authors&gt;&lt;author&gt;Campos-Arceiz, A.&lt;/author&gt;&lt;author&gt;Blake, S.&lt;/author&gt;&lt;/authors&gt;&lt;/contributors&gt;&lt;titles&gt;&lt;title&gt;Megagardeners of the forest–the role of elephants in seed dispersal&lt;/title&gt;&lt;secondary-title&gt;Acta Oecologica&lt;/secondary-title&gt;&lt;/titles&gt;&lt;periodical&gt;&lt;full-title&gt;Acta Oecologica&lt;/full-title&gt;&lt;/periodical&gt;&lt;pages&gt;542–553&lt;/pages&gt;&lt;volume&gt;37&lt;/volume&gt;&lt;number&gt;6&lt;/number&gt;&lt;dates&gt;&lt;year&gt;2011&lt;/year&gt;&lt;/dates&gt;&lt;isbn&gt;1146-609X&lt;/isbn&gt;&lt;urls&gt;&lt;/urls&gt;&lt;/record&gt;&lt;/Cite&gt;&lt;/EndNote&gt;</w:instrText>
      </w:r>
      <w:r w:rsidR="0057212C">
        <w:rPr>
          <w:rFonts w:ascii="Times New Roman" w:hAnsi="Times New Roman" w:cs="Times New Roman"/>
          <w:iCs/>
        </w:rPr>
        <w:fldChar w:fldCharType="separate"/>
      </w:r>
      <w:r w:rsidR="0057212C">
        <w:rPr>
          <w:rFonts w:ascii="Times New Roman" w:hAnsi="Times New Roman" w:cs="Times New Roman"/>
          <w:iCs/>
          <w:noProof/>
        </w:rPr>
        <w:t>(Campos-Arceiz &amp; Blake, 2011)</w:t>
      </w:r>
      <w:r w:rsidR="0057212C">
        <w:rPr>
          <w:rFonts w:ascii="Times New Roman" w:hAnsi="Times New Roman" w:cs="Times New Roman"/>
          <w:iCs/>
        </w:rPr>
        <w:fldChar w:fldCharType="end"/>
      </w:r>
      <w:r w:rsidR="000D1309">
        <w:rPr>
          <w:rFonts w:ascii="Times New Roman" w:hAnsi="Times New Roman" w:cs="Times New Roman"/>
          <w:iCs/>
        </w:rPr>
        <w:t>.</w:t>
      </w:r>
      <w:r w:rsidR="009E73E8">
        <w:rPr>
          <w:rFonts w:ascii="Times New Roman" w:hAnsi="Times New Roman" w:cs="Times New Roman"/>
          <w:iCs/>
        </w:rPr>
        <w:t xml:space="preserve"> </w:t>
      </w:r>
      <w:r w:rsidR="00392F63" w:rsidRPr="00014790">
        <w:rPr>
          <w:rFonts w:ascii="Times New Roman" w:hAnsi="Times New Roman" w:cs="Times New Roman"/>
          <w:iCs/>
        </w:rPr>
        <w:t xml:space="preserve">Nevertheless, </w:t>
      </w:r>
      <w:r w:rsidR="00792EC7">
        <w:rPr>
          <w:rFonts w:ascii="Times New Roman" w:hAnsi="Times New Roman" w:cs="Times New Roman"/>
          <w:iCs/>
        </w:rPr>
        <w:t>the</w:t>
      </w:r>
      <w:r w:rsidR="00392F63" w:rsidRPr="00014790">
        <w:rPr>
          <w:rFonts w:ascii="Times New Roman" w:hAnsi="Times New Roman" w:cs="Times New Roman"/>
          <w:iCs/>
        </w:rPr>
        <w:t xml:space="preserve"> consequences of megafauna disperser loss </w:t>
      </w:r>
      <w:r w:rsidR="00792EC7">
        <w:rPr>
          <w:rFonts w:ascii="Times New Roman" w:hAnsi="Times New Roman" w:cs="Times New Roman"/>
          <w:iCs/>
        </w:rPr>
        <w:t>at</w:t>
      </w:r>
      <w:r w:rsidR="00792EC7" w:rsidRPr="00014790">
        <w:rPr>
          <w:rFonts w:ascii="Times New Roman" w:hAnsi="Times New Roman" w:cs="Times New Roman"/>
          <w:iCs/>
        </w:rPr>
        <w:t xml:space="preserve"> </w:t>
      </w:r>
      <w:r w:rsidR="00392F63" w:rsidRPr="00014790">
        <w:rPr>
          <w:rFonts w:ascii="Times New Roman" w:hAnsi="Times New Roman" w:cs="Times New Roman"/>
          <w:iCs/>
        </w:rPr>
        <w:t xml:space="preserve">large geographical scales are still </w:t>
      </w:r>
      <w:r w:rsidR="00FD4D37">
        <w:rPr>
          <w:rFonts w:ascii="Times New Roman" w:hAnsi="Times New Roman" w:cs="Times New Roman"/>
          <w:iCs/>
        </w:rPr>
        <w:t>little</w:t>
      </w:r>
      <w:r w:rsidR="00392F63" w:rsidRPr="00014790">
        <w:rPr>
          <w:rFonts w:ascii="Times New Roman" w:hAnsi="Times New Roman" w:cs="Times New Roman"/>
          <w:iCs/>
        </w:rPr>
        <w:t xml:space="preserve"> explored.</w:t>
      </w:r>
    </w:p>
    <w:p w14:paraId="2A6F90F4" w14:textId="72E40AA0" w:rsidR="002D68C9" w:rsidRPr="001D3116" w:rsidRDefault="00B07FFB" w:rsidP="003A45F7">
      <w:pPr>
        <w:spacing w:after="120"/>
        <w:rPr>
          <w:rStyle w:val="Emphasis"/>
          <w:rFonts w:ascii="Times New Roman" w:hAnsi="Times New Roman" w:cs="Times New Roman"/>
          <w:i w:val="0"/>
          <w:iCs w:val="0"/>
        </w:rPr>
      </w:pPr>
      <w:r w:rsidRPr="00853A47">
        <w:rPr>
          <w:rFonts w:ascii="Times New Roman" w:hAnsi="Times New Roman" w:cs="Times New Roman"/>
        </w:rPr>
        <w:lastRenderedPageBreak/>
        <w:t>Palms</w:t>
      </w:r>
      <w:r w:rsidRPr="00FF6249">
        <w:rPr>
          <w:rFonts w:ascii="Times New Roman" w:hAnsi="Times New Roman" w:cs="Times New Roman"/>
        </w:rPr>
        <w:t xml:space="preserve"> (Arecaceae) are </w:t>
      </w:r>
      <w:r w:rsidR="00A27F67">
        <w:rPr>
          <w:rFonts w:ascii="Times New Roman" w:hAnsi="Times New Roman" w:cs="Times New Roman"/>
        </w:rPr>
        <w:t>a key component of</w:t>
      </w:r>
      <w:r w:rsidRPr="00FF6249">
        <w:rPr>
          <w:rFonts w:ascii="Times New Roman" w:hAnsi="Times New Roman" w:cs="Times New Roman"/>
        </w:rPr>
        <w:t xml:space="preserve"> trop</w:t>
      </w:r>
      <w:r w:rsidR="009F299A">
        <w:rPr>
          <w:rFonts w:ascii="Times New Roman" w:hAnsi="Times New Roman" w:cs="Times New Roman"/>
        </w:rPr>
        <w:t>ical and subtropical ecosystems</w:t>
      </w:r>
      <w:r w:rsidR="007A5905">
        <w:rPr>
          <w:rFonts w:ascii="Times New Roman" w:hAnsi="Times New Roman" w:cs="Times New Roman"/>
        </w:rPr>
        <w:t xml:space="preserve"> </w:t>
      </w:r>
      <w:r w:rsidR="007A5905">
        <w:rPr>
          <w:rFonts w:ascii="Times New Roman" w:hAnsi="Times New Roman" w:cs="Times New Roman"/>
        </w:rPr>
        <w:fldChar w:fldCharType="begin">
          <w:fldData xml:space="preserve">PEVuZE5vdGU+PENpdGU+PEF1dGhvcj5IZW5kZXJzb248L0F1dGhvcj48WWVhcj4yMDAyPC9ZZWFy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=
</w:fldData>
        </w:fldChar>
      </w:r>
      <w:r w:rsidR="00F25F1B">
        <w:rPr>
          <w:rFonts w:ascii="Times New Roman" w:hAnsi="Times New Roman" w:cs="Times New Roman"/>
        </w:rPr>
        <w:instrText xml:space="preserve"> ADDIN EN.CITE </w:instrText>
      </w:r>
      <w:r w:rsidR="00F25F1B">
        <w:rPr>
          <w:rFonts w:ascii="Times New Roman" w:hAnsi="Times New Roman" w:cs="Times New Roman"/>
        </w:rPr>
        <w:fldChar w:fldCharType="begin">
          <w:fldData xml:space="preserve">PEVuZE5vdGU+PENpdGU+PEF1dGhvcj5IZW5kZXJzb248L0F1dGhvcj48WWVhcj4yMDAyPC9ZZWFy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=
</w:fldData>
        </w:fldChar>
      </w:r>
      <w:r w:rsidR="00F25F1B">
        <w:rPr>
          <w:rFonts w:ascii="Times New Roman" w:hAnsi="Times New Roman" w:cs="Times New Roman"/>
        </w:rPr>
        <w:instrText xml:space="preserve"> ADDIN EN.CITE.DATA </w:instrText>
      </w:r>
      <w:r w:rsidR="00F25F1B">
        <w:rPr>
          <w:rFonts w:ascii="Times New Roman" w:hAnsi="Times New Roman" w:cs="Times New Roman"/>
        </w:rPr>
      </w:r>
      <w:r w:rsidR="00F25F1B">
        <w:rPr>
          <w:rFonts w:ascii="Times New Roman" w:hAnsi="Times New Roman" w:cs="Times New Roman"/>
        </w:rPr>
        <w:fldChar w:fldCharType="end"/>
      </w:r>
      <w:r w:rsidR="007A5905">
        <w:rPr>
          <w:rFonts w:ascii="Times New Roman" w:hAnsi="Times New Roman" w:cs="Times New Roman"/>
        </w:rPr>
      </w:r>
      <w:r w:rsidR="007A5905">
        <w:rPr>
          <w:rFonts w:ascii="Times New Roman" w:hAnsi="Times New Roman" w:cs="Times New Roman"/>
        </w:rPr>
        <w:fldChar w:fldCharType="separate"/>
      </w:r>
      <w:r w:rsidR="00F25F1B">
        <w:rPr>
          <w:rFonts w:ascii="Times New Roman" w:hAnsi="Times New Roman" w:cs="Times New Roman"/>
          <w:noProof/>
        </w:rPr>
        <w:t>(Henderson, 2002; Dransfield</w:t>
      </w:r>
      <w:r w:rsidR="00F25F1B" w:rsidRPr="00F25F1B">
        <w:rPr>
          <w:rFonts w:ascii="Times New Roman" w:hAnsi="Times New Roman" w:cs="Times New Roman"/>
          <w:i/>
          <w:noProof/>
        </w:rPr>
        <w:t xml:space="preserve"> et al.</w:t>
      </w:r>
      <w:r w:rsidR="00F25F1B">
        <w:rPr>
          <w:rFonts w:ascii="Times New Roman" w:hAnsi="Times New Roman" w:cs="Times New Roman"/>
          <w:noProof/>
        </w:rPr>
        <w:t>, 2008; Kissling</w:t>
      </w:r>
      <w:r w:rsidR="00F25F1B" w:rsidRPr="00F25F1B">
        <w:rPr>
          <w:rFonts w:ascii="Times New Roman" w:hAnsi="Times New Roman" w:cs="Times New Roman"/>
          <w:i/>
          <w:noProof/>
        </w:rPr>
        <w:t xml:space="preserve"> et al.</w:t>
      </w:r>
      <w:r w:rsidR="00F25F1B">
        <w:rPr>
          <w:rFonts w:ascii="Times New Roman" w:hAnsi="Times New Roman" w:cs="Times New Roman"/>
          <w:noProof/>
        </w:rPr>
        <w:t>, 2012b; Couvreur &amp; Baker, 2013)</w:t>
      </w:r>
      <w:r w:rsidR="007A5905">
        <w:rPr>
          <w:rFonts w:ascii="Times New Roman" w:hAnsi="Times New Roman" w:cs="Times New Roman"/>
        </w:rPr>
        <w:fldChar w:fldCharType="end"/>
      </w:r>
      <w:r w:rsidR="007A5905">
        <w:rPr>
          <w:rFonts w:ascii="Times New Roman" w:hAnsi="Times New Roman" w:cs="Times New Roman"/>
        </w:rPr>
        <w:t xml:space="preserve"> </w:t>
      </w:r>
      <w:r w:rsidR="009F299A">
        <w:rPr>
          <w:rFonts w:ascii="Times New Roman" w:hAnsi="Times New Roman" w:cs="Times New Roman"/>
        </w:rPr>
        <w:t xml:space="preserve">and a model system for </w:t>
      </w:r>
      <w:r w:rsidR="00A27F67">
        <w:rPr>
          <w:rFonts w:ascii="Times New Roman" w:hAnsi="Times New Roman" w:cs="Times New Roman"/>
        </w:rPr>
        <w:t xml:space="preserve">the ecology and evolution of </w:t>
      </w:r>
      <w:r w:rsidR="009F299A">
        <w:rPr>
          <w:rFonts w:ascii="Times New Roman" w:hAnsi="Times New Roman" w:cs="Times New Roman"/>
        </w:rPr>
        <w:t>tropical rainforests</w:t>
      </w:r>
      <w:r w:rsidR="00C05EAF">
        <w:rPr>
          <w:rFonts w:ascii="Times New Roman" w:hAnsi="Times New Roman" w:cs="Times New Roman"/>
        </w:rPr>
        <w:t xml:space="preserve"> </w:t>
      </w:r>
      <w:r w:rsidR="00C05EAF">
        <w:rPr>
          <w:rFonts w:ascii="Times New Roman" w:hAnsi="Times New Roman" w:cs="Times New Roman"/>
        </w:rPr>
        <w:fldChar w:fldCharType="begin"/>
      </w:r>
      <w:r w:rsidR="00C05EAF">
        <w:rPr>
          <w:rFonts w:ascii="Times New Roman" w:hAnsi="Times New Roman" w:cs="Times New Roman"/>
        </w:rPr>
        <w:instrText xml:space="preserve"> ADDIN EN.CITE &lt;EndNote&gt;&lt;Cite&gt;&lt;Author&gt;Couvreur&lt;/Author&gt;&lt;Year&gt;2013&lt;/Year&gt;&lt;RecNum&gt;86&lt;/RecNum&gt;&lt;DisplayText&gt;(Couvreur &amp;amp; Baker, 2013)&lt;/DisplayText&gt;&lt;record&gt;&lt;rec-number&gt;86&lt;/rec-number&gt;&lt;foreign-keys&gt;&lt;key app="EN" db-id="9xdtxzfffxtpt2e59vsvde599ear9ts52rap" timestamp="1448460990"&gt;86&lt;/key&gt;&lt;/foreign-keys&gt;&lt;ref-type name="Journal Article"&gt;17&lt;/ref-type&gt;&lt;contributors&gt;&lt;authors&gt;&lt;author&gt;Couvreur, T. L. P.&lt;/author&gt;&lt;author&gt;Baker, W. J.&lt;/author&gt;&lt;/authors&gt;&lt;/contributors&gt;&lt;titles&gt;&lt;title&gt;Tropical rain forest evolution: palms as a model group&lt;/title&gt;&lt;secondary-title&gt;BMC biology&lt;/secondary-title&gt;&lt;/titles&gt;&lt;periodical&gt;&lt;full-title&gt;BMC biology&lt;/full-title&gt;&lt;/periodical&gt;&lt;pages&gt;48&lt;/pages&gt;&lt;volume&gt;11&lt;/volume&gt;&lt;number&gt;1&lt;/number&gt;&lt;dates&gt;&lt;year&gt;2013&lt;/year&gt;&lt;/dates&gt;&lt;isbn&gt;1741-7007&lt;/isbn&gt;&lt;urls&gt;&lt;/urls&gt;&lt;/record&gt;&lt;/Cite&gt;&lt;/EndNote&gt;</w:instrText>
      </w:r>
      <w:r w:rsidR="00C05EAF">
        <w:rPr>
          <w:rFonts w:ascii="Times New Roman" w:hAnsi="Times New Roman" w:cs="Times New Roman"/>
        </w:rPr>
        <w:fldChar w:fldCharType="separate"/>
      </w:r>
      <w:r w:rsidR="00C05EAF">
        <w:rPr>
          <w:rFonts w:ascii="Times New Roman" w:hAnsi="Times New Roman" w:cs="Times New Roman"/>
          <w:noProof/>
        </w:rPr>
        <w:t>(Couvreur &amp; Baker, 2013)</w:t>
      </w:r>
      <w:r w:rsidR="00C05EAF">
        <w:rPr>
          <w:rFonts w:ascii="Times New Roman" w:hAnsi="Times New Roman" w:cs="Times New Roman"/>
        </w:rPr>
        <w:fldChar w:fldCharType="end"/>
      </w:r>
      <w:r w:rsidR="009F299A">
        <w:rPr>
          <w:rFonts w:ascii="Times New Roman" w:hAnsi="Times New Roman" w:cs="Times New Roman"/>
        </w:rPr>
        <w:t>.</w:t>
      </w:r>
      <w:r w:rsidR="00BF1389">
        <w:rPr>
          <w:rFonts w:ascii="Times New Roman" w:hAnsi="Times New Roman" w:cs="Times New Roman"/>
        </w:rPr>
        <w:t xml:space="preserve"> T</w:t>
      </w:r>
      <w:r w:rsidR="000B05DD">
        <w:rPr>
          <w:rFonts w:ascii="Times New Roman" w:hAnsi="Times New Roman" w:cs="Times New Roman"/>
        </w:rPr>
        <w:t>hey</w:t>
      </w:r>
      <w:r w:rsidRPr="00FF6249">
        <w:rPr>
          <w:rFonts w:ascii="Times New Roman" w:hAnsi="Times New Roman" w:cs="Times New Roman"/>
        </w:rPr>
        <w:t xml:space="preserve"> represent an important food source for a variety of frugivores </w:t>
      </w:r>
      <w:r w:rsidRPr="00FF6249">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R2FsZXR0aTxzdHlsZSBmYWNlPSJpdGFsaWMiPiBldCBhbC48L3N0eWxlPiwgMjAwNik8L0Rpc3Bs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</w:fldData>
        </w:fldChar>
      </w:r>
      <w:r w:rsidR="002E4C3F">
        <w:rPr>
          <w:rFonts w:ascii="Times New Roman" w:hAnsi="Times New Roman" w:cs="Times New Roman"/>
        </w:rPr>
        <w:instrText xml:space="preserve"> ADDIN EN.CITE </w:instrText>
      </w:r>
      <w:r w:rsidR="002E4C3F">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R2FsZXR0aTxzdHlsZSBmYWNlPSJpdGFsaWMiPiBldCBhbC48L3N0eWxlPiwgMjAwNik8L0Rpc3Bs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</w:fldData>
        </w:fldChar>
      </w:r>
      <w:r w:rsidR="002E4C3F">
        <w:rPr>
          <w:rFonts w:ascii="Times New Roman" w:hAnsi="Times New Roman" w:cs="Times New Roman"/>
        </w:rPr>
        <w:instrText xml:space="preserve"> ADDIN EN.CITE.DATA </w:instrText>
      </w:r>
      <w:r w:rsidR="002E4C3F">
        <w:rPr>
          <w:rFonts w:ascii="Times New Roman" w:hAnsi="Times New Roman" w:cs="Times New Roman"/>
        </w:rPr>
      </w:r>
      <w:r w:rsidR="002E4C3F">
        <w:rPr>
          <w:rFonts w:ascii="Times New Roman" w:hAnsi="Times New Roman" w:cs="Times New Roman"/>
        </w:rPr>
        <w:fldChar w:fldCharType="end"/>
      </w:r>
      <w:r w:rsidRPr="00FF6249">
        <w:rPr>
          <w:rFonts w:ascii="Times New Roman" w:hAnsi="Times New Roman" w:cs="Times New Roman"/>
        </w:rPr>
      </w:r>
      <w:r w:rsidRPr="00FF6249">
        <w:rPr>
          <w:rFonts w:ascii="Times New Roman" w:hAnsi="Times New Roman" w:cs="Times New Roman"/>
        </w:rPr>
        <w:fldChar w:fldCharType="separate"/>
      </w:r>
      <w:r w:rsidRPr="00FF6249">
        <w:rPr>
          <w:rFonts w:ascii="Times New Roman" w:hAnsi="Times New Roman" w:cs="Times New Roman"/>
          <w:noProof/>
        </w:rPr>
        <w:t>(Zona &amp; Henderson, 1989; Galetti</w:t>
      </w:r>
      <w:r w:rsidRPr="00FF6249">
        <w:rPr>
          <w:rFonts w:ascii="Times New Roman" w:hAnsi="Times New Roman" w:cs="Times New Roman"/>
          <w:i/>
          <w:noProof/>
        </w:rPr>
        <w:t xml:space="preserve"> et al.</w:t>
      </w:r>
      <w:r w:rsidRPr="00FF6249">
        <w:rPr>
          <w:rFonts w:ascii="Times New Roman" w:hAnsi="Times New Roman" w:cs="Times New Roman"/>
          <w:noProof/>
        </w:rPr>
        <w:t>, 2006)</w:t>
      </w:r>
      <w:r w:rsidRPr="00FF6249">
        <w:rPr>
          <w:rFonts w:ascii="Times New Roman" w:hAnsi="Times New Roman" w:cs="Times New Roman"/>
        </w:rPr>
        <w:fldChar w:fldCharType="end"/>
      </w:r>
      <w:r w:rsidR="00650ADD">
        <w:rPr>
          <w:rFonts w:ascii="Times New Roman" w:hAnsi="Times New Roman" w:cs="Times New Roman"/>
        </w:rPr>
        <w:t xml:space="preserve">, </w:t>
      </w:r>
      <w:r w:rsidR="00650ADD" w:rsidRPr="00650ADD">
        <w:rPr>
          <w:rFonts w:ascii="Times New Roman" w:hAnsi="Times New Roman" w:cs="Times New Roman"/>
        </w:rPr>
        <w:t xml:space="preserve">especially </w:t>
      </w:r>
      <w:r w:rsidR="00BF1389">
        <w:rPr>
          <w:rFonts w:ascii="Times New Roman" w:hAnsi="Times New Roman" w:cs="Times New Roman"/>
        </w:rPr>
        <w:t xml:space="preserve">frugivorous </w:t>
      </w:r>
      <w:r w:rsidR="00650ADD" w:rsidRPr="00650ADD">
        <w:rPr>
          <w:rFonts w:ascii="Times New Roman" w:hAnsi="Times New Roman" w:cs="Times New Roman"/>
        </w:rPr>
        <w:t>vertebrate</w:t>
      </w:r>
      <w:r w:rsidR="00BF1389">
        <w:rPr>
          <w:rFonts w:ascii="Times New Roman" w:hAnsi="Times New Roman" w:cs="Times New Roman"/>
        </w:rPr>
        <w:t>s</w:t>
      </w:r>
      <w:r w:rsidR="00650ADD" w:rsidRPr="00650ADD">
        <w:rPr>
          <w:rFonts w:ascii="Times New Roman" w:hAnsi="Times New Roman" w:cs="Times New Roman"/>
        </w:rPr>
        <w:t xml:space="preserve"> </w:t>
      </w:r>
      <w:r w:rsidR="00BF1389">
        <w:rPr>
          <w:rFonts w:ascii="Times New Roman" w:hAnsi="Times New Roman" w:cs="Times New Roman"/>
        </w:rPr>
        <w:t>such as birds</w:t>
      </w:r>
      <w:r w:rsidR="00BF1389" w:rsidDel="00BF1389">
        <w:rPr>
          <w:rFonts w:ascii="Times New Roman" w:hAnsi="Times New Roman" w:cs="Times New Roman"/>
        </w:rPr>
        <w:t xml:space="preserve"> </w:t>
      </w:r>
      <w:r w:rsidR="00BF1389">
        <w:rPr>
          <w:rFonts w:ascii="Times New Roman" w:hAnsi="Times New Roman" w:cs="Times New Roman"/>
        </w:rPr>
        <w:t xml:space="preserve">and mammals </w:t>
      </w:r>
      <w:r w:rsidR="0057212C">
        <w:rPr>
          <w:rFonts w:ascii="Times New Roman" w:hAnsi="Times New Roman" w:cs="Times New Roman"/>
        </w:rPr>
        <w:fldChar w:fldCharType="begin"/>
      </w:r>
      <w:r w:rsidR="00705754">
        <w:rPr>
          <w:rFonts w:ascii="Times New Roman" w:hAnsi="Times New Roman" w:cs="Times New Roman"/>
        </w:rPr>
        <w:instrText xml:space="preserve"> ADDIN EN.CITE &lt;EndNote&gt;&lt;Cite&gt;&lt;Author&gt;Fleming&lt;/Author&gt;&lt;Year&gt;2013&lt;/Year&gt;&lt;RecNum&gt;92&lt;/RecNum&gt;&lt;DisplayText&gt;(Fleming &amp;amp; Kress, 2013)&lt;/DisplayText&gt;&lt;record&gt;&lt;rec-number&gt;92&lt;/rec-number&gt;&lt;foreign-keys&gt;&lt;key app="EN" db-id="9xdtxzfffxtpt2e59vsvde599ear9ts52rap" timestamp="1450701285"&gt;92&lt;/key&gt;&lt;/foreign-keys&gt;&lt;ref-type name="Book"&gt;6&lt;/ref-type&gt;&lt;contributors&gt;&lt;authors&gt;&lt;author&gt;Fleming, T. H.&lt;/author&gt;&lt;author&gt;Kress, W. J.&lt;/author&gt;&lt;/authors&gt;&lt;/contributors&gt;&lt;titles&gt;&lt;title&gt;The ornaments of life: coevolution and conservation in the tropics&lt;/title&gt;&lt;/titles&gt;&lt;dates&gt;&lt;year&gt;2013&lt;/year&gt;&lt;/dates&gt;&lt;pub-location&gt;Chicago&lt;/pub-location&gt;&lt;publisher&gt;University of Chicago Press&lt;/publisher&gt;&lt;isbn&gt;022602332X&lt;/isbn&gt;&lt;urls&gt;&lt;/urls&gt;&lt;/record&gt;&lt;/Cite&gt;&lt;/EndNote&gt;</w:instrText>
      </w:r>
      <w:r w:rsidR="0057212C">
        <w:rPr>
          <w:rFonts w:ascii="Times New Roman" w:hAnsi="Times New Roman" w:cs="Times New Roman"/>
        </w:rPr>
        <w:fldChar w:fldCharType="separate"/>
      </w:r>
      <w:r w:rsidR="0057212C">
        <w:rPr>
          <w:rFonts w:ascii="Times New Roman" w:hAnsi="Times New Roman" w:cs="Times New Roman"/>
          <w:noProof/>
        </w:rPr>
        <w:t>(Fleming &amp; Kress, 2013)</w:t>
      </w:r>
      <w:r w:rsidR="0057212C">
        <w:rPr>
          <w:rFonts w:ascii="Times New Roman" w:hAnsi="Times New Roman" w:cs="Times New Roman"/>
        </w:rPr>
        <w:fldChar w:fldCharType="end"/>
      </w:r>
      <w:r w:rsidR="00BF1389">
        <w:rPr>
          <w:rFonts w:ascii="Times New Roman" w:hAnsi="Times New Roman" w:cs="Times New Roman"/>
        </w:rPr>
        <w:t xml:space="preserve">. </w:t>
      </w:r>
      <w:r w:rsidR="00DD1D9E">
        <w:rPr>
          <w:rFonts w:ascii="Times New Roman" w:hAnsi="Times New Roman" w:cs="Times New Roman"/>
        </w:rPr>
        <w:t>D</w:t>
      </w:r>
      <w:r w:rsidR="000B05DD">
        <w:rPr>
          <w:rFonts w:ascii="Times New Roman" w:hAnsi="Times New Roman" w:cs="Times New Roman"/>
        </w:rPr>
        <w:t xml:space="preserve">ispersal of palm seeds </w:t>
      </w:r>
      <w:r w:rsidR="00DD1D9E">
        <w:rPr>
          <w:rFonts w:ascii="Times New Roman" w:hAnsi="Times New Roman" w:cs="Times New Roman"/>
        </w:rPr>
        <w:t xml:space="preserve">therefore almost exclusively </w:t>
      </w:r>
      <w:r w:rsidR="00E0362C">
        <w:rPr>
          <w:rFonts w:ascii="Times New Roman" w:hAnsi="Times New Roman" w:cs="Times New Roman"/>
        </w:rPr>
        <w:t xml:space="preserve">depends on </w:t>
      </w:r>
      <w:r w:rsidR="00650ADD" w:rsidRPr="00650ADD">
        <w:rPr>
          <w:rFonts w:ascii="Times New Roman" w:hAnsi="Times New Roman" w:cs="Times New Roman"/>
        </w:rPr>
        <w:t xml:space="preserve">avian and mammalian frugivores </w:t>
      </w:r>
      <w:r w:rsidR="006D4FCF">
        <w:rPr>
          <w:rFonts w:ascii="Times New Roman" w:hAnsi="Times New Roman" w:cs="Times New Roman"/>
        </w:rPr>
        <w:fldChar w:fldCharType="begin"/>
      </w:r>
      <w:r w:rsidR="002E4C3F">
        <w:rPr>
          <w:rFonts w:ascii="Times New Roman" w:hAnsi="Times New Roman" w:cs="Times New Roman"/>
        </w:rPr>
        <w:instrText xml:space="preserve"> ADDIN EN.CITE &lt;EndNote&gt;&lt;Cite&gt;&lt;Author&gt;Zona&lt;/Author&gt;&lt;Year&gt;1989&lt;/Year&gt;&lt;RecNum&gt;30&lt;/RecNum&gt;&lt;DisplayText&gt;(Zona &amp;amp; Henderson, 1989)&lt;/DisplayText&gt;&lt;record&gt;&lt;rec-number&gt;30&lt;/rec-number&gt;&lt;foreign-keys&gt;&lt;key app="EN" db-id="9xdtxzfffxtpt2e59vsvde599ear9ts52rap" timestamp="1445351943"&gt;30&lt;/key&gt;&lt;/foreign-keys&gt;&lt;ref-type name="Journal Article"&gt;17&lt;/ref-type&gt;&lt;contributors&gt;&lt;authors&gt;&lt;author&gt;Zona, S.&lt;/author&gt;&lt;author&gt;Henderson, A.&lt;/author&gt;&lt;/authors&gt;&lt;/contributors&gt;&lt;titles&gt;&lt;title&gt;A review of animal-mediated seed dispersal of palms&lt;/title&gt;&lt;secondary-title&gt;Selbyana&lt;/secondary-title&gt;&lt;/titles&gt;&lt;periodical&gt;&lt;full-title&gt;Selbyana&lt;/full-title&gt;&lt;/periodical&gt;&lt;pages&gt;6–21&lt;/pages&gt;&lt;volume&gt;11&lt;/volume&gt;&lt;dates&gt;&lt;year&gt;1989&lt;/year&gt;&lt;pub-dates&gt;&lt;date&gt;1989&lt;/date&gt;&lt;/pub-dates&gt;&lt;/dates&gt;&lt;isbn&gt;0361-185X&lt;/isbn&gt;&lt;accession-num&gt;BCI:BCI199039035180&lt;/accession-num&gt;&lt;urls&gt;&lt;related-urls&gt;&lt;url&gt;&amp;lt;Go to ISI&amp;gt;://BCI:BCI199039035180&lt;/url&gt;&lt;/related-urls&gt;&lt;/urls&gt;&lt;/record&gt;&lt;/Cite&gt;&lt;/EndNote&gt;</w:instrText>
      </w:r>
      <w:r w:rsidR="006D4FCF">
        <w:rPr>
          <w:rFonts w:ascii="Times New Roman" w:hAnsi="Times New Roman" w:cs="Times New Roman"/>
        </w:rPr>
        <w:fldChar w:fldCharType="separate"/>
      </w:r>
      <w:r w:rsidR="006D4FCF">
        <w:rPr>
          <w:rFonts w:ascii="Times New Roman" w:hAnsi="Times New Roman" w:cs="Times New Roman"/>
          <w:noProof/>
        </w:rPr>
        <w:t>(Zona &amp; Henderson, 1989)</w:t>
      </w:r>
      <w:r w:rsidR="006D4FCF">
        <w:rPr>
          <w:rFonts w:ascii="Times New Roman" w:hAnsi="Times New Roman" w:cs="Times New Roman"/>
        </w:rPr>
        <w:fldChar w:fldCharType="end"/>
      </w:r>
      <w:r w:rsidR="00572C3B">
        <w:rPr>
          <w:rFonts w:ascii="Times New Roman" w:hAnsi="Times New Roman" w:cs="Times New Roman"/>
        </w:rPr>
        <w:t xml:space="preserve">. </w:t>
      </w:r>
      <w:r w:rsidR="00C422A6" w:rsidRPr="00FF6249">
        <w:rPr>
          <w:rFonts w:ascii="Times New Roman" w:hAnsi="Times New Roman" w:cs="Times New Roman"/>
        </w:rPr>
        <w:t xml:space="preserve">For instance, </w:t>
      </w:r>
      <w:r w:rsidR="000B05DD">
        <w:rPr>
          <w:rFonts w:ascii="Times New Roman" w:hAnsi="Times New Roman" w:cs="Times New Roman"/>
        </w:rPr>
        <w:t xml:space="preserve">several species of </w:t>
      </w:r>
      <w:r w:rsidR="008F1B09">
        <w:rPr>
          <w:rFonts w:ascii="Times New Roman" w:hAnsi="Times New Roman" w:cs="Times New Roman"/>
        </w:rPr>
        <w:t xml:space="preserve">large-gaped </w:t>
      </w:r>
      <w:r w:rsidR="000B05DD">
        <w:rPr>
          <w:rFonts w:ascii="Times New Roman" w:hAnsi="Times New Roman" w:cs="Times New Roman"/>
        </w:rPr>
        <w:t xml:space="preserve">toucans </w:t>
      </w:r>
      <w:r w:rsidR="008F1B09">
        <w:rPr>
          <w:rFonts w:ascii="Times New Roman" w:hAnsi="Times New Roman" w:cs="Times New Roman"/>
        </w:rPr>
        <w:t xml:space="preserve">and </w:t>
      </w:r>
      <w:proofErr w:type="spellStart"/>
      <w:r w:rsidR="008F1B09">
        <w:rPr>
          <w:rFonts w:ascii="Times New Roman" w:hAnsi="Times New Roman" w:cs="Times New Roman"/>
        </w:rPr>
        <w:t>cotingas</w:t>
      </w:r>
      <w:proofErr w:type="spellEnd"/>
      <w:r w:rsidR="008F1B09">
        <w:rPr>
          <w:rFonts w:ascii="Times New Roman" w:hAnsi="Times New Roman" w:cs="Times New Roman"/>
        </w:rPr>
        <w:t xml:space="preserve"> </w:t>
      </w:r>
      <w:r w:rsidR="00DD1D9E">
        <w:rPr>
          <w:rFonts w:ascii="Times New Roman" w:hAnsi="Times New Roman" w:cs="Times New Roman"/>
        </w:rPr>
        <w:t>are</w:t>
      </w:r>
      <w:r w:rsidR="008F1B09">
        <w:rPr>
          <w:rFonts w:ascii="Times New Roman" w:hAnsi="Times New Roman" w:cs="Times New Roman"/>
        </w:rPr>
        <w:t xml:space="preserve"> successful seed dispersers of</w:t>
      </w:r>
      <w:r w:rsidR="00DD1D9E">
        <w:rPr>
          <w:rFonts w:ascii="Times New Roman" w:hAnsi="Times New Roman" w:cs="Times New Roman"/>
        </w:rPr>
        <w:t xml:space="preserve"> the palm</w:t>
      </w:r>
      <w:r w:rsidR="008F1B09">
        <w:rPr>
          <w:rFonts w:ascii="Times New Roman" w:hAnsi="Times New Roman" w:cs="Times New Roman"/>
        </w:rPr>
        <w:t xml:space="preserve"> </w:t>
      </w:r>
      <w:r w:rsidR="008F1B09" w:rsidRPr="008F1B09">
        <w:rPr>
          <w:rFonts w:ascii="Times New Roman" w:hAnsi="Times New Roman" w:cs="Times New Roman"/>
          <w:i/>
          <w:iCs/>
        </w:rPr>
        <w:t>Euterpe edulis</w:t>
      </w:r>
      <w:r w:rsidR="001E7F79">
        <w:rPr>
          <w:rFonts w:ascii="Times New Roman" w:hAnsi="Times New Roman" w:cs="Times New Roman"/>
          <w:i/>
          <w:iCs/>
        </w:rPr>
        <w:t xml:space="preserve"> </w:t>
      </w:r>
      <w:r w:rsidR="001E7F79" w:rsidRPr="001E7F79">
        <w:rPr>
          <w:rFonts w:ascii="Times New Roman" w:hAnsi="Times New Roman" w:cs="Times New Roman"/>
          <w:iCs/>
        </w:rPr>
        <w:fldChar w:fldCharType="begin"/>
      </w:r>
      <w:r w:rsidR="001E7F79" w:rsidRPr="001E7F79">
        <w:rPr>
          <w:rFonts w:ascii="Times New Roman" w:hAnsi="Times New Roman" w:cs="Times New Roman"/>
          <w:iCs/>
        </w:rPr>
        <w:instrText xml:space="preserve"> ADDIN EN.CITE &lt;EndNote&gt;&lt;Cite&gt;&lt;Author&gt;Galetti&lt;/Author&gt;&lt;Year&gt;2013&lt;/Year&gt;&lt;RecNum&gt;13&lt;/RecNum&gt;&lt;DisplayText&gt;(Galetti&lt;style face="italic"&gt; et al.&lt;/style&gt;, 2013)&lt;/DisplayText&gt;&lt;record&gt;&lt;rec-number&gt;13&lt;/rec-number&gt;&lt;foreign-keys&gt;&lt;key app="EN" db-id="9xdtxzfffxtpt2e59vsvde599ear9ts52rap" timestamp="1445350264"&gt;13&lt;/key&gt;&lt;/foreign-keys&gt;&lt;ref-type name="Journal Article"&gt;17&lt;/ref-type&gt;&lt;contributors&gt;&lt;authors&gt;&lt;author&gt;Galetti, M.&lt;/author&gt;&lt;author&gt;Guevara, R.&lt;/author&gt;&lt;author&gt;Côrtes, M. C.&lt;/author&gt;&lt;author&gt;Fadini, R.&lt;/author&gt;&lt;author&gt;Von Matter, S.&lt;/author&gt;&lt;author&gt;Leite, A. B.&lt;/author&gt;&lt;author&gt;Labecca, F.&lt;/author&gt;&lt;author&gt;Ribeiro, T.&lt;/author&gt;&lt;author&gt;Carvalho, C. S.&lt;/author&gt;&lt;author&gt;Collevatti, R. G.&lt;/author&gt;&lt;author&gt;Pires, M. M.&lt;/author&gt;&lt;author&gt;Guimarães Jr., P. R.&lt;/author&gt;&lt;author&gt;Brancalion, P. H.&lt;/author&gt;&lt;author&gt;Ribeiro, M. C.&lt;/author&gt;&lt;author&gt;Jordano, P.&lt;/author&gt;&lt;/authors&gt;&lt;/contributors&gt;&lt;titles&gt;&lt;title&gt;Functional extinction of birds drives rapid evolutionary changes in seed size&lt;/title&gt;&lt;secondary-title&gt;Science&lt;/secondary-title&gt;&lt;/titles&gt;&lt;periodical&gt;&lt;full-title&gt;Science&lt;/full-title&gt;&lt;/periodical&gt;&lt;pages&gt;1086–1090&lt;/pages&gt;&lt;volume&gt;340&lt;/volume&gt;&lt;number&gt;6136&lt;/number&gt;&lt;dates&gt;&lt;year&gt;2013&lt;/year&gt;&lt;pub-dates&gt;&lt;date&gt;May 31&lt;/date&gt;&lt;/pub-dates&gt;&lt;/dates&gt;&lt;isbn&gt;0036-8075&lt;/isbn&gt;&lt;accession-num&gt;WOS:000319664500042&lt;/accession-num&gt;&lt;urls&gt;&lt;related-urls&gt;&lt;url&gt;&amp;lt;Go to ISI&amp;gt;://WOS:000319664500042&lt;/url&gt;&lt;/related-urls&gt;&lt;/urls&gt;&lt;electronic-resource-num&gt;10.1126/science.1233774&lt;/electronic-resource-num&gt;&lt;/record&gt;&lt;/Cite&gt;&lt;/EndNote&gt;</w:instrText>
      </w:r>
      <w:r w:rsidR="001E7F79" w:rsidRPr="001E7F79">
        <w:rPr>
          <w:rFonts w:ascii="Times New Roman" w:hAnsi="Times New Roman" w:cs="Times New Roman"/>
          <w:iCs/>
        </w:rPr>
        <w:fldChar w:fldCharType="separate"/>
      </w:r>
      <w:r w:rsidR="001E7F79" w:rsidRPr="001E7F79">
        <w:rPr>
          <w:rFonts w:ascii="Times New Roman" w:hAnsi="Times New Roman" w:cs="Times New Roman"/>
          <w:iCs/>
          <w:noProof/>
        </w:rPr>
        <w:t xml:space="preserve">(Galetti </w:t>
      </w:r>
      <w:r w:rsidR="001E7F79" w:rsidRPr="001E7F79">
        <w:rPr>
          <w:rFonts w:ascii="Times New Roman" w:hAnsi="Times New Roman" w:cs="Times New Roman"/>
          <w:i/>
          <w:iCs/>
          <w:noProof/>
        </w:rPr>
        <w:t>et al</w:t>
      </w:r>
      <w:r w:rsidR="001E7F79" w:rsidRPr="001E7F79">
        <w:rPr>
          <w:rFonts w:ascii="Times New Roman" w:hAnsi="Times New Roman" w:cs="Times New Roman"/>
          <w:iCs/>
          <w:noProof/>
        </w:rPr>
        <w:t>., 2013)</w:t>
      </w:r>
      <w:r w:rsidR="001E7F79" w:rsidRPr="001E7F79">
        <w:rPr>
          <w:rFonts w:ascii="Times New Roman" w:hAnsi="Times New Roman" w:cs="Times New Roman"/>
          <w:iCs/>
        </w:rPr>
        <w:fldChar w:fldCharType="end"/>
      </w:r>
      <w:r w:rsidR="00976167">
        <w:rPr>
          <w:rFonts w:ascii="Times New Roman" w:hAnsi="Times New Roman" w:cs="Times New Roman"/>
        </w:rPr>
        <w:t xml:space="preserve"> whereas </w:t>
      </w:r>
      <w:r w:rsidRPr="00FF6249">
        <w:rPr>
          <w:rFonts w:ascii="Times New Roman" w:hAnsi="Times New Roman" w:cs="Times New Roman"/>
        </w:rPr>
        <w:t xml:space="preserve">tapirs </w:t>
      </w:r>
      <w:r w:rsidR="00092EC1">
        <w:rPr>
          <w:rStyle w:val="Emphasis"/>
          <w:rFonts w:ascii="Times New Roman" w:hAnsi="Times New Roman" w:cs="Times New Roman"/>
          <w:i w:val="0"/>
        </w:rPr>
        <w:t xml:space="preserve">are </w:t>
      </w:r>
      <w:r w:rsidR="00DD1D9E">
        <w:rPr>
          <w:rStyle w:val="Emphasis"/>
          <w:rFonts w:ascii="Times New Roman" w:hAnsi="Times New Roman" w:cs="Times New Roman"/>
          <w:i w:val="0"/>
        </w:rPr>
        <w:t>key</w:t>
      </w:r>
      <w:r w:rsidR="00C422A6" w:rsidRPr="00FF6249">
        <w:rPr>
          <w:rStyle w:val="Emphasis"/>
          <w:rFonts w:ascii="Times New Roman" w:hAnsi="Times New Roman" w:cs="Times New Roman"/>
          <w:i w:val="0"/>
        </w:rPr>
        <w:t xml:space="preserve"> dispersers of </w:t>
      </w:r>
      <w:r w:rsidR="00DD1D9E">
        <w:rPr>
          <w:rStyle w:val="Emphasis"/>
          <w:rFonts w:ascii="Times New Roman" w:hAnsi="Times New Roman" w:cs="Times New Roman"/>
          <w:i w:val="0"/>
        </w:rPr>
        <w:t>the palm</w:t>
      </w:r>
      <w:r w:rsidR="00092EC1">
        <w:rPr>
          <w:rStyle w:val="Emphasis"/>
          <w:rFonts w:ascii="Times New Roman" w:hAnsi="Times New Roman" w:cs="Times New Roman"/>
          <w:i w:val="0"/>
        </w:rPr>
        <w:t>s</w:t>
      </w:r>
      <w:r w:rsidRPr="00FF6249">
        <w:rPr>
          <w:rStyle w:val="Emphasis"/>
          <w:rFonts w:ascii="Times New Roman" w:hAnsi="Times New Roman" w:cs="Times New Roman"/>
          <w:i w:val="0"/>
        </w:rPr>
        <w:t xml:space="preserve"> </w:t>
      </w:r>
      <w:r w:rsidR="00792EC7" w:rsidRPr="00FF6249">
        <w:rPr>
          <w:rStyle w:val="Emphasis"/>
          <w:rFonts w:ascii="Times New Roman" w:hAnsi="Times New Roman" w:cs="Times New Roman"/>
        </w:rPr>
        <w:t>Maurit</w:t>
      </w:r>
      <w:r w:rsidR="00792EC7">
        <w:rPr>
          <w:rStyle w:val="Emphasis"/>
          <w:rFonts w:ascii="Times New Roman" w:hAnsi="Times New Roman" w:cs="Times New Roman"/>
        </w:rPr>
        <w:t>i</w:t>
      </w:r>
      <w:r w:rsidR="00792EC7" w:rsidRPr="00FF6249">
        <w:rPr>
          <w:rStyle w:val="Emphasis"/>
          <w:rFonts w:ascii="Times New Roman" w:hAnsi="Times New Roman" w:cs="Times New Roman"/>
        </w:rPr>
        <w:t xml:space="preserve">a </w:t>
      </w:r>
      <w:proofErr w:type="spellStart"/>
      <w:r w:rsidRPr="00FF6249">
        <w:rPr>
          <w:rStyle w:val="Emphasis"/>
          <w:rFonts w:ascii="Times New Roman" w:hAnsi="Times New Roman" w:cs="Times New Roman"/>
        </w:rPr>
        <w:t>flexuosa</w:t>
      </w:r>
      <w:proofErr w:type="spellEnd"/>
      <w:r w:rsidRPr="00FF6249">
        <w:rPr>
          <w:rStyle w:val="Emphasis"/>
          <w:rFonts w:ascii="Times New Roman" w:hAnsi="Times New Roman" w:cs="Times New Roman"/>
          <w:i w:val="0"/>
        </w:rPr>
        <w:t xml:space="preserve"> </w:t>
      </w:r>
      <w:r w:rsidRPr="00FF6249">
        <w:rPr>
          <w:rStyle w:val="Emphasis"/>
          <w:rFonts w:ascii="Times New Roman" w:hAnsi="Times New Roman" w:cs="Times New Roman"/>
          <w:i w:val="0"/>
        </w:rPr>
        <w:fldChar w:fldCharType="begin"/>
      </w:r>
      <w:r w:rsidR="002E4C3F">
        <w:rPr>
          <w:rStyle w:val="Emphasis"/>
          <w:rFonts w:ascii="Times New Roman" w:hAnsi="Times New Roman" w:cs="Times New Roman"/>
          <w:i w:val="0"/>
        </w:rPr>
        <w:instrText xml:space="preserve"> ADDIN EN.CITE &lt;EndNote&gt;&lt;Cite&gt;&lt;Author&gt;Fragoso&lt;/Author&gt;&lt;Year&gt;2000&lt;/Year&gt;&lt;RecNum&gt;40&lt;/RecNum&gt;&lt;DisplayText&gt;(Fragoso &amp;amp; Huffman, 2000)&lt;/DisplayText&gt;&lt;record&gt;&lt;rec-number&gt;40&lt;/rec-number&gt;&lt;foreign-keys&gt;&lt;key app="EN" db-id="9xdtxzfffxtpt2e59vsvde599ear9ts52rap" timestamp="1445352556"&gt;40&lt;/key&gt;&lt;/foreign-keys&gt;&lt;ref-type name="Journal Article"&gt;17&lt;/ref-type&gt;&lt;contributors&gt;&lt;authors&gt;&lt;author&gt;Fragoso, J. M. V.&lt;/author&gt;&lt;author&gt;Huffman, J. M.&lt;/author&gt;&lt;/authors&gt;&lt;/contributors&gt;&lt;titles&gt;&lt;title&gt;Seed-dispersal and seedling recruitment patterns by the last Neotropical megafaunal element in Amazonia, the tapir&lt;/title&gt;&lt;secondary-title&gt;Journal of Tropical Ecology&lt;/secondary-title&gt;&lt;/titles&gt;&lt;periodical&gt;&lt;full-title&gt;Journal of Tropical Ecology&lt;/full-title&gt;&lt;/periodical&gt;&lt;pages&gt;369–385&lt;/pages&gt;&lt;volume&gt;16&lt;/volume&gt;&lt;dates&gt;&lt;year&gt;2000&lt;/year&gt;&lt;pub-dates&gt;&lt;date&gt;May&lt;/date&gt;&lt;/pub-dates&gt;&lt;/dates&gt;&lt;isbn&gt;0266-4674&lt;/isbn&gt;&lt;accession-num&gt;WOS:000088945200004&lt;/accession-num&gt;&lt;urls&gt;&lt;related-urls&gt;&lt;url&gt;&amp;lt;Go to ISI&amp;gt;://WOS:000088945200004&lt;/url&gt;&lt;/related-urls&gt;&lt;/urls&gt;&lt;electronic-resource-num&gt;10.1017/s0266467400001462&lt;/electronic-resource-num&gt;&lt;/record&gt;&lt;/Cite&gt;&lt;/EndNote&gt;</w:instrText>
      </w:r>
      <w:r w:rsidRPr="00FF6249">
        <w:rPr>
          <w:rStyle w:val="Emphasis"/>
          <w:rFonts w:ascii="Times New Roman" w:hAnsi="Times New Roman" w:cs="Times New Roman"/>
          <w:i w:val="0"/>
        </w:rPr>
        <w:fldChar w:fldCharType="separate"/>
      </w:r>
      <w:r w:rsidRPr="00FF6249">
        <w:rPr>
          <w:rStyle w:val="Emphasis"/>
          <w:rFonts w:ascii="Times New Roman" w:hAnsi="Times New Roman" w:cs="Times New Roman"/>
          <w:i w:val="0"/>
          <w:noProof/>
        </w:rPr>
        <w:t>(Fragoso &amp; Huffman, 2000)</w:t>
      </w:r>
      <w:r w:rsidRPr="00FF6249">
        <w:rPr>
          <w:rStyle w:val="Emphasis"/>
          <w:rFonts w:ascii="Times New Roman" w:hAnsi="Times New Roman" w:cs="Times New Roman"/>
          <w:i w:val="0"/>
        </w:rPr>
        <w:fldChar w:fldCharType="end"/>
      </w:r>
      <w:r w:rsidRPr="00FF6249">
        <w:rPr>
          <w:rStyle w:val="Emphasis"/>
          <w:rFonts w:ascii="Times New Roman" w:hAnsi="Times New Roman" w:cs="Times New Roman"/>
          <w:i w:val="0"/>
        </w:rPr>
        <w:t xml:space="preserve"> and </w:t>
      </w:r>
      <w:proofErr w:type="spellStart"/>
      <w:r w:rsidR="001E7F79" w:rsidRPr="001E7F79">
        <w:rPr>
          <w:rFonts w:ascii="Times New Roman" w:hAnsi="Times New Roman" w:cs="Times New Roman"/>
          <w:i/>
          <w:iCs/>
        </w:rPr>
        <w:t>Astrocaryum</w:t>
      </w:r>
      <w:proofErr w:type="spellEnd"/>
      <w:r w:rsidR="001E7F79" w:rsidRPr="001E7F79">
        <w:rPr>
          <w:rFonts w:ascii="Times New Roman" w:hAnsi="Times New Roman" w:cs="Times New Roman"/>
          <w:i/>
          <w:iCs/>
        </w:rPr>
        <w:t xml:space="preserve"> </w:t>
      </w:r>
      <w:proofErr w:type="spellStart"/>
      <w:r w:rsidR="001E7F79" w:rsidRPr="001E7F79">
        <w:rPr>
          <w:rFonts w:ascii="Times New Roman" w:hAnsi="Times New Roman" w:cs="Times New Roman"/>
          <w:i/>
          <w:iCs/>
        </w:rPr>
        <w:t>aculeatissimum</w:t>
      </w:r>
      <w:proofErr w:type="spellEnd"/>
      <w:r w:rsidR="001E7F79">
        <w:rPr>
          <w:rFonts w:ascii="Times New Roman" w:hAnsi="Times New Roman" w:cs="Times New Roman"/>
          <w:iCs/>
        </w:rPr>
        <w:t xml:space="preserve"> </w:t>
      </w:r>
      <w:r w:rsidR="001E7F79">
        <w:rPr>
          <w:rFonts w:ascii="Times New Roman" w:hAnsi="Times New Roman" w:cs="Times New Roman"/>
          <w:iCs/>
        </w:rPr>
        <w:fldChar w:fldCharType="begin"/>
      </w:r>
      <w:r w:rsidR="001E7F79">
        <w:rPr>
          <w:rFonts w:ascii="Times New Roman" w:hAnsi="Times New Roman" w:cs="Times New Roman"/>
          <w:iCs/>
        </w:rPr>
        <w:instrText xml:space="preserve"> ADDIN EN.CITE &lt;EndNote&gt;&lt;Cite&gt;&lt;Author&gt;Galetti&lt;/Author&gt;&lt;Year&gt;2006&lt;/Year&gt;&lt;RecNum&gt;11&lt;/RecNum&gt;&lt;DisplayText&gt;(Galetti&lt;style face="italic"&gt; et al.&lt;/style&gt;, 2006)&lt;/DisplayText&gt;&lt;record&gt;&lt;rec-number&gt;11&lt;/rec-number&gt;&lt;foreign-keys&gt;&lt;key app="EN" db-id="9xdtxzfffxtpt2e59vsvde599ear9ts52rap" timestamp="1445350055"&gt;11&lt;/key&gt;&lt;/foreign-keys&gt;&lt;ref-type name="Journal Article"&gt;17&lt;/ref-type&gt;&lt;contributors&gt;&lt;authors&gt;&lt;author&gt;Galetti, M.&lt;/author&gt;&lt;author&gt;Donatti, C. I.&lt;/author&gt;&lt;author&gt;Pires, A. S.&lt;/author&gt;&lt;author&gt;Guimaraes, P. R.&lt;/author&gt;&lt;author&gt;Jordano, P.&lt;/author&gt;&lt;/authors&gt;&lt;/contributors&gt;&lt;titles&gt;&lt;title&gt;Seed survival and dispersal of an endemic Atlantic forest palm: the combined effects of defaunation and forest fragmentation&lt;/title&gt;&lt;secondary-title&gt;Botanical Journal of the Linnean Society&lt;/secondary-title&gt;&lt;/titles&gt;&lt;periodical&gt;&lt;full-title&gt;Botanical Journal of the Linnean Society&lt;/full-title&gt;&lt;/periodical&gt;&lt;pages&gt;141–149&lt;/pages&gt;&lt;volume&gt;151&lt;/volume&gt;&lt;number&gt;1&lt;/number&gt;&lt;dates&gt;&lt;year&gt;2006&lt;/year&gt;&lt;pub-dates&gt;&lt;date&gt;May&lt;/date&gt;&lt;/pub-dates&gt;&lt;/dates&gt;&lt;isbn&gt;0024-4074&lt;/isbn&gt;&lt;accession-num&gt;WOS:000237260100011&lt;/accession-num&gt;&lt;urls&gt;&lt;related-urls&gt;&lt;url&gt;&amp;lt;Go to ISI&amp;gt;://WOS:000237260100011&lt;/url&gt;&lt;/related-urls&gt;&lt;/urls&gt;&lt;electronic-resource-num&gt;10.1111/j.1095-8339.2006.00529.x&lt;/electronic-resource-num&gt;&lt;/record&gt;&lt;/Cite&gt;&lt;/EndNote&gt;</w:instrText>
      </w:r>
      <w:r w:rsidR="001E7F79">
        <w:rPr>
          <w:rFonts w:ascii="Times New Roman" w:hAnsi="Times New Roman" w:cs="Times New Roman"/>
          <w:iCs/>
        </w:rPr>
        <w:fldChar w:fldCharType="separate"/>
      </w:r>
      <w:r w:rsidR="001E7F79">
        <w:rPr>
          <w:rFonts w:ascii="Times New Roman" w:hAnsi="Times New Roman" w:cs="Times New Roman"/>
          <w:iCs/>
          <w:noProof/>
        </w:rPr>
        <w:t>(Galetti</w:t>
      </w:r>
      <w:r w:rsidR="001E7F79" w:rsidRPr="001E7F79">
        <w:rPr>
          <w:rFonts w:ascii="Times New Roman" w:hAnsi="Times New Roman" w:cs="Times New Roman"/>
          <w:i/>
          <w:iCs/>
          <w:noProof/>
        </w:rPr>
        <w:t xml:space="preserve"> et al.</w:t>
      </w:r>
      <w:r w:rsidR="001E7F79">
        <w:rPr>
          <w:rFonts w:ascii="Times New Roman" w:hAnsi="Times New Roman" w:cs="Times New Roman"/>
          <w:iCs/>
          <w:noProof/>
        </w:rPr>
        <w:t>, 2006)</w:t>
      </w:r>
      <w:r w:rsidR="001E7F79">
        <w:rPr>
          <w:rFonts w:ascii="Times New Roman" w:hAnsi="Times New Roman" w:cs="Times New Roman"/>
          <w:iCs/>
        </w:rPr>
        <w:fldChar w:fldCharType="end"/>
      </w:r>
      <w:r w:rsidR="001E7F79">
        <w:rPr>
          <w:rStyle w:val="Emphasis"/>
          <w:rFonts w:ascii="Times New Roman" w:hAnsi="Times New Roman" w:cs="Times New Roman"/>
          <w:i w:val="0"/>
        </w:rPr>
        <w:t xml:space="preserve">. </w:t>
      </w:r>
      <w:r w:rsidR="00092EC1">
        <w:rPr>
          <w:rStyle w:val="Emphasis"/>
          <w:rFonts w:ascii="Times New Roman" w:hAnsi="Times New Roman" w:cs="Times New Roman"/>
          <w:i w:val="0"/>
          <w:iCs w:val="0"/>
        </w:rPr>
        <w:t>P</w:t>
      </w:r>
      <w:r w:rsidR="00DF6C34">
        <w:rPr>
          <w:rStyle w:val="Emphasis"/>
          <w:rFonts w:ascii="Times New Roman" w:hAnsi="Times New Roman" w:cs="Times New Roman"/>
          <w:i w:val="0"/>
          <w:iCs w:val="0"/>
        </w:rPr>
        <w:t xml:space="preserve">alm fruits vary </w:t>
      </w:r>
      <w:r w:rsidR="00092EC1">
        <w:rPr>
          <w:rStyle w:val="Emphasis"/>
          <w:rFonts w:ascii="Times New Roman" w:hAnsi="Times New Roman" w:cs="Times New Roman"/>
          <w:i w:val="0"/>
          <w:iCs w:val="0"/>
        </w:rPr>
        <w:t xml:space="preserve">widely </w:t>
      </w:r>
      <w:r w:rsidR="00DF6C34">
        <w:rPr>
          <w:rStyle w:val="Emphasis"/>
          <w:rFonts w:ascii="Times New Roman" w:hAnsi="Times New Roman" w:cs="Times New Roman"/>
          <w:i w:val="0"/>
          <w:iCs w:val="0"/>
        </w:rPr>
        <w:t>in shape, surface texture and size</w:t>
      </w:r>
      <w:r w:rsidR="00092EC1">
        <w:rPr>
          <w:rStyle w:val="Emphasis"/>
          <w:rFonts w:ascii="Times New Roman" w:hAnsi="Times New Roman" w:cs="Times New Roman"/>
          <w:i w:val="0"/>
          <w:iCs w:val="0"/>
        </w:rPr>
        <w:t xml:space="preserve"> </w:t>
      </w:r>
      <w:r w:rsidR="006D4FCF">
        <w:rPr>
          <w:rStyle w:val="Emphasis"/>
          <w:rFonts w:ascii="Times New Roman" w:hAnsi="Times New Roman" w:cs="Times New Roman"/>
          <w:i w:val="0"/>
          <w:iCs w:val="0"/>
        </w:rPr>
        <w:fldChar w:fldCharType="begin"/>
      </w:r>
      <w:r w:rsidR="00705754">
        <w:rPr>
          <w:rStyle w:val="Emphasis"/>
          <w:rFonts w:ascii="Times New Roman" w:hAnsi="Times New Roman" w:cs="Times New Roman"/>
          <w:i w:val="0"/>
          <w:iCs w:val="0"/>
        </w:rPr>
        <w:instrText xml:space="preserve"> ADDIN EN.CITE &lt;EndNote&gt;&lt;Cite&gt;&lt;Author&gt;Dransfield&lt;/Author&gt;&lt;Year&gt;2008&lt;/Year&gt;&lt;RecNum&gt;28&lt;/RecNum&gt;&lt;DisplayText&gt;(Dransfield&lt;style face="italic"&gt; et al.&lt;/style&gt;, 2008)&lt;/DisplayText&gt;&lt;record&gt;&lt;rec-number&gt;28&lt;/rec-number&gt;&lt;foreign-keys&gt;&lt;key app="EN" db-id="9xdtxzfffxtpt2e59vsvde599ear9ts52rap" timestamp="1445351858"&gt;28&lt;/key&gt;&lt;/foreign-keys&gt;&lt;ref-type name="Journal Article"&gt;17&lt;/ref-type&gt;&lt;contributors&gt;&lt;authors&gt;&lt;author&gt;Dransfield, J.&lt;/author&gt;&lt;author&gt;Uhl, N. W.&lt;/author&gt;&lt;author&gt;Asmussen, C. B.&lt;/author&gt;&lt;author&gt;Baker, W. J.&lt;/author&gt;&lt;author&gt;Harley, M. M.&lt;/author&gt;&lt;author&gt;Lewis, C. E.&lt;/author&gt;&lt;/authors&gt;&lt;/contributors&gt;&lt;titles&gt;&lt;title&gt;&lt;style face="italic" font="default" size="100%"&gt;Genera palmarum: The Evolution and Classification of Palms. &lt;/style&gt;&lt;style face="normal" font="default" size="100%"&gt;Royal Botanic Gardens, Kew&lt;/style&gt;&lt;/title&gt;&lt;/titles&gt;&lt;dates&gt;&lt;year&gt;2008&lt;/year&gt;&lt;/dates&gt;&lt;urls&gt;&lt;/urls&gt;&lt;/record&gt;&lt;/Cite&gt;&lt;/EndNote&gt;</w:instrText>
      </w:r>
      <w:r w:rsidR="006D4FCF">
        <w:rPr>
          <w:rStyle w:val="Emphasis"/>
          <w:rFonts w:ascii="Times New Roman" w:hAnsi="Times New Roman" w:cs="Times New Roman"/>
          <w:i w:val="0"/>
          <w:iCs w:val="0"/>
        </w:rPr>
        <w:fldChar w:fldCharType="separate"/>
      </w:r>
      <w:r w:rsidR="006D4FCF">
        <w:rPr>
          <w:rStyle w:val="Emphasis"/>
          <w:rFonts w:ascii="Times New Roman" w:hAnsi="Times New Roman" w:cs="Times New Roman"/>
          <w:i w:val="0"/>
          <w:iCs w:val="0"/>
          <w:noProof/>
        </w:rPr>
        <w:t>(Dransfield</w:t>
      </w:r>
      <w:r w:rsidR="006D4FCF" w:rsidRPr="006D4FCF">
        <w:rPr>
          <w:rStyle w:val="Emphasis"/>
          <w:rFonts w:ascii="Times New Roman" w:hAnsi="Times New Roman" w:cs="Times New Roman"/>
          <w:iCs w:val="0"/>
          <w:noProof/>
        </w:rPr>
        <w:t xml:space="preserve"> et al.</w:t>
      </w:r>
      <w:r w:rsidR="006D4FCF">
        <w:rPr>
          <w:rStyle w:val="Emphasis"/>
          <w:rFonts w:ascii="Times New Roman" w:hAnsi="Times New Roman" w:cs="Times New Roman"/>
          <w:i w:val="0"/>
          <w:iCs w:val="0"/>
          <w:noProof/>
        </w:rPr>
        <w:t>, 2008)</w:t>
      </w:r>
      <w:r w:rsidR="006D4FCF">
        <w:rPr>
          <w:rStyle w:val="Emphasis"/>
          <w:rFonts w:ascii="Times New Roman" w:hAnsi="Times New Roman" w:cs="Times New Roman"/>
          <w:i w:val="0"/>
          <w:iCs w:val="0"/>
        </w:rPr>
        <w:fldChar w:fldCharType="end"/>
      </w:r>
      <w:r w:rsidR="00900AFE">
        <w:rPr>
          <w:rStyle w:val="Emphasis"/>
          <w:rFonts w:ascii="Times New Roman" w:hAnsi="Times New Roman" w:cs="Times New Roman"/>
          <w:i w:val="0"/>
          <w:iCs w:val="0"/>
        </w:rPr>
        <w:t>,</w:t>
      </w:r>
      <w:r w:rsidR="00900AFE" w:rsidRPr="00014790">
        <w:rPr>
          <w:rStyle w:val="Emphasis"/>
          <w:rFonts w:ascii="Times New Roman" w:hAnsi="Times New Roman" w:cs="Times New Roman"/>
          <w:i w:val="0"/>
          <w:iCs w:val="0"/>
        </w:rPr>
        <w:t xml:space="preserve"> but </w:t>
      </w:r>
      <w:r w:rsidR="00162894">
        <w:rPr>
          <w:rStyle w:val="Emphasis"/>
          <w:rFonts w:ascii="Times New Roman" w:hAnsi="Times New Roman" w:cs="Times New Roman"/>
          <w:i w:val="0"/>
          <w:iCs w:val="0"/>
        </w:rPr>
        <w:t>o</w:t>
      </w:r>
      <w:r w:rsidR="00900AFE" w:rsidRPr="00014790">
        <w:rPr>
          <w:rStyle w:val="Emphasis"/>
          <w:rFonts w:ascii="Times New Roman" w:hAnsi="Times New Roman" w:cs="Times New Roman"/>
          <w:i w:val="0"/>
          <w:iCs w:val="0"/>
        </w:rPr>
        <w:t xml:space="preserve">n average </w:t>
      </w:r>
      <w:r w:rsidR="00094A8D">
        <w:rPr>
          <w:rStyle w:val="Emphasis"/>
          <w:rFonts w:ascii="Times New Roman" w:hAnsi="Times New Roman" w:cs="Times New Roman"/>
          <w:i w:val="0"/>
          <w:iCs w:val="0"/>
        </w:rPr>
        <w:t>they are located at</w:t>
      </w:r>
      <w:r w:rsidR="00094A8D" w:rsidRPr="00014790">
        <w:rPr>
          <w:rStyle w:val="Emphasis"/>
          <w:rFonts w:ascii="Times New Roman" w:hAnsi="Times New Roman" w:cs="Times New Roman"/>
          <w:i w:val="0"/>
          <w:iCs w:val="0"/>
        </w:rPr>
        <w:t xml:space="preserve"> </w:t>
      </w:r>
      <w:r w:rsidR="00900AFE" w:rsidRPr="00014790">
        <w:rPr>
          <w:rStyle w:val="Emphasis"/>
          <w:rFonts w:ascii="Times New Roman" w:hAnsi="Times New Roman" w:cs="Times New Roman"/>
          <w:i w:val="0"/>
          <w:iCs w:val="0"/>
        </w:rPr>
        <w:t xml:space="preserve">the upper limit of </w:t>
      </w:r>
      <w:r w:rsidR="00094A8D">
        <w:rPr>
          <w:rStyle w:val="Emphasis"/>
          <w:rFonts w:ascii="Times New Roman" w:hAnsi="Times New Roman" w:cs="Times New Roman"/>
          <w:i w:val="0"/>
          <w:iCs w:val="0"/>
        </w:rPr>
        <w:t xml:space="preserve">the </w:t>
      </w:r>
      <w:r w:rsidR="00900AFE" w:rsidRPr="00014790">
        <w:rPr>
          <w:rStyle w:val="Emphasis"/>
          <w:rFonts w:ascii="Times New Roman" w:hAnsi="Times New Roman" w:cs="Times New Roman"/>
          <w:i w:val="0"/>
          <w:iCs w:val="0"/>
        </w:rPr>
        <w:t xml:space="preserve">seed and fruit </w:t>
      </w:r>
      <w:r w:rsidR="00094A8D" w:rsidRPr="00014790">
        <w:rPr>
          <w:rStyle w:val="Emphasis"/>
          <w:rFonts w:ascii="Times New Roman" w:hAnsi="Times New Roman" w:cs="Times New Roman"/>
          <w:i w:val="0"/>
          <w:iCs w:val="0"/>
        </w:rPr>
        <w:t>size</w:t>
      </w:r>
      <w:r w:rsidR="00094A8D">
        <w:rPr>
          <w:rStyle w:val="Emphasis"/>
          <w:rFonts w:ascii="Times New Roman" w:hAnsi="Times New Roman" w:cs="Times New Roman"/>
          <w:i w:val="0"/>
          <w:iCs w:val="0"/>
        </w:rPr>
        <w:t xml:space="preserve"> space</w:t>
      </w:r>
      <w:r w:rsidR="00094A8D" w:rsidRPr="00014790">
        <w:rPr>
          <w:rStyle w:val="Emphasis"/>
          <w:rFonts w:ascii="Times New Roman" w:hAnsi="Times New Roman" w:cs="Times New Roman"/>
          <w:i w:val="0"/>
          <w:iCs w:val="0"/>
        </w:rPr>
        <w:t xml:space="preserve"> </w:t>
      </w:r>
      <w:r w:rsidR="00094A8D">
        <w:rPr>
          <w:rStyle w:val="Emphasis"/>
          <w:rFonts w:ascii="Times New Roman" w:hAnsi="Times New Roman" w:cs="Times New Roman"/>
          <w:i w:val="0"/>
          <w:iCs w:val="0"/>
        </w:rPr>
        <w:t>of</w:t>
      </w:r>
      <w:r w:rsidR="00094A8D" w:rsidRPr="00014790">
        <w:rPr>
          <w:rStyle w:val="Emphasis"/>
          <w:rFonts w:ascii="Times New Roman" w:hAnsi="Times New Roman" w:cs="Times New Roman"/>
          <w:i w:val="0"/>
          <w:iCs w:val="0"/>
        </w:rPr>
        <w:t xml:space="preserve"> </w:t>
      </w:r>
      <w:r w:rsidR="00900AFE" w:rsidRPr="00014790">
        <w:rPr>
          <w:rStyle w:val="Emphasis"/>
          <w:rFonts w:ascii="Times New Roman" w:hAnsi="Times New Roman" w:cs="Times New Roman"/>
          <w:i w:val="0"/>
          <w:iCs w:val="0"/>
        </w:rPr>
        <w:t xml:space="preserve">flowering plants </w:t>
      </w:r>
      <w:r w:rsidR="00900AFE" w:rsidRPr="00014790">
        <w:rPr>
          <w:rStyle w:val="Emphasis"/>
          <w:rFonts w:ascii="Times New Roman" w:hAnsi="Times New Roman" w:cs="Times New Roman"/>
          <w:i w:val="0"/>
          <w:iCs w:val="0"/>
        </w:rPr>
        <w:fldChar w:fldCharType="begin"/>
      </w:r>
      <w:r w:rsidR="004F0C67">
        <w:rPr>
          <w:rStyle w:val="Emphasis"/>
          <w:rFonts w:ascii="Times New Roman" w:hAnsi="Times New Roman" w:cs="Times New Roman"/>
          <w:i w:val="0"/>
          <w:iCs w:val="0"/>
        </w:rPr>
        <w:instrText xml:space="preserve"> ADDIN EN.CITE &lt;EndNote&gt;&lt;Cite&gt;&lt;Author&gt;Tomlinson&lt;/Author&gt;&lt;Year&gt;1990&lt;/Year&gt;&lt;RecNum&gt;45&lt;/RecNum&gt;&lt;DisplayText&gt;(Tomlinson, 1990)&lt;/DisplayText&gt;&lt;record&gt;&lt;rec-number&gt;45&lt;/rec-number&gt;&lt;foreign-keys&gt;&lt;key app="EN" db-id="9xdtxzfffxtpt2e59vsvde599ear9ts52rap" timestamp="1445353208"&gt;45&lt;/key&gt;&lt;/foreign-keys&gt;&lt;ref-type name="Book"&gt;6&lt;/ref-type&gt;&lt;contributors&gt;&lt;authors&gt;&lt;author&gt;Tomlinson, P. B.&lt;/author&gt;&lt;/authors&gt;&lt;/contributors&gt;&lt;titles&gt;&lt;title&gt;The structural biology of palms&lt;/title&gt;&lt;/titles&gt;&lt;dates&gt;&lt;year&gt;1990&lt;/year&gt;&lt;/dates&gt;&lt;pub-location&gt;Oxford&lt;/pub-location&gt;&lt;publisher&gt;Oxford University Press&lt;/publisher&gt;&lt;isbn&gt;019854572X&lt;/isbn&gt;&lt;urls&gt;&lt;/urls&gt;&lt;/record&gt;&lt;/Cite&gt;&lt;/EndNote&gt;</w:instrText>
      </w:r>
      <w:r w:rsidR="00900AFE" w:rsidRPr="00014790">
        <w:rPr>
          <w:rStyle w:val="Emphasis"/>
          <w:rFonts w:ascii="Times New Roman" w:hAnsi="Times New Roman" w:cs="Times New Roman"/>
          <w:i w:val="0"/>
          <w:iCs w:val="0"/>
        </w:rPr>
        <w:fldChar w:fldCharType="separate"/>
      </w:r>
      <w:r w:rsidR="00900AFE" w:rsidRPr="00014790">
        <w:rPr>
          <w:rStyle w:val="Emphasis"/>
          <w:rFonts w:ascii="Times New Roman" w:hAnsi="Times New Roman" w:cs="Times New Roman"/>
          <w:i w:val="0"/>
          <w:iCs w:val="0"/>
          <w:noProof/>
        </w:rPr>
        <w:t>(Tomlinson, 1990)</w:t>
      </w:r>
      <w:r w:rsidR="00900AFE" w:rsidRPr="00014790">
        <w:rPr>
          <w:rStyle w:val="Emphasis"/>
          <w:rFonts w:ascii="Times New Roman" w:hAnsi="Times New Roman" w:cs="Times New Roman"/>
          <w:i w:val="0"/>
          <w:iCs w:val="0"/>
        </w:rPr>
        <w:fldChar w:fldCharType="end"/>
      </w:r>
      <w:r w:rsidR="00900AFE" w:rsidRPr="00014790">
        <w:rPr>
          <w:rStyle w:val="Emphasis"/>
          <w:rFonts w:ascii="Times New Roman" w:hAnsi="Times New Roman" w:cs="Times New Roman"/>
          <w:i w:val="0"/>
          <w:iCs w:val="0"/>
        </w:rPr>
        <w:t xml:space="preserve">. </w:t>
      </w:r>
      <w:r w:rsidR="007C4D74" w:rsidRPr="00014790">
        <w:rPr>
          <w:rStyle w:val="Emphasis"/>
          <w:rFonts w:ascii="Times New Roman" w:hAnsi="Times New Roman" w:cs="Times New Roman"/>
          <w:i w:val="0"/>
          <w:iCs w:val="0"/>
        </w:rPr>
        <w:t>Most p</w:t>
      </w:r>
      <w:r w:rsidR="00092EC1" w:rsidRPr="00014790">
        <w:rPr>
          <w:rFonts w:ascii="Times New Roman" w:hAnsi="Times New Roman" w:cs="Times New Roman"/>
          <w:iCs/>
        </w:rPr>
        <w:t xml:space="preserve">alm species are 1-seeded </w:t>
      </w:r>
      <w:r w:rsidR="00092EC1">
        <w:rPr>
          <w:rFonts w:ascii="Times New Roman" w:hAnsi="Times New Roman" w:cs="Times New Roman"/>
          <w:iCs/>
        </w:rPr>
        <w:fldChar w:fldCharType="begin"/>
      </w:r>
      <w:r w:rsidR="004F0C67">
        <w:rPr>
          <w:rFonts w:ascii="Times New Roman" w:hAnsi="Times New Roman" w:cs="Times New Roman"/>
          <w:iCs/>
        </w:rPr>
        <w:instrText xml:space="preserve"> ADDIN EN.CITE &lt;EndNote&gt;&lt;Cite&gt;&lt;Author&gt;Dransfield&lt;/Author&gt;&lt;Year&gt;2008&lt;/Year&gt;&lt;RecNum&gt;28&lt;/RecNum&gt;&lt;DisplayText&gt;(Tomlinson, 1990; Dransfield&lt;style face="italic"&gt; et al.&lt;/style&gt;, 2008)&lt;/DisplayText&gt;&lt;record&gt;&lt;rec-number&gt;28&lt;/rec-number&gt;&lt;foreign-keys&gt;&lt;key app="EN" db-id="9xdtxzfffxtpt2e59vsvde599ear9ts52rap" timestamp="1445351858"&gt;28&lt;/key&gt;&lt;/foreign-keys&gt;&lt;ref-type name="Journal Article"&gt;17&lt;/ref-type&gt;&lt;contributors&gt;&lt;authors&gt;&lt;author&gt;Dransfield, J.&lt;/author&gt;&lt;author&gt;Uhl, N. W.&lt;/author&gt;&lt;author&gt;Asmussen, C. B.&lt;/author&gt;&lt;author&gt;Baker, W. J.&lt;/author&gt;&lt;author&gt;Harley, M. M.&lt;/author&gt;&lt;author&gt;Lewis, C. E.&lt;/author&gt;&lt;/authors&gt;&lt;/contributors&gt;&lt;titles&gt;&lt;title&gt;&lt;style face="italic" font="default" size="100%"&gt;Genera palmarum: The Evolution and Classification of Palms. &lt;/style&gt;&lt;style face="normal" font="default" size="100%"&gt;Royal Botanic Gardens, Kew&lt;/style&gt;&lt;/title&gt;&lt;/titles&gt;&lt;dates&gt;&lt;year&gt;2008&lt;/year&gt;&lt;/dates&gt;&lt;urls&gt;&lt;/urls&gt;&lt;/record&gt;&lt;/Cite&gt;&lt;Cite&gt;&lt;Author&gt;Tomlinson&lt;/Author&gt;&lt;Year&gt;1990&lt;/Year&gt;&lt;RecNum&gt;45&lt;/RecNum&gt;&lt;record&gt;&lt;rec-number&gt;45&lt;/rec-number&gt;&lt;foreign-keys&gt;&lt;key app="EN" db-id="9xdtxzfffxtpt2e59vsvde599ear9ts52rap" timestamp="1445353208"&gt;45&lt;/key&gt;&lt;/foreign-keys&gt;&lt;ref-type name="Book"&gt;6&lt;/ref-type&gt;&lt;contributors&gt;&lt;authors&gt;&lt;author&gt;Tomlinson, P. B.&lt;/author&gt;&lt;/authors&gt;&lt;/contributors&gt;&lt;titles&gt;&lt;title&gt;The structural biology of palms&lt;/title&gt;&lt;/titles&gt;&lt;dates&gt;&lt;year&gt;1990&lt;/year&gt;&lt;/dates&gt;&lt;pub-location&gt;Oxford&lt;/pub-location&gt;&lt;publisher&gt;Oxford University Press&lt;/publisher&gt;&lt;isbn&gt;019854572X&lt;/isbn&gt;&lt;urls&gt;&lt;/urls&gt;&lt;/record&gt;&lt;/Cite&gt;&lt;/EndNote&gt;</w:instrText>
      </w:r>
      <w:r w:rsidR="00092EC1">
        <w:rPr>
          <w:rFonts w:ascii="Times New Roman" w:hAnsi="Times New Roman" w:cs="Times New Roman"/>
          <w:iCs/>
        </w:rPr>
        <w:fldChar w:fldCharType="separate"/>
      </w:r>
      <w:r w:rsidR="004E268B">
        <w:rPr>
          <w:rFonts w:ascii="Times New Roman" w:hAnsi="Times New Roman" w:cs="Times New Roman"/>
          <w:iCs/>
          <w:noProof/>
        </w:rPr>
        <w:t>(Tomlinson, 1990; Dransfield</w:t>
      </w:r>
      <w:r w:rsidR="004E268B" w:rsidRPr="004E268B">
        <w:rPr>
          <w:rFonts w:ascii="Times New Roman" w:hAnsi="Times New Roman" w:cs="Times New Roman"/>
          <w:i/>
          <w:iCs/>
          <w:noProof/>
        </w:rPr>
        <w:t xml:space="preserve"> et al.</w:t>
      </w:r>
      <w:r w:rsidR="004E268B">
        <w:rPr>
          <w:rFonts w:ascii="Times New Roman" w:hAnsi="Times New Roman" w:cs="Times New Roman"/>
          <w:iCs/>
          <w:noProof/>
        </w:rPr>
        <w:t>, 2008)</w:t>
      </w:r>
      <w:r w:rsidR="00092EC1">
        <w:rPr>
          <w:rFonts w:ascii="Times New Roman" w:hAnsi="Times New Roman" w:cs="Times New Roman"/>
          <w:iCs/>
        </w:rPr>
        <w:fldChar w:fldCharType="end"/>
      </w:r>
      <w:r w:rsidR="00092EC1">
        <w:rPr>
          <w:rFonts w:ascii="Times New Roman" w:hAnsi="Times New Roman" w:cs="Times New Roman"/>
          <w:iCs/>
        </w:rPr>
        <w:t xml:space="preserve"> and </w:t>
      </w:r>
      <w:r w:rsidR="00092EC1" w:rsidRPr="00FF6249">
        <w:rPr>
          <w:rFonts w:ascii="Times New Roman" w:hAnsi="Times New Roman" w:cs="Times New Roman"/>
          <w:iCs/>
        </w:rPr>
        <w:t xml:space="preserve">fruit </w:t>
      </w:r>
      <w:r w:rsidR="00092EC1">
        <w:rPr>
          <w:rFonts w:ascii="Times New Roman" w:hAnsi="Times New Roman" w:cs="Times New Roman"/>
          <w:iCs/>
        </w:rPr>
        <w:t xml:space="preserve">size can therefore be taken as a proxy for </w:t>
      </w:r>
      <w:r w:rsidR="00092EC1" w:rsidRPr="00FF6249">
        <w:rPr>
          <w:rFonts w:ascii="Times New Roman" w:hAnsi="Times New Roman" w:cs="Times New Roman"/>
          <w:iCs/>
        </w:rPr>
        <w:t>seed size</w:t>
      </w:r>
      <w:r w:rsidR="00AF4A86">
        <w:rPr>
          <w:rFonts w:ascii="Times New Roman" w:hAnsi="Times New Roman" w:cs="Times New Roman"/>
          <w:iCs/>
        </w:rPr>
        <w:t xml:space="preserve"> </w:t>
      </w:r>
      <w:r w:rsidR="00AF4A86">
        <w:rPr>
          <w:rFonts w:ascii="Times New Roman" w:hAnsi="Times New Roman" w:cs="Times New Roman"/>
          <w:iCs/>
        </w:rPr>
        <w:fldChar w:fldCharType="begin"/>
      </w:r>
      <w:r w:rsidR="00F25F1B">
        <w:rPr>
          <w:rFonts w:ascii="Times New Roman" w:hAnsi="Times New Roman" w:cs="Times New Roman"/>
          <w:iCs/>
        </w:rPr>
        <w:instrText xml:space="preserve"> ADDIN EN.CITE &lt;EndNote&gt;&lt;Cite&gt;&lt;Author&gt;Tomlinson&lt;/Author&gt;&lt;Year&gt;1990&lt;/Year&gt;&lt;RecNum&gt;45&lt;/RecNum&gt;&lt;DisplayText&gt;(Tomlinson, 1990; Henderson, 2002)&lt;/DisplayText&gt;&lt;record&gt;&lt;rec-number&gt;45&lt;/rec-number&gt;&lt;foreign-keys&gt;&lt;key app="EN" db-id="9xdtxzfffxtpt2e59vsvde599ear9ts52rap" timestamp="1445353208"&gt;45&lt;/key&gt;&lt;/foreign-keys&gt;&lt;ref-type name="Book"&gt;6&lt;/ref-type&gt;&lt;contributors&gt;&lt;authors&gt;&lt;author&gt;Tomlinson, P. B.&lt;/author&gt;&lt;/authors&gt;&lt;/contributors&gt;&lt;titles&gt;&lt;title&gt;The structural biology of palms&lt;/title&gt;&lt;/titles&gt;&lt;dates&gt;&lt;year&gt;1990&lt;/year&gt;&lt;/dates&gt;&lt;pub-location&gt;Oxford&lt;/pub-location&gt;&lt;publisher&gt;Oxford University Press&lt;/publisher&gt;&lt;isbn&gt;019854572X&lt;/isbn&gt;&lt;urls&gt;&lt;/urls&gt;&lt;/record&gt;&lt;/Cite&gt;&lt;Cite&gt;&lt;Author&gt;Henderson&lt;/Author&gt;&lt;Year&gt;2002&lt;/Year&gt;&lt;RecNum&gt;44&lt;/RecNum&gt;&lt;record&gt;&lt;rec-number&gt;44&lt;/rec-number&gt;&lt;foreign-keys&gt;&lt;key app="EN" db-id="9xdtxzfffxtpt2e59vsvde599ear9ts52rap" timestamp="1445353166"&gt;44&lt;/key&gt;&lt;/foreign-keys&gt;&lt;ref-type name="Book"&gt;6&lt;/ref-type&gt;&lt;contributors&gt;&lt;authors&gt;&lt;author&gt;Henderson, A.&lt;/author&gt;&lt;/authors&gt;&lt;/contributors&gt;&lt;titles&gt;&lt;title&gt;Evolution and Ecology of Palms&lt;/title&gt;&lt;/titles&gt;&lt;dates&gt;&lt;year&gt;2002&lt;/year&gt;&lt;/dates&gt;&lt;publisher&gt;New York Botanical Garden Press&lt;/publisher&gt;&lt;isbn&gt;0893274445&lt;/isbn&gt;&lt;urls&gt;&lt;/urls&gt;&lt;/record&gt;&lt;/Cite&gt;&lt;/EndNote&gt;</w:instrText>
      </w:r>
      <w:r w:rsidR="00AF4A86">
        <w:rPr>
          <w:rFonts w:ascii="Times New Roman" w:hAnsi="Times New Roman" w:cs="Times New Roman"/>
          <w:iCs/>
        </w:rPr>
        <w:fldChar w:fldCharType="separate"/>
      </w:r>
      <w:r w:rsidR="00F25F1B">
        <w:rPr>
          <w:rFonts w:ascii="Times New Roman" w:hAnsi="Times New Roman" w:cs="Times New Roman"/>
          <w:iCs/>
          <w:noProof/>
        </w:rPr>
        <w:t>(Tomlinson, 1990; Henderson, 2002)</w:t>
      </w:r>
      <w:r w:rsidR="00AF4A86">
        <w:rPr>
          <w:rFonts w:ascii="Times New Roman" w:hAnsi="Times New Roman" w:cs="Times New Roman"/>
          <w:iCs/>
        </w:rPr>
        <w:fldChar w:fldCharType="end"/>
      </w:r>
      <w:r w:rsidR="00092EC1" w:rsidRPr="00FF6249">
        <w:rPr>
          <w:rFonts w:ascii="Times New Roman" w:hAnsi="Times New Roman" w:cs="Times New Roman"/>
          <w:iCs/>
        </w:rPr>
        <w:t>.</w:t>
      </w:r>
      <w:r w:rsidR="00092EC1">
        <w:rPr>
          <w:rFonts w:ascii="Times New Roman" w:hAnsi="Times New Roman" w:cs="Times New Roman"/>
          <w:iCs/>
        </w:rPr>
        <w:t xml:space="preserve"> </w:t>
      </w:r>
      <w:r w:rsidR="00346140">
        <w:rPr>
          <w:rStyle w:val="Emphasis"/>
          <w:rFonts w:ascii="Times New Roman" w:hAnsi="Times New Roman" w:cs="Times New Roman"/>
          <w:i w:val="0"/>
          <w:iCs w:val="0"/>
        </w:rPr>
        <w:t>D</w:t>
      </w:r>
      <w:r w:rsidR="00617D80">
        <w:rPr>
          <w:rStyle w:val="Emphasis"/>
          <w:rFonts w:ascii="Times New Roman" w:hAnsi="Times New Roman" w:cs="Times New Roman"/>
          <w:i w:val="0"/>
          <w:iCs w:val="0"/>
        </w:rPr>
        <w:t>iameter</w:t>
      </w:r>
      <w:r w:rsidR="00C837CC">
        <w:rPr>
          <w:rStyle w:val="Emphasis"/>
          <w:rFonts w:ascii="Times New Roman" w:hAnsi="Times New Roman" w:cs="Times New Roman"/>
          <w:i w:val="0"/>
          <w:iCs w:val="0"/>
        </w:rPr>
        <w:t>s</w:t>
      </w:r>
      <w:r w:rsidR="00617D80">
        <w:rPr>
          <w:rStyle w:val="Emphasis"/>
          <w:rFonts w:ascii="Times New Roman" w:hAnsi="Times New Roman" w:cs="Times New Roman"/>
          <w:i w:val="0"/>
          <w:iCs w:val="0"/>
        </w:rPr>
        <w:t xml:space="preserve"> </w:t>
      </w:r>
      <w:r w:rsidR="00346140">
        <w:rPr>
          <w:rStyle w:val="Emphasis"/>
          <w:rFonts w:ascii="Times New Roman" w:hAnsi="Times New Roman" w:cs="Times New Roman"/>
          <w:i w:val="0"/>
          <w:iCs w:val="0"/>
        </w:rPr>
        <w:t xml:space="preserve">of palm fruits often vary </w:t>
      </w:r>
      <w:r w:rsidR="00DF6C34">
        <w:rPr>
          <w:rStyle w:val="Emphasis"/>
          <w:rFonts w:ascii="Times New Roman" w:hAnsi="Times New Roman" w:cs="Times New Roman"/>
          <w:i w:val="0"/>
          <w:iCs w:val="0"/>
        </w:rPr>
        <w:t xml:space="preserve">between 0.5 and 2.5 cm, but </w:t>
      </w:r>
      <w:r w:rsidR="00C837CC">
        <w:rPr>
          <w:rStyle w:val="Emphasis"/>
          <w:rFonts w:ascii="Times New Roman" w:hAnsi="Times New Roman" w:cs="Times New Roman"/>
          <w:i w:val="0"/>
          <w:iCs w:val="0"/>
        </w:rPr>
        <w:t xml:space="preserve">many </w:t>
      </w:r>
      <w:r w:rsidR="00346140">
        <w:rPr>
          <w:rStyle w:val="Emphasis"/>
          <w:rFonts w:ascii="Times New Roman" w:hAnsi="Times New Roman" w:cs="Times New Roman"/>
          <w:i w:val="0"/>
          <w:iCs w:val="0"/>
        </w:rPr>
        <w:t>palms</w:t>
      </w:r>
      <w:r w:rsidR="00C837CC">
        <w:rPr>
          <w:rStyle w:val="Emphasis"/>
          <w:rFonts w:ascii="Times New Roman" w:hAnsi="Times New Roman" w:cs="Times New Roman"/>
          <w:i w:val="0"/>
          <w:iCs w:val="0"/>
        </w:rPr>
        <w:t xml:space="preserve"> </w:t>
      </w:r>
      <w:r w:rsidR="00346140">
        <w:rPr>
          <w:rStyle w:val="Emphasis"/>
          <w:rFonts w:ascii="Times New Roman" w:hAnsi="Times New Roman" w:cs="Times New Roman"/>
          <w:i w:val="0"/>
          <w:iCs w:val="0"/>
        </w:rPr>
        <w:t xml:space="preserve">also </w:t>
      </w:r>
      <w:r w:rsidR="00C837CC">
        <w:rPr>
          <w:rStyle w:val="Emphasis"/>
          <w:rFonts w:ascii="Times New Roman" w:hAnsi="Times New Roman" w:cs="Times New Roman"/>
          <w:i w:val="0"/>
          <w:iCs w:val="0"/>
        </w:rPr>
        <w:t>have larger fruits</w:t>
      </w:r>
      <w:r w:rsidR="00346140">
        <w:rPr>
          <w:rStyle w:val="Emphasis"/>
          <w:rFonts w:ascii="Times New Roman" w:hAnsi="Times New Roman" w:cs="Times New Roman"/>
          <w:i w:val="0"/>
          <w:iCs w:val="0"/>
        </w:rPr>
        <w:t xml:space="preserve"> that </w:t>
      </w:r>
      <w:r w:rsidR="00346140">
        <w:rPr>
          <w:rFonts w:ascii="Times New Roman" w:hAnsi="Times New Roman" w:cs="Times New Roman"/>
        </w:rPr>
        <w:t>can be classified as megafaunal fruits</w:t>
      </w:r>
      <w:r w:rsidR="00162894">
        <w:rPr>
          <w:rFonts w:ascii="Times New Roman" w:hAnsi="Times New Roman" w:cs="Times New Roman"/>
        </w:rPr>
        <w:t xml:space="preserve">, i.e., </w:t>
      </w:r>
      <w:r w:rsidR="00900AFE">
        <w:rPr>
          <w:rFonts w:ascii="Times New Roman" w:hAnsi="Times New Roman" w:cs="Times New Roman"/>
        </w:rPr>
        <w:t>at least 4</w:t>
      </w:r>
      <w:r w:rsidR="0024051C">
        <w:rPr>
          <w:rFonts w:ascii="Times New Roman" w:hAnsi="Times New Roman" w:cs="Times New Roman"/>
        </w:rPr>
        <w:t xml:space="preserve"> </w:t>
      </w:r>
      <w:r w:rsidR="00900AFE">
        <w:rPr>
          <w:rFonts w:ascii="Times New Roman" w:hAnsi="Times New Roman" w:cs="Times New Roman"/>
        </w:rPr>
        <w:t>cm in length</w:t>
      </w:r>
      <w:r w:rsidR="00FB1796">
        <w:rPr>
          <w:rFonts w:ascii="Times New Roman" w:hAnsi="Times New Roman" w:cs="Times New Roman"/>
        </w:rPr>
        <w:t xml:space="preserve"> </w:t>
      </w:r>
      <w:r w:rsidR="00FB1796">
        <w:rPr>
          <w:rFonts w:ascii="Times New Roman" w:hAnsi="Times New Roman" w:cs="Times New Roman"/>
        </w:rPr>
        <w:fldChar w:fldCharType="begin"/>
      </w:r>
      <w:r w:rsidR="00FB1796">
        <w:rPr>
          <w:rFonts w:ascii="Times New Roman" w:hAnsi="Times New Roman" w:cs="Times New Roman"/>
        </w:rPr>
        <w:instrText xml:space="preserve"> ADDIN EN.CITE &lt;EndNote&gt;&lt;Cite&gt;&lt;Author&gt;Guimarães&lt;/Author&gt;&lt;Year&gt;2008&lt;/Year&gt;&lt;RecNum&gt;91&lt;/RecNum&gt;&lt;DisplayText&gt;(Guimarães&lt;style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00FB1796">
        <w:rPr>
          <w:rFonts w:ascii="Times New Roman" w:hAnsi="Times New Roman" w:cs="Times New Roman"/>
        </w:rPr>
        <w:fldChar w:fldCharType="separate"/>
      </w:r>
      <w:r w:rsidR="00FB1796">
        <w:rPr>
          <w:rFonts w:ascii="Times New Roman" w:hAnsi="Times New Roman" w:cs="Times New Roman"/>
          <w:noProof/>
        </w:rPr>
        <w:t>(Guimarães</w:t>
      </w:r>
      <w:r w:rsidR="00FB1796" w:rsidRPr="00FB1796">
        <w:rPr>
          <w:rFonts w:ascii="Times New Roman" w:hAnsi="Times New Roman" w:cs="Times New Roman"/>
          <w:i/>
          <w:noProof/>
        </w:rPr>
        <w:t xml:space="preserve"> et al.</w:t>
      </w:r>
      <w:r w:rsidR="00FB1796">
        <w:rPr>
          <w:rFonts w:ascii="Times New Roman" w:hAnsi="Times New Roman" w:cs="Times New Roman"/>
          <w:noProof/>
        </w:rPr>
        <w:t>, 2008)</w:t>
      </w:r>
      <w:r w:rsidR="00FB1796">
        <w:rPr>
          <w:rFonts w:ascii="Times New Roman" w:hAnsi="Times New Roman" w:cs="Times New Roman"/>
        </w:rPr>
        <w:fldChar w:fldCharType="end"/>
      </w:r>
      <w:r w:rsidR="00346140">
        <w:rPr>
          <w:rFonts w:ascii="Times New Roman" w:hAnsi="Times New Roman" w:cs="Times New Roman"/>
        </w:rPr>
        <w:t>.</w:t>
      </w:r>
      <w:r w:rsidR="00346140">
        <w:rPr>
          <w:rStyle w:val="Emphasis"/>
          <w:rFonts w:ascii="Times New Roman" w:hAnsi="Times New Roman" w:cs="Times New Roman"/>
          <w:i w:val="0"/>
          <w:iCs w:val="0"/>
        </w:rPr>
        <w:t xml:space="preserve"> Overall, the </w:t>
      </w:r>
      <w:r w:rsidR="002D68C9">
        <w:rPr>
          <w:rStyle w:val="Emphasis"/>
          <w:rFonts w:ascii="Times New Roman" w:hAnsi="Times New Roman" w:cs="Times New Roman"/>
          <w:i w:val="0"/>
        </w:rPr>
        <w:t>relationship between palm fruit sizes and geographic distributions of animal disp</w:t>
      </w:r>
      <w:r w:rsidR="00D83E63">
        <w:rPr>
          <w:rStyle w:val="Emphasis"/>
          <w:rFonts w:ascii="Times New Roman" w:hAnsi="Times New Roman" w:cs="Times New Roman"/>
          <w:i w:val="0"/>
        </w:rPr>
        <w:t>ersers remain</w:t>
      </w:r>
      <w:r w:rsidR="00064596">
        <w:rPr>
          <w:rStyle w:val="Emphasis"/>
          <w:rFonts w:ascii="Times New Roman" w:hAnsi="Times New Roman" w:cs="Times New Roman"/>
          <w:i w:val="0"/>
        </w:rPr>
        <w:t>s</w:t>
      </w:r>
      <w:r w:rsidR="00D83E63">
        <w:rPr>
          <w:rStyle w:val="Emphasis"/>
          <w:rFonts w:ascii="Times New Roman" w:hAnsi="Times New Roman" w:cs="Times New Roman"/>
          <w:i w:val="0"/>
        </w:rPr>
        <w:t xml:space="preserve"> little explored</w:t>
      </w:r>
      <w:r w:rsidR="00814A3C" w:rsidRPr="00FF6249">
        <w:rPr>
          <w:rStyle w:val="Emphasis"/>
          <w:rFonts w:ascii="Times New Roman" w:hAnsi="Times New Roman" w:cs="Times New Roman"/>
          <w:i w:val="0"/>
        </w:rPr>
        <w:t xml:space="preserve"> </w:t>
      </w:r>
      <w:r w:rsidR="00C05EAF">
        <w:rPr>
          <w:rStyle w:val="Emphasis"/>
          <w:rFonts w:ascii="Times New Roman" w:hAnsi="Times New Roman" w:cs="Times New Roman"/>
          <w:i w:val="0"/>
        </w:rPr>
        <w:fldChar w:fldCharType="begin">
          <w:fldData xml:space="preserve">PEVuZE5vdGU+PENpdGU+PEF1dGhvcj5ab25hPC9BdXRob3I+PFllYXI+MTk4OTwvWWVhcj48UmVj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</w:fldData>
        </w:fldChar>
      </w:r>
      <w:r w:rsidR="00C05EAF">
        <w:rPr>
          <w:rStyle w:val="Emphasis"/>
          <w:rFonts w:ascii="Times New Roman" w:hAnsi="Times New Roman" w:cs="Times New Roman"/>
          <w:i w:val="0"/>
        </w:rPr>
        <w:instrText xml:space="preserve"> ADDIN EN.CITE </w:instrText>
      </w:r>
      <w:r w:rsidR="00C05EAF">
        <w:rPr>
          <w:rStyle w:val="Emphasis"/>
          <w:rFonts w:ascii="Times New Roman" w:hAnsi="Times New Roman" w:cs="Times New Roman"/>
          <w:i w:val="0"/>
        </w:rPr>
        <w:fldChar w:fldCharType="begin">
          <w:fldData xml:space="preserve">PEVuZE5vdGU+PENpdGU+PEF1dGhvcj5ab25hPC9BdXRob3I+PFllYXI+MTk4OTwvWWVhcj48UmVj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</w:fldData>
        </w:fldChar>
      </w:r>
      <w:r w:rsidR="00C05EAF">
        <w:rPr>
          <w:rStyle w:val="Emphasis"/>
          <w:rFonts w:ascii="Times New Roman" w:hAnsi="Times New Roman" w:cs="Times New Roman"/>
          <w:i w:val="0"/>
        </w:rPr>
        <w:instrText xml:space="preserve"> ADDIN EN.CITE.DATA </w:instrText>
      </w:r>
      <w:r w:rsidR="00C05EAF">
        <w:rPr>
          <w:rStyle w:val="Emphasis"/>
          <w:rFonts w:ascii="Times New Roman" w:hAnsi="Times New Roman" w:cs="Times New Roman"/>
          <w:i w:val="0"/>
        </w:rPr>
      </w:r>
      <w:r w:rsidR="00C05EAF">
        <w:rPr>
          <w:rStyle w:val="Emphasis"/>
          <w:rFonts w:ascii="Times New Roman" w:hAnsi="Times New Roman" w:cs="Times New Roman"/>
          <w:i w:val="0"/>
        </w:rPr>
        <w:fldChar w:fldCharType="end"/>
      </w:r>
      <w:r w:rsidR="00C05EAF">
        <w:rPr>
          <w:rStyle w:val="Emphasis"/>
          <w:rFonts w:ascii="Times New Roman" w:hAnsi="Times New Roman" w:cs="Times New Roman"/>
          <w:i w:val="0"/>
        </w:rPr>
      </w:r>
      <w:r w:rsidR="00C05EAF">
        <w:rPr>
          <w:rStyle w:val="Emphasis"/>
          <w:rFonts w:ascii="Times New Roman" w:hAnsi="Times New Roman" w:cs="Times New Roman"/>
          <w:i w:val="0"/>
        </w:rPr>
        <w:fldChar w:fldCharType="separate"/>
      </w:r>
      <w:r w:rsidR="00C05EAF">
        <w:rPr>
          <w:rStyle w:val="Emphasis"/>
          <w:rFonts w:ascii="Times New Roman" w:hAnsi="Times New Roman" w:cs="Times New Roman"/>
          <w:i w:val="0"/>
          <w:noProof/>
        </w:rPr>
        <w:t>(Zona &amp; Henderson, 1989; Kissling</w:t>
      </w:r>
      <w:r w:rsidR="00C05EAF" w:rsidRPr="00C05EAF">
        <w:rPr>
          <w:rStyle w:val="Emphasis"/>
          <w:rFonts w:ascii="Times New Roman" w:hAnsi="Times New Roman" w:cs="Times New Roman"/>
          <w:noProof/>
        </w:rPr>
        <w:t xml:space="preserve"> et al.</w:t>
      </w:r>
      <w:r w:rsidR="00C05EAF">
        <w:rPr>
          <w:rStyle w:val="Emphasis"/>
          <w:rFonts w:ascii="Times New Roman" w:hAnsi="Times New Roman" w:cs="Times New Roman"/>
          <w:i w:val="0"/>
          <w:noProof/>
        </w:rPr>
        <w:t>, 2012a)</w:t>
      </w:r>
      <w:r w:rsidR="00C05EAF">
        <w:rPr>
          <w:rStyle w:val="Emphasis"/>
          <w:rFonts w:ascii="Times New Roman" w:hAnsi="Times New Roman" w:cs="Times New Roman"/>
          <w:i w:val="0"/>
        </w:rPr>
        <w:fldChar w:fldCharType="end"/>
      </w:r>
      <w:r w:rsidR="00C05EAF">
        <w:rPr>
          <w:rStyle w:val="Emphasis"/>
          <w:rFonts w:ascii="Times New Roman" w:hAnsi="Times New Roman" w:cs="Times New Roman"/>
          <w:i w:val="0"/>
        </w:rPr>
        <w:t>.</w:t>
      </w:r>
    </w:p>
    <w:p w14:paraId="1518AC05" w14:textId="29FB0B5F" w:rsidR="00D42CAD" w:rsidRPr="009F72B3" w:rsidRDefault="00760CFD" w:rsidP="003A45F7">
      <w:pPr>
        <w:spacing w:after="120"/>
        <w:rPr>
          <w:rFonts w:ascii="Times New Roman" w:hAnsi="Times New Roman" w:cs="Times New Roman"/>
        </w:rPr>
      </w:pPr>
      <w:r>
        <w:rPr>
          <w:rFonts w:ascii="Times New Roman" w:hAnsi="Times New Roman" w:cs="Times New Roman"/>
        </w:rPr>
        <w:t>Besides</w:t>
      </w:r>
      <w:r w:rsidR="000205F0" w:rsidRPr="00FF6249">
        <w:rPr>
          <w:rFonts w:ascii="Times New Roman" w:hAnsi="Times New Roman" w:cs="Times New Roman"/>
        </w:rPr>
        <w:t xml:space="preserve"> biotic interactions </w:t>
      </w:r>
      <w:r w:rsidR="0094417D">
        <w:rPr>
          <w:rFonts w:ascii="Times New Roman" w:hAnsi="Times New Roman" w:cs="Times New Roman"/>
        </w:rPr>
        <w:t>among</w:t>
      </w:r>
      <w:r>
        <w:rPr>
          <w:rFonts w:ascii="Times New Roman" w:hAnsi="Times New Roman" w:cs="Times New Roman"/>
        </w:rPr>
        <w:t xml:space="preserve"> frugivores and their food plants</w:t>
      </w:r>
      <w:r w:rsidR="0080415D" w:rsidRPr="00FF6249">
        <w:rPr>
          <w:rFonts w:ascii="Times New Roman" w:hAnsi="Times New Roman" w:cs="Times New Roman"/>
        </w:rPr>
        <w:t>, various</w:t>
      </w:r>
      <w:r w:rsidR="00AE3D06" w:rsidRPr="00FF6249">
        <w:rPr>
          <w:rFonts w:ascii="Times New Roman" w:hAnsi="Times New Roman" w:cs="Times New Roman"/>
        </w:rPr>
        <w:t xml:space="preserve"> </w:t>
      </w:r>
      <w:r w:rsidR="0080415D" w:rsidRPr="00ED14B8">
        <w:rPr>
          <w:rFonts w:ascii="Times New Roman" w:hAnsi="Times New Roman" w:cs="Times New Roman"/>
        </w:rPr>
        <w:t>environmental and</w:t>
      </w:r>
      <w:r w:rsidR="001E7936" w:rsidRPr="00ED14B8">
        <w:rPr>
          <w:rFonts w:ascii="Times New Roman" w:hAnsi="Times New Roman" w:cs="Times New Roman"/>
        </w:rPr>
        <w:t xml:space="preserve"> </w:t>
      </w:r>
      <w:r w:rsidR="00AE3D06" w:rsidRPr="00ED14B8">
        <w:rPr>
          <w:rFonts w:ascii="Times New Roman" w:hAnsi="Times New Roman" w:cs="Times New Roman"/>
        </w:rPr>
        <w:t xml:space="preserve">historical </w:t>
      </w:r>
      <w:r w:rsidR="00DA42D5">
        <w:rPr>
          <w:rFonts w:ascii="Times New Roman" w:hAnsi="Times New Roman" w:cs="Times New Roman"/>
        </w:rPr>
        <w:t>drivers</w:t>
      </w:r>
      <w:r w:rsidR="00DA42D5" w:rsidRPr="00FF6249">
        <w:rPr>
          <w:rFonts w:ascii="Times New Roman" w:hAnsi="Times New Roman" w:cs="Times New Roman"/>
        </w:rPr>
        <w:t xml:space="preserve"> </w:t>
      </w:r>
      <w:r>
        <w:rPr>
          <w:rFonts w:ascii="Times New Roman" w:hAnsi="Times New Roman" w:cs="Times New Roman"/>
        </w:rPr>
        <w:t xml:space="preserve">are likely to </w:t>
      </w:r>
      <w:r w:rsidR="00121FDC">
        <w:rPr>
          <w:rFonts w:ascii="Times New Roman" w:hAnsi="Times New Roman" w:cs="Times New Roman"/>
        </w:rPr>
        <w:t xml:space="preserve">have </w:t>
      </w:r>
      <w:r w:rsidR="00AE3D06" w:rsidRPr="00FF6249">
        <w:rPr>
          <w:rFonts w:ascii="Times New Roman" w:hAnsi="Times New Roman" w:cs="Times New Roman"/>
        </w:rPr>
        <w:t>shape</w:t>
      </w:r>
      <w:r w:rsidR="00121FDC">
        <w:rPr>
          <w:rFonts w:ascii="Times New Roman" w:hAnsi="Times New Roman" w:cs="Times New Roman"/>
        </w:rPr>
        <w:t>d</w:t>
      </w:r>
      <w:r w:rsidR="00AE3D06" w:rsidRPr="00FF6249">
        <w:rPr>
          <w:rFonts w:ascii="Times New Roman" w:hAnsi="Times New Roman" w:cs="Times New Roman"/>
        </w:rPr>
        <w:t xml:space="preserve"> </w:t>
      </w:r>
      <w:r>
        <w:rPr>
          <w:rFonts w:ascii="Times New Roman" w:hAnsi="Times New Roman" w:cs="Times New Roman"/>
        </w:rPr>
        <w:t>the distribution of functional traits of fleshy-fruited plants across broad spatial scales</w:t>
      </w:r>
      <w:r w:rsidR="002376B1">
        <w:rPr>
          <w:rFonts w:ascii="Times New Roman" w:hAnsi="Times New Roman" w:cs="Times New Roman"/>
        </w:rPr>
        <w:t xml:space="preserve"> </w:t>
      </w:r>
      <w:r w:rsidR="002376B1">
        <w:rPr>
          <w:rFonts w:ascii="Times New Roman" w:hAnsi="Times New Roman" w:cs="Times New Roman"/>
        </w:rPr>
        <w:fldChar w:fldCharType="begin"/>
      </w:r>
      <w:r w:rsidR="002376B1">
        <w:rPr>
          <w:rFonts w:ascii="Times New Roman" w:hAnsi="Times New Roman" w:cs="Times New Roman"/>
        </w:rPr>
        <w:instrText xml:space="preserve"> ADDIN EN.CITE &lt;EndNote&gt;&lt;Cite&gt;&lt;Author&gt;Donatti&lt;/Author&gt;&lt;Year&gt;2007&lt;/Year&gt;&lt;RecNum&gt;3&lt;/RecNum&gt;&lt;DisplayText&gt;(Donatti&lt;style face="italic"&gt; et al.&lt;/style&gt;, 2007)&lt;/DisplayText&gt;&lt;record&gt;&lt;rec-number&gt;3&lt;/rec-number&gt;&lt;foreign-keys&gt;&lt;key app="EN" db-id="9xdtxzfffxtpt2e59vsvde599ear9ts52rap" timestamp="1445349219"&gt;3&lt;/key&gt;&lt;/foreign-keys&gt;&lt;ref-type name="Journal Article"&gt;17&lt;/ref-type&gt;&lt;contributors&gt;&lt;authors&gt;&lt;author&gt;Donatti, C. I.&lt;/author&gt;&lt;author&gt;Galetti, M.&lt;/author&gt;&lt;author&gt;Pizo, M. A.&lt;/author&gt;&lt;author&gt;Guimaraes Jr., P. R.&lt;/author&gt;&lt;author&gt;Jordano, P.&lt;/author&gt;&lt;/authors&gt;&lt;/contributors&gt;&lt;titles&gt;&lt;title&gt;&lt;style face="italic" font="default" size="100%"&gt;Living in the land of ghosts: fruit traits and the importance of large mammals as seed dispersers in the Pantanal, Brazil. Seed dispersal: theory and its application in a changing world&lt;/style&gt;&lt;/title&gt;&lt;/titles&gt;&lt;pages&gt;Cabi Publishing, Cambridge&lt;/pages&gt;&lt;dates&gt;&lt;year&gt;2007&lt;/year&gt;&lt;/dates&gt;&lt;urls&gt;&lt;/urls&gt;&lt;/record&gt;&lt;/Cite&gt;&lt;/EndNote&gt;</w:instrText>
      </w:r>
      <w:r w:rsidR="002376B1">
        <w:rPr>
          <w:rFonts w:ascii="Times New Roman" w:hAnsi="Times New Roman" w:cs="Times New Roman"/>
        </w:rPr>
        <w:fldChar w:fldCharType="separate"/>
      </w:r>
      <w:r w:rsidR="002376B1">
        <w:rPr>
          <w:rFonts w:ascii="Times New Roman" w:hAnsi="Times New Roman" w:cs="Times New Roman"/>
          <w:noProof/>
        </w:rPr>
        <w:t>(Donatti</w:t>
      </w:r>
      <w:r w:rsidR="002376B1" w:rsidRPr="002376B1">
        <w:rPr>
          <w:rFonts w:ascii="Times New Roman" w:hAnsi="Times New Roman" w:cs="Times New Roman"/>
          <w:i/>
          <w:noProof/>
        </w:rPr>
        <w:t xml:space="preserve"> et al.</w:t>
      </w:r>
      <w:r w:rsidR="002376B1">
        <w:rPr>
          <w:rFonts w:ascii="Times New Roman" w:hAnsi="Times New Roman" w:cs="Times New Roman"/>
          <w:noProof/>
        </w:rPr>
        <w:t>, 2007)</w:t>
      </w:r>
      <w:r w:rsidR="002376B1">
        <w:rPr>
          <w:rFonts w:ascii="Times New Roman" w:hAnsi="Times New Roman" w:cs="Times New Roman"/>
        </w:rPr>
        <w:fldChar w:fldCharType="end"/>
      </w:r>
      <w:r w:rsidR="00025978">
        <w:rPr>
          <w:rFonts w:ascii="Times New Roman" w:hAnsi="Times New Roman" w:cs="Times New Roman"/>
        </w:rPr>
        <w:t xml:space="preserve">. </w:t>
      </w:r>
      <w:r w:rsidR="004A3583">
        <w:rPr>
          <w:rFonts w:ascii="Times New Roman" w:hAnsi="Times New Roman" w:cs="Times New Roman"/>
        </w:rPr>
        <w:t xml:space="preserve">For instance, </w:t>
      </w:r>
      <w:r w:rsidR="00464295">
        <w:rPr>
          <w:rFonts w:ascii="Times New Roman" w:hAnsi="Times New Roman" w:cs="Times New Roman"/>
        </w:rPr>
        <w:t>contemporary</w:t>
      </w:r>
      <w:r w:rsidR="00464295" w:rsidRPr="00FF6249">
        <w:rPr>
          <w:rFonts w:ascii="Times New Roman" w:hAnsi="Times New Roman" w:cs="Times New Roman"/>
        </w:rPr>
        <w:t xml:space="preserve"> temperature </w:t>
      </w:r>
      <w:r w:rsidR="00E84B44">
        <w:rPr>
          <w:rFonts w:ascii="Times New Roman" w:hAnsi="Times New Roman" w:cs="Times New Roman"/>
        </w:rPr>
        <w:t xml:space="preserve">and </w:t>
      </w:r>
      <w:r w:rsidR="00464295" w:rsidRPr="00FF6249">
        <w:rPr>
          <w:rFonts w:ascii="Times New Roman" w:hAnsi="Times New Roman" w:cs="Times New Roman"/>
        </w:rPr>
        <w:t xml:space="preserve">precipitation </w:t>
      </w:r>
      <w:r w:rsidR="00464295">
        <w:rPr>
          <w:rFonts w:ascii="Times New Roman" w:hAnsi="Times New Roman" w:cs="Times New Roman"/>
        </w:rPr>
        <w:fldChar w:fldCharType="begin"/>
      </w:r>
      <w:r w:rsidR="004F0C67">
        <w:rPr>
          <w:rFonts w:ascii="Times New Roman" w:hAnsi="Times New Roman" w:cs="Times New Roman"/>
        </w:rPr>
        <w:instrText xml:space="preserve"> ADDIN EN.CITE &lt;EndNote&gt;&lt;Cite&gt;&lt;Author&gt;Swenson&lt;/Author&gt;&lt;Year&gt;2010&lt;/Year&gt;&lt;RecNum&gt;23&lt;/RecNum&gt;&lt;DisplayText&gt;(Swenson &amp;amp; Weiser, 2010)&lt;/DisplayText&gt;&lt;record&gt;&lt;rec-number&gt;23&lt;/rec-number&gt;&lt;foreign-keys&gt;&lt;key app="EN" db-id="9xdtxzfffxtpt2e59vsvde599ear9ts52rap" timestamp="1445350885"&gt;23&lt;/key&gt;&lt;/foreign-keys&gt;&lt;ref-type name="Journal Article"&gt;17&lt;/ref-type&gt;&lt;contributors&gt;&lt;authors&gt;&lt;author&gt;Swenson, N. G.&lt;/author&gt;&lt;author&gt;Weiser, M. D.&lt;/author&gt;&lt;/authors&gt;&lt;/contributors&gt;&lt;titles&gt;&lt;title&gt;Plant geography upon the basis of functional traits: an example from eastern North American trees&lt;/title&gt;&lt;secondary-title&gt;Ecology&lt;/secondary-title&gt;&lt;/titles&gt;&lt;periodical&gt;&lt;full-title&gt;Ecology&lt;/full-title&gt;&lt;/periodical&gt;&lt;pages&gt;2234–2241&lt;/pages&gt;&lt;volume&gt;91&lt;/volume&gt;&lt;number&gt;8&lt;/number&gt;&lt;dates&gt;&lt;year&gt;2010&lt;/year&gt;&lt;pub-dates&gt;&lt;date&gt;Aug&lt;/date&gt;&lt;/pub-dates&gt;&lt;/dates&gt;&lt;isbn&gt;0012-9658&lt;/isbn&gt;&lt;accession-num&gt;WOS:000280153500007&lt;/accession-num&gt;&lt;urls&gt;&lt;related-urls&gt;&lt;url&gt;&amp;lt;Go to ISI&amp;gt;://WOS:000280153500007&lt;/url&gt;&lt;/related-urls&gt;&lt;/urls&gt;&lt;electronic-resource-num&gt;10.1890/09-1743.1&lt;/electronic-resource-num&gt;&lt;/record&gt;&lt;/Cite&gt;&lt;/EndNote&gt;</w:instrText>
      </w:r>
      <w:r w:rsidR="00464295">
        <w:rPr>
          <w:rFonts w:ascii="Times New Roman" w:hAnsi="Times New Roman" w:cs="Times New Roman"/>
        </w:rPr>
        <w:fldChar w:fldCharType="separate"/>
      </w:r>
      <w:r w:rsidR="00464295">
        <w:rPr>
          <w:rFonts w:ascii="Times New Roman" w:hAnsi="Times New Roman" w:cs="Times New Roman"/>
          <w:noProof/>
        </w:rPr>
        <w:t>(Swenson &amp; Weiser, 2010)</w:t>
      </w:r>
      <w:r w:rsidR="00464295">
        <w:rPr>
          <w:rFonts w:ascii="Times New Roman" w:hAnsi="Times New Roman" w:cs="Times New Roman"/>
        </w:rPr>
        <w:fldChar w:fldCharType="end"/>
      </w:r>
      <w:r w:rsidR="00464295">
        <w:rPr>
          <w:rFonts w:ascii="Times New Roman" w:hAnsi="Times New Roman" w:cs="Times New Roman"/>
        </w:rPr>
        <w:t xml:space="preserve">, </w:t>
      </w:r>
      <w:r w:rsidR="00464295" w:rsidRPr="00FF6249">
        <w:rPr>
          <w:rFonts w:ascii="Times New Roman" w:hAnsi="Times New Roman" w:cs="Times New Roman"/>
        </w:rPr>
        <w:t xml:space="preserve">seasonality </w:t>
      </w:r>
      <w:r w:rsidR="00464295">
        <w:rPr>
          <w:rFonts w:ascii="Times New Roman" w:hAnsi="Times New Roman" w:cs="Times New Roman"/>
        </w:rPr>
        <w:fldChar w:fldCharType="begin"/>
      </w:r>
      <w:r w:rsidR="00464295">
        <w:rPr>
          <w:rFonts w:ascii="Times New Roman" w:hAnsi="Times New Roman" w:cs="Times New Roman"/>
        </w:rPr>
        <w:instrText xml:space="preserve"> ADDIN EN.CITE &lt;EndNote&gt;&lt;Cite&gt;&lt;Author&gt;Göldel&lt;/Author&gt;&lt;Year&gt;2015&lt;/Year&gt;&lt;RecNum&gt;84&lt;/RecNum&gt;&lt;DisplayText&gt;(Göldel&lt;style face="italic"&gt; et al.&lt;/style&gt;, 2015)&lt;/DisplayText&gt;&lt;record&gt;&lt;rec-number&gt;84&lt;/rec-number&gt;&lt;foreign-keys&gt;&lt;key app="EN" db-id="9xdtxzfffxtpt2e59vsvde599ear9ts52rap" timestamp="1447347421"&gt;84&lt;/key&gt;&lt;/foreign-keys&gt;&lt;ref-type name="Journal Article"&gt;17&lt;/ref-type&gt;&lt;contributors&gt;&lt;authors&gt;&lt;author&gt;Göldel, B.&lt;/author&gt;&lt;author&gt;Kissling, W. D.&lt;/author&gt;&lt;author&gt;Svenning, J.</w:instrText>
      </w:r>
      <w:r w:rsidR="00464295">
        <w:rPr>
          <w:rFonts w:ascii="Cambria Math" w:hAnsi="Cambria Math" w:cs="Cambria Math"/>
        </w:rPr>
        <w:instrText>‐</w:instrText>
      </w:r>
      <w:r w:rsidR="00464295">
        <w:rPr>
          <w:rFonts w:ascii="Times New Roman" w:hAnsi="Times New Roman" w:cs="Times New Roman"/>
        </w:rPr>
        <w:instrText>C.&lt;/author&gt;&lt;/authors&gt;&lt;/contributors&gt;&lt;titles&gt;&lt;title&gt;Geographical variation and environmental correlates of functional trait distributions in palms (Arecaceae) across the New World&lt;/title&gt;&lt;secondary-title&gt;Botanical Journal of the Linnean Society&lt;/secondary-title&gt;&lt;/titles&gt;&lt;periodical&gt;&lt;full-title&gt;Botanical Journal of the Linnean Society&lt;/full-title&gt;&lt;/periodical&gt;&lt;pages&gt;602–617&lt;/pages&gt;&lt;volume&gt;179&lt;/volume&gt;&lt;dates&gt;&lt;year&gt;2015&lt;/year&gt;&lt;/dates&gt;&lt;isbn&gt;1095-8339&lt;/isbn&gt;&lt;urls&gt;&lt;/urls&gt;&lt;/record&gt;&lt;/Cite&gt;&lt;/EndNote&gt;</w:instrText>
      </w:r>
      <w:r w:rsidR="00464295">
        <w:rPr>
          <w:rFonts w:ascii="Times New Roman" w:hAnsi="Times New Roman" w:cs="Times New Roman"/>
        </w:rPr>
        <w:fldChar w:fldCharType="separate"/>
      </w:r>
      <w:r w:rsidR="00464295">
        <w:rPr>
          <w:rFonts w:ascii="Times New Roman" w:hAnsi="Times New Roman" w:cs="Times New Roman"/>
          <w:noProof/>
        </w:rPr>
        <w:t>(Göldel</w:t>
      </w:r>
      <w:r w:rsidR="00464295" w:rsidRPr="00684755">
        <w:rPr>
          <w:rFonts w:ascii="Times New Roman" w:hAnsi="Times New Roman" w:cs="Times New Roman"/>
          <w:i/>
          <w:noProof/>
        </w:rPr>
        <w:t xml:space="preserve"> et al.</w:t>
      </w:r>
      <w:r w:rsidR="00464295">
        <w:rPr>
          <w:rFonts w:ascii="Times New Roman" w:hAnsi="Times New Roman" w:cs="Times New Roman"/>
          <w:noProof/>
        </w:rPr>
        <w:t>, 2015)</w:t>
      </w:r>
      <w:r w:rsidR="00464295">
        <w:rPr>
          <w:rFonts w:ascii="Times New Roman" w:hAnsi="Times New Roman" w:cs="Times New Roman"/>
        </w:rPr>
        <w:fldChar w:fldCharType="end"/>
      </w:r>
      <w:r w:rsidR="00464295" w:rsidRPr="00FF6249">
        <w:rPr>
          <w:rFonts w:ascii="Times New Roman" w:hAnsi="Times New Roman" w:cs="Times New Roman"/>
        </w:rPr>
        <w:t xml:space="preserve"> and soil conditions </w:t>
      </w:r>
      <w:r w:rsidR="00464295" w:rsidRPr="00FF6249">
        <w:rPr>
          <w:rFonts w:ascii="Times New Roman" w:hAnsi="Times New Roman" w:cs="Times New Roman"/>
        </w:rPr>
        <w:fldChar w:fldCharType="begin"/>
      </w:r>
      <w:r w:rsidR="002E4C3F">
        <w:rPr>
          <w:rFonts w:ascii="Times New Roman" w:hAnsi="Times New Roman" w:cs="Times New Roman"/>
        </w:rPr>
        <w:instrText xml:space="preserve"> ADDIN EN.CITE &lt;EndNote&gt;&lt;Cite&gt;&lt;Author&gt;Tautenhahn&lt;/Author&gt;&lt;Year&gt;2008&lt;/Year&gt;&lt;RecNum&gt;25&lt;/RecNum&gt;&lt;DisplayText&gt;(Tautenhahn&lt;style face="italic"&gt; et al.&lt;/style&gt;, 2008)&lt;/DisplayText&gt;&lt;record&gt;&lt;rec-number&gt;25&lt;/rec-number&gt;&lt;foreign-keys&gt;&lt;key app="EN" db-id="9xdtxzfffxtpt2e59vsvde599ear9ts52rap" timestamp="1445351557"&gt;25&lt;/key&gt;&lt;/foreign-keys&gt;&lt;ref-type name="Journal Article"&gt;17&lt;/ref-type&gt;&lt;contributors&gt;&lt;authors&gt;&lt;author&gt;Tautenhahn, S.&lt;/author&gt;&lt;author&gt;Heilmeier, H.&lt;/author&gt;&lt;author&gt;Götzenberger, L.&lt;/author&gt;&lt;author&gt;Klotz, S.&lt;/author&gt;&lt;author&gt;Wirth, C.&lt;/author&gt;&lt;author&gt;Kühn, I.&lt;/author&gt;&lt;/authors&gt;&lt;/contributors&gt;&lt;titles&gt;&lt;title&gt;On the biogeography of seed mass in Germany — distribution patterns and environmental correlates&lt;/title&gt;&lt;secondary-title&gt;Ecography&lt;/secondary-title&gt;&lt;/titles&gt;&lt;periodical&gt;&lt;full-title&gt;Ecography&lt;/full-title&gt;&lt;/periodical&gt;&lt;pages&gt;457–468&lt;/pages&gt;&lt;volume&gt;31&lt;/volume&gt;&lt;number&gt;4&lt;/number&gt;&lt;dates&gt;&lt;year&gt;2008&lt;/year&gt;&lt;pub-dates&gt;&lt;date&gt;Aug&lt;/date&gt;&lt;/pub-dates&gt;&lt;/dates&gt;&lt;isbn&gt;0906-7590&lt;/isbn&gt;&lt;accession-num&gt;WOS:000258471400005&lt;/accession-num&gt;&lt;urls&gt;&lt;related-urls&gt;&lt;url&gt;&amp;lt;Go to ISI&amp;gt;://WOS:000258471400005&lt;/url&gt;&lt;/related-urls&gt;&lt;/urls&gt;&lt;electronic-resource-num&gt;10.1111/j.0906-7590.2008.05439.x&lt;/electronic-resource-num&gt;&lt;/record&gt;&lt;/Cite&gt;&lt;/EndNote&gt;</w:instrText>
      </w:r>
      <w:r w:rsidR="00464295" w:rsidRPr="00FF6249">
        <w:rPr>
          <w:rFonts w:ascii="Times New Roman" w:hAnsi="Times New Roman" w:cs="Times New Roman"/>
        </w:rPr>
        <w:fldChar w:fldCharType="separate"/>
      </w:r>
      <w:r w:rsidR="00464295" w:rsidRPr="00FF6249">
        <w:rPr>
          <w:rFonts w:ascii="Times New Roman" w:hAnsi="Times New Roman" w:cs="Times New Roman"/>
          <w:noProof/>
        </w:rPr>
        <w:t>(Tautenhahn</w:t>
      </w:r>
      <w:r w:rsidR="00464295" w:rsidRPr="00FF6249">
        <w:rPr>
          <w:rFonts w:ascii="Times New Roman" w:hAnsi="Times New Roman" w:cs="Times New Roman"/>
          <w:i/>
          <w:noProof/>
        </w:rPr>
        <w:t xml:space="preserve"> et al.</w:t>
      </w:r>
      <w:r w:rsidR="00464295" w:rsidRPr="00FF6249">
        <w:rPr>
          <w:rFonts w:ascii="Times New Roman" w:hAnsi="Times New Roman" w:cs="Times New Roman"/>
          <w:noProof/>
        </w:rPr>
        <w:t>, 2008)</w:t>
      </w:r>
      <w:r w:rsidR="00464295" w:rsidRPr="00FF6249">
        <w:rPr>
          <w:rFonts w:ascii="Times New Roman" w:hAnsi="Times New Roman" w:cs="Times New Roman"/>
        </w:rPr>
        <w:fldChar w:fldCharType="end"/>
      </w:r>
      <w:r w:rsidR="00464295" w:rsidRPr="00FF6249">
        <w:rPr>
          <w:rFonts w:ascii="Times New Roman" w:hAnsi="Times New Roman" w:cs="Times New Roman"/>
        </w:rPr>
        <w:t xml:space="preserve"> </w:t>
      </w:r>
      <w:r w:rsidR="00464295">
        <w:rPr>
          <w:rFonts w:ascii="Times New Roman" w:hAnsi="Times New Roman" w:cs="Times New Roman"/>
        </w:rPr>
        <w:t>can</w:t>
      </w:r>
      <w:r w:rsidR="00464295" w:rsidRPr="00FF6249">
        <w:rPr>
          <w:rFonts w:ascii="Times New Roman" w:hAnsi="Times New Roman" w:cs="Times New Roman"/>
        </w:rPr>
        <w:t xml:space="preserve"> show </w:t>
      </w:r>
      <w:r w:rsidR="00464295">
        <w:rPr>
          <w:rFonts w:ascii="Times New Roman" w:hAnsi="Times New Roman" w:cs="Times New Roman"/>
        </w:rPr>
        <w:t xml:space="preserve">a strong relationship with </w:t>
      </w:r>
      <w:r w:rsidR="00464295" w:rsidRPr="00FF6249">
        <w:rPr>
          <w:rFonts w:ascii="Times New Roman" w:hAnsi="Times New Roman" w:cs="Times New Roman"/>
        </w:rPr>
        <w:t>plant trait</w:t>
      </w:r>
      <w:r w:rsidR="00464295">
        <w:rPr>
          <w:rFonts w:ascii="Times New Roman" w:hAnsi="Times New Roman" w:cs="Times New Roman"/>
        </w:rPr>
        <w:t xml:space="preserve"> distribution</w:t>
      </w:r>
      <w:r w:rsidR="00464295" w:rsidRPr="00FF6249">
        <w:rPr>
          <w:rFonts w:ascii="Times New Roman" w:hAnsi="Times New Roman" w:cs="Times New Roman"/>
        </w:rPr>
        <w:t xml:space="preserve">s </w:t>
      </w:r>
      <w:r w:rsidR="00464295">
        <w:rPr>
          <w:rFonts w:ascii="Times New Roman" w:hAnsi="Times New Roman" w:cs="Times New Roman"/>
        </w:rPr>
        <w:t>at macro</w:t>
      </w:r>
      <w:r w:rsidR="009E3541">
        <w:rPr>
          <w:rFonts w:ascii="Times New Roman" w:hAnsi="Times New Roman" w:cs="Times New Roman"/>
        </w:rPr>
        <w:t>-</w:t>
      </w:r>
      <w:r w:rsidR="00464295">
        <w:rPr>
          <w:rFonts w:ascii="Times New Roman" w:hAnsi="Times New Roman" w:cs="Times New Roman"/>
        </w:rPr>
        <w:t>ecological scales.</w:t>
      </w:r>
      <w:r w:rsidR="00766247">
        <w:rPr>
          <w:rFonts w:ascii="Times New Roman" w:hAnsi="Times New Roman" w:cs="Times New Roman"/>
        </w:rPr>
        <w:t xml:space="preserve"> </w:t>
      </w:r>
      <w:r w:rsidR="00121FDC">
        <w:rPr>
          <w:rFonts w:ascii="Times New Roman" w:hAnsi="Times New Roman" w:cs="Times New Roman"/>
        </w:rPr>
        <w:t>Such</w:t>
      </w:r>
      <w:r w:rsidR="00121FDC" w:rsidRPr="00FF6249">
        <w:rPr>
          <w:rFonts w:ascii="Times New Roman" w:hAnsi="Times New Roman" w:cs="Times New Roman"/>
        </w:rPr>
        <w:t xml:space="preserve"> environmental effects </w:t>
      </w:r>
      <w:r w:rsidR="00121FDC">
        <w:rPr>
          <w:rFonts w:ascii="Times New Roman" w:hAnsi="Times New Roman" w:cs="Times New Roman"/>
        </w:rPr>
        <w:t xml:space="preserve">might </w:t>
      </w:r>
      <w:r w:rsidR="00121FDC" w:rsidRPr="00FF6249">
        <w:rPr>
          <w:rFonts w:ascii="Times New Roman" w:hAnsi="Times New Roman" w:cs="Times New Roman"/>
        </w:rPr>
        <w:t xml:space="preserve">also </w:t>
      </w:r>
      <w:r w:rsidR="00121FDC">
        <w:rPr>
          <w:rFonts w:ascii="Times New Roman" w:hAnsi="Times New Roman" w:cs="Times New Roman"/>
        </w:rPr>
        <w:t xml:space="preserve">be </w:t>
      </w:r>
      <w:r w:rsidR="00121FDC" w:rsidRPr="00FF6249">
        <w:rPr>
          <w:rFonts w:ascii="Times New Roman" w:hAnsi="Times New Roman" w:cs="Times New Roman"/>
        </w:rPr>
        <w:t xml:space="preserve">indirect </w:t>
      </w:r>
      <w:r w:rsidR="002376B1">
        <w:rPr>
          <w:rFonts w:ascii="Times New Roman" w:hAnsi="Times New Roman" w:cs="Times New Roman"/>
        </w:rPr>
        <w:fldChar w:fldCharType="begin"/>
      </w:r>
      <w:r w:rsidR="002376B1">
        <w:rPr>
          <w:rFonts w:ascii="Times New Roman" w:hAnsi="Times New Roman" w:cs="Times New Roman"/>
        </w:rPr>
        <w:instrText xml:space="preserve"> ADDIN EN.CITE &lt;EndNote&gt;&lt;Cite&gt;&lt;Author&gt;Kissling&lt;/Author&gt;&lt;Year&gt;2008&lt;/Year&gt;&lt;RecNum&gt;76&lt;/RecNum&gt;&lt;DisplayText&gt;(Kissling&lt;style face="italic"&gt; et al.&lt;/style&gt;, 2008)&lt;/DisplayText&gt;&lt;record&gt;&lt;rec-number&gt;76&lt;/rec-number&gt;&lt;foreign-keys&gt;&lt;key app="EN" db-id="9xdtxzfffxtpt2e59vsvde599ear9ts52rap" timestamp="1445355913"&gt;76&lt;/key&gt;&lt;/foreign-keys&gt;&lt;ref-type name="Journal Article"&gt;17&lt;/ref-type&gt;&lt;contributors&gt;&lt;authors&gt;&lt;author&gt;Kissling, W. D.&lt;/author&gt;&lt;author&gt;Field, R.&lt;/author&gt;&lt;author&gt;Böhning</w:instrText>
      </w:r>
      <w:r w:rsidR="002376B1">
        <w:rPr>
          <w:rFonts w:ascii="Cambria Math" w:hAnsi="Cambria Math" w:cs="Cambria Math"/>
        </w:rPr>
        <w:instrText>‐</w:instrText>
      </w:r>
      <w:r w:rsidR="002376B1">
        <w:rPr>
          <w:rFonts w:ascii="Times New Roman" w:hAnsi="Times New Roman" w:cs="Times New Roman"/>
        </w:rPr>
        <w:instrText>Gaese, K.&lt;/author&gt;&lt;/authors&gt;&lt;/contributors&gt;&lt;titles&gt;&lt;title&gt;Spatial patterns of woody plant and bird diversity: functional relationships or environmental effects?&lt;/title&gt;&lt;secondary-title&gt;Global Ecology and Biogeography&lt;/secondary-title&gt;&lt;/titles&gt;&lt;periodical&gt;&lt;full-title&gt;Global Ecology and Biogeography&lt;/full-title&gt;&lt;/periodical&gt;&lt;pages&gt;327–339&lt;/pages&gt;&lt;volume&gt;17&lt;/volume&gt;&lt;number&gt;3&lt;/number&gt;&lt;dates&gt;&lt;year&gt;2008&lt;/year&gt;&lt;/dates&gt;&lt;isbn&gt;1466-8238&lt;/isbn&gt;&lt;urls&gt;&lt;/urls&gt;&lt;/record&gt;&lt;/Cite&gt;&lt;/EndNote&gt;</w:instrText>
      </w:r>
      <w:r w:rsidR="002376B1">
        <w:rPr>
          <w:rFonts w:ascii="Times New Roman" w:hAnsi="Times New Roman" w:cs="Times New Roman"/>
        </w:rPr>
        <w:fldChar w:fldCharType="separate"/>
      </w:r>
      <w:r w:rsidR="002376B1">
        <w:rPr>
          <w:rFonts w:ascii="Times New Roman" w:hAnsi="Times New Roman" w:cs="Times New Roman"/>
          <w:noProof/>
        </w:rPr>
        <w:t>(Kissling</w:t>
      </w:r>
      <w:r w:rsidR="002376B1" w:rsidRPr="002376B1">
        <w:rPr>
          <w:rFonts w:ascii="Times New Roman" w:hAnsi="Times New Roman" w:cs="Times New Roman"/>
          <w:i/>
          <w:noProof/>
        </w:rPr>
        <w:t xml:space="preserve"> et al.</w:t>
      </w:r>
      <w:r w:rsidR="002376B1">
        <w:rPr>
          <w:rFonts w:ascii="Times New Roman" w:hAnsi="Times New Roman" w:cs="Times New Roman"/>
          <w:noProof/>
        </w:rPr>
        <w:t>, 2008)</w:t>
      </w:r>
      <w:r w:rsidR="002376B1">
        <w:rPr>
          <w:rFonts w:ascii="Times New Roman" w:hAnsi="Times New Roman" w:cs="Times New Roman"/>
        </w:rPr>
        <w:fldChar w:fldCharType="end"/>
      </w:r>
      <w:r w:rsidR="00162894">
        <w:rPr>
          <w:rFonts w:ascii="Times New Roman" w:hAnsi="Times New Roman" w:cs="Times New Roman"/>
        </w:rPr>
        <w:t>,</w:t>
      </w:r>
      <w:r w:rsidR="002376B1">
        <w:rPr>
          <w:rFonts w:ascii="Times New Roman" w:hAnsi="Times New Roman" w:cs="Times New Roman"/>
        </w:rPr>
        <w:t xml:space="preserve"> </w:t>
      </w:r>
      <w:r w:rsidR="00121FDC">
        <w:rPr>
          <w:rFonts w:ascii="Times New Roman" w:hAnsi="Times New Roman" w:cs="Times New Roman"/>
        </w:rPr>
        <w:t>e.g. if present</w:t>
      </w:r>
      <w:r w:rsidR="000D19D9">
        <w:rPr>
          <w:rFonts w:ascii="Times New Roman" w:hAnsi="Times New Roman" w:cs="Times New Roman"/>
        </w:rPr>
        <w:t>-day</w:t>
      </w:r>
      <w:r w:rsidR="00121FDC">
        <w:rPr>
          <w:rFonts w:ascii="Times New Roman" w:hAnsi="Times New Roman" w:cs="Times New Roman"/>
        </w:rPr>
        <w:t xml:space="preserve"> climate affects consumer and resource diversity via productivity and human impact </w:t>
      </w:r>
      <w:r w:rsidR="00121FDC">
        <w:rPr>
          <w:rFonts w:ascii="Times New Roman" w:hAnsi="Times New Roman" w:cs="Times New Roman"/>
        </w:rPr>
        <w:fldChar w:fldCharType="begin"/>
      </w:r>
      <w:r w:rsidR="002E4C3F">
        <w:rPr>
          <w:rFonts w:ascii="Times New Roman" w:hAnsi="Times New Roman" w:cs="Times New Roman"/>
        </w:rPr>
        <w:instrText xml:space="preserve"> ADDIN EN.CITE &lt;EndNote&gt;&lt;Cite&gt;&lt;Author&gt;Sandom&lt;/Author&gt;&lt;Year&gt;2013&lt;/Year&gt;&lt;RecNum&gt;81&lt;/RecNum&gt;&lt;DisplayText&gt;(Sandom&lt;style face="italic"&gt; et al.&lt;/style&gt;, 2013)&lt;/DisplayText&gt;&lt;record&gt;&lt;rec-number&gt;81&lt;/rec-number&gt;&lt;foreign-keys&gt;&lt;key app="EN" db-id="9xdtxzfffxtpt2e59vsvde599ear9ts52rap" timestamp="1445441581"&gt;81&lt;/key&gt;&lt;/foreign-keys&gt;&lt;ref-type name="Journal Article"&gt;17&lt;/ref-type&gt;&lt;contributors&gt;&lt;authors&gt;&lt;author&gt;Sandom, C.&lt;/author&gt;&lt;author&gt;Dalby, L.&lt;/author&gt;&lt;author&gt;Fløjgaard, C.&lt;/author&gt;&lt;author&gt;Kissling, W. D.&lt;/author&gt;&lt;author&gt;Lenoir, J&lt;/author&gt;&lt;author&gt;Sandel, B.&lt;/author&gt;&lt;author&gt;Trøjelsgaard, K.&lt;/author&gt;&lt;author&gt;Ejrnæs, R.&lt;/author&gt;&lt;author&gt;Svenning, J.-C.&lt;/author&gt;&lt;/authors&gt;&lt;/contributors&gt;&lt;titles&gt;&lt;title&gt;Mammal predator and prey species richness are strongly linked at macroscales&lt;/title&gt;&lt;secondary-title&gt;Ecology&lt;/secondary-title&gt;&lt;/titles&gt;&lt;periodical&gt;&lt;full-title&gt;Ecology&lt;/full-title&gt;&lt;/periodical&gt;&lt;pages&gt;1112–1122&lt;/pages&gt;&lt;volume&gt;94&lt;/volume&gt;&lt;number&gt;5&lt;/number&gt;&lt;dates&gt;&lt;year&gt;2013&lt;/year&gt;&lt;/dates&gt;&lt;isbn&gt;0012-9658&lt;/isbn&gt;&lt;urls&gt;&lt;/urls&gt;&lt;/record&gt;&lt;/Cite&gt;&lt;/EndNote&gt;</w:instrText>
      </w:r>
      <w:r w:rsidR="00121FDC">
        <w:rPr>
          <w:rFonts w:ascii="Times New Roman" w:hAnsi="Times New Roman" w:cs="Times New Roman"/>
        </w:rPr>
        <w:fldChar w:fldCharType="separate"/>
      </w:r>
      <w:r w:rsidR="00121FDC">
        <w:rPr>
          <w:rFonts w:ascii="Times New Roman" w:hAnsi="Times New Roman" w:cs="Times New Roman"/>
          <w:noProof/>
        </w:rPr>
        <w:t>(Sandom</w:t>
      </w:r>
      <w:r w:rsidR="00121FDC" w:rsidRPr="005C538B">
        <w:rPr>
          <w:rFonts w:ascii="Times New Roman" w:hAnsi="Times New Roman" w:cs="Times New Roman"/>
          <w:i/>
          <w:noProof/>
        </w:rPr>
        <w:t xml:space="preserve"> et al.</w:t>
      </w:r>
      <w:r w:rsidR="00121FDC">
        <w:rPr>
          <w:rFonts w:ascii="Times New Roman" w:hAnsi="Times New Roman" w:cs="Times New Roman"/>
          <w:noProof/>
        </w:rPr>
        <w:t>, 2013)</w:t>
      </w:r>
      <w:r w:rsidR="00121FDC">
        <w:rPr>
          <w:rFonts w:ascii="Times New Roman" w:hAnsi="Times New Roman" w:cs="Times New Roman"/>
        </w:rPr>
        <w:fldChar w:fldCharType="end"/>
      </w:r>
      <w:r w:rsidR="00121FDC">
        <w:rPr>
          <w:rFonts w:ascii="Times New Roman" w:hAnsi="Times New Roman" w:cs="Times New Roman"/>
        </w:rPr>
        <w:t xml:space="preserve">. </w:t>
      </w:r>
      <w:r w:rsidR="00766247">
        <w:rPr>
          <w:rFonts w:ascii="Times New Roman" w:hAnsi="Times New Roman" w:cs="Times New Roman"/>
        </w:rPr>
        <w:t xml:space="preserve">Moreover, </w:t>
      </w:r>
      <w:r w:rsidR="00766247" w:rsidRPr="00FF6249">
        <w:rPr>
          <w:rFonts w:ascii="Times New Roman" w:hAnsi="Times New Roman" w:cs="Times New Roman"/>
        </w:rPr>
        <w:t xml:space="preserve">historical </w:t>
      </w:r>
      <w:r w:rsidR="00162894">
        <w:rPr>
          <w:rFonts w:ascii="Times New Roman" w:hAnsi="Times New Roman" w:cs="Times New Roman"/>
        </w:rPr>
        <w:t>factor</w:t>
      </w:r>
      <w:r w:rsidR="00162894" w:rsidRPr="00FF6249">
        <w:rPr>
          <w:rFonts w:ascii="Times New Roman" w:hAnsi="Times New Roman" w:cs="Times New Roman"/>
        </w:rPr>
        <w:t>s</w:t>
      </w:r>
      <w:r w:rsidR="00336E84">
        <w:rPr>
          <w:rFonts w:ascii="Times New Roman" w:hAnsi="Times New Roman" w:cs="Times New Roman"/>
        </w:rPr>
        <w:t xml:space="preserve"> such as</w:t>
      </w:r>
      <w:r w:rsidR="00B25B1B">
        <w:rPr>
          <w:rFonts w:ascii="Times New Roman" w:hAnsi="Times New Roman" w:cs="Times New Roman"/>
        </w:rPr>
        <w:t xml:space="preserve"> past climate change </w:t>
      </w:r>
      <w:r w:rsidR="00766247" w:rsidRPr="00FF6249">
        <w:rPr>
          <w:rFonts w:ascii="Times New Roman" w:hAnsi="Times New Roman" w:cs="Times New Roman"/>
        </w:rPr>
        <w:t xml:space="preserve">may </w:t>
      </w:r>
      <w:r w:rsidR="00162894">
        <w:rPr>
          <w:rFonts w:ascii="Times New Roman" w:hAnsi="Times New Roman" w:cs="Times New Roman"/>
        </w:rPr>
        <w:t>also</w:t>
      </w:r>
      <w:r w:rsidR="00766247" w:rsidRPr="00FF6249">
        <w:rPr>
          <w:rFonts w:ascii="Times New Roman" w:hAnsi="Times New Roman" w:cs="Times New Roman"/>
        </w:rPr>
        <w:t xml:space="preserve"> </w:t>
      </w:r>
      <w:r w:rsidR="00162894">
        <w:rPr>
          <w:rFonts w:ascii="Times New Roman" w:hAnsi="Times New Roman" w:cs="Times New Roman"/>
        </w:rPr>
        <w:t>affect</w:t>
      </w:r>
      <w:r w:rsidR="00766247" w:rsidRPr="00FF6249">
        <w:rPr>
          <w:rFonts w:ascii="Times New Roman" w:hAnsi="Times New Roman" w:cs="Times New Roman"/>
        </w:rPr>
        <w:t xml:space="preserve"> </w:t>
      </w:r>
      <w:r w:rsidR="00336E84">
        <w:rPr>
          <w:rFonts w:ascii="Times New Roman" w:hAnsi="Times New Roman" w:cs="Times New Roman"/>
        </w:rPr>
        <w:t xml:space="preserve">the spatial distribution of </w:t>
      </w:r>
      <w:r w:rsidR="00766247" w:rsidRPr="00FF6249">
        <w:rPr>
          <w:rFonts w:ascii="Times New Roman" w:hAnsi="Times New Roman" w:cs="Times New Roman"/>
        </w:rPr>
        <w:t>fruit and seed size</w:t>
      </w:r>
      <w:r w:rsidR="00336E84">
        <w:rPr>
          <w:rFonts w:ascii="Times New Roman" w:hAnsi="Times New Roman" w:cs="Times New Roman"/>
        </w:rPr>
        <w:t>s</w:t>
      </w:r>
      <w:r w:rsidR="00B25B1B">
        <w:rPr>
          <w:rFonts w:ascii="Times New Roman" w:hAnsi="Times New Roman" w:cs="Times New Roman"/>
        </w:rPr>
        <w:t xml:space="preserve">. For instance, </w:t>
      </w:r>
      <w:r w:rsidR="004F46E6">
        <w:rPr>
          <w:rFonts w:ascii="Times New Roman" w:hAnsi="Times New Roman" w:cs="Times New Roman"/>
        </w:rPr>
        <w:t xml:space="preserve">Quaternary </w:t>
      </w:r>
      <w:r w:rsidR="00033913">
        <w:rPr>
          <w:rFonts w:ascii="Times New Roman" w:hAnsi="Times New Roman" w:cs="Times New Roman"/>
        </w:rPr>
        <w:t xml:space="preserve">glacial-interglacial climate oscillations </w:t>
      </w:r>
      <w:r w:rsidR="003753F3">
        <w:rPr>
          <w:rFonts w:ascii="Times New Roman" w:hAnsi="Times New Roman" w:cs="Times New Roman"/>
        </w:rPr>
        <w:t>can explain a large proportion of the</w:t>
      </w:r>
      <w:r w:rsidR="00033913">
        <w:rPr>
          <w:rFonts w:ascii="Times New Roman" w:hAnsi="Times New Roman" w:cs="Times New Roman"/>
        </w:rPr>
        <w:t xml:space="preserve"> palm fruit size</w:t>
      </w:r>
      <w:r w:rsidR="004A3583">
        <w:rPr>
          <w:rFonts w:ascii="Times New Roman" w:hAnsi="Times New Roman" w:cs="Times New Roman"/>
        </w:rPr>
        <w:t xml:space="preserve"> </w:t>
      </w:r>
      <w:r w:rsidR="003753F3">
        <w:rPr>
          <w:rFonts w:ascii="Times New Roman" w:hAnsi="Times New Roman" w:cs="Times New Roman"/>
        </w:rPr>
        <w:t xml:space="preserve">distributions in the New World </w:t>
      </w:r>
      <w:r w:rsidR="005C538B">
        <w:rPr>
          <w:rFonts w:ascii="Times New Roman" w:hAnsi="Times New Roman" w:cs="Times New Roman"/>
        </w:rPr>
        <w:fldChar w:fldCharType="begin"/>
      </w:r>
      <w:r w:rsidR="005C538B">
        <w:rPr>
          <w:rFonts w:ascii="Times New Roman" w:hAnsi="Times New Roman" w:cs="Times New Roman"/>
        </w:rPr>
        <w:instrText xml:space="preserve"> ADDIN EN.CITE &lt;EndNote&gt;&lt;Cite&gt;&lt;Author&gt;Göldel&lt;/Author&gt;&lt;Year&gt;2015&lt;/Year&gt;&lt;RecNum&gt;84&lt;/RecNum&gt;&lt;DisplayText&gt;(Göldel&lt;style face="italic"&gt; et al.&lt;/style&gt;, 2015)&lt;/DisplayText&gt;&lt;record&gt;&lt;rec-number&gt;84&lt;/rec-number&gt;&lt;foreign-keys&gt;&lt;key app="EN" db-id="9xdtxzfffxtpt2e59vsvde599ear9ts52rap" timestamp="1447347421"&gt;84&lt;/key&gt;&lt;/foreign-keys&gt;&lt;ref-type name="Journal Article"&gt;17&lt;/ref-type&gt;&lt;contributors&gt;&lt;authors&gt;&lt;author&gt;Göldel, B.&lt;/author&gt;&lt;author&gt;Kissling, W. D.&lt;/author&gt;&lt;author&gt;Svenning, J.</w:instrText>
      </w:r>
      <w:r w:rsidR="005C538B">
        <w:rPr>
          <w:rFonts w:ascii="Cambria Math" w:hAnsi="Cambria Math" w:cs="Cambria Math"/>
        </w:rPr>
        <w:instrText>‐</w:instrText>
      </w:r>
      <w:r w:rsidR="005C538B">
        <w:rPr>
          <w:rFonts w:ascii="Times New Roman" w:hAnsi="Times New Roman" w:cs="Times New Roman"/>
        </w:rPr>
        <w:instrText>C.&lt;/author&gt;&lt;/authors&gt;&lt;/contributors&gt;&lt;titles&gt;&lt;title&gt;Geographical variation and environmental correlates of functional trait distributions in palms (Arecaceae) across the New World&lt;/title&gt;&lt;secondary-title&gt;Botanical Journal of the Linnean Society&lt;/secondary-title&gt;&lt;/titles&gt;&lt;periodical&gt;&lt;full-title&gt;Botanical Journal of the Linnean Society&lt;/full-title&gt;&lt;/periodical&gt;&lt;pages&gt;602–617&lt;/pages&gt;&lt;volume&gt;179&lt;/volume&gt;&lt;dates&gt;&lt;year&gt;2015&lt;/year&gt;&lt;/dates&gt;&lt;isbn&gt;1095-8339&lt;/isbn&gt;&lt;urls&gt;&lt;/urls&gt;&lt;/record&gt;&lt;/Cite&gt;&lt;/EndNote&gt;</w:instrText>
      </w:r>
      <w:r w:rsidR="005C538B">
        <w:rPr>
          <w:rFonts w:ascii="Times New Roman" w:hAnsi="Times New Roman" w:cs="Times New Roman"/>
        </w:rPr>
        <w:fldChar w:fldCharType="separate"/>
      </w:r>
      <w:r w:rsidR="005C538B">
        <w:rPr>
          <w:rFonts w:ascii="Times New Roman" w:hAnsi="Times New Roman" w:cs="Times New Roman"/>
          <w:noProof/>
        </w:rPr>
        <w:t>(Göldel</w:t>
      </w:r>
      <w:r w:rsidR="005C538B" w:rsidRPr="005C538B">
        <w:rPr>
          <w:rFonts w:ascii="Times New Roman" w:hAnsi="Times New Roman" w:cs="Times New Roman"/>
          <w:i/>
          <w:noProof/>
        </w:rPr>
        <w:t xml:space="preserve"> et al.</w:t>
      </w:r>
      <w:r w:rsidR="005C538B">
        <w:rPr>
          <w:rFonts w:ascii="Times New Roman" w:hAnsi="Times New Roman" w:cs="Times New Roman"/>
          <w:noProof/>
        </w:rPr>
        <w:t>, 2015)</w:t>
      </w:r>
      <w:r w:rsidR="005C538B">
        <w:rPr>
          <w:rFonts w:ascii="Times New Roman" w:hAnsi="Times New Roman" w:cs="Times New Roman"/>
        </w:rPr>
        <w:fldChar w:fldCharType="end"/>
      </w:r>
      <w:r w:rsidR="00033913">
        <w:rPr>
          <w:rFonts w:ascii="Times New Roman" w:hAnsi="Times New Roman" w:cs="Times New Roman"/>
        </w:rPr>
        <w:t>.</w:t>
      </w:r>
      <w:r w:rsidR="004A3583">
        <w:rPr>
          <w:rFonts w:ascii="Times New Roman" w:hAnsi="Times New Roman" w:cs="Times New Roman"/>
        </w:rPr>
        <w:t xml:space="preserve"> </w:t>
      </w:r>
      <w:r w:rsidR="00121FDC">
        <w:rPr>
          <w:rFonts w:ascii="Times New Roman" w:hAnsi="Times New Roman" w:cs="Times New Roman"/>
        </w:rPr>
        <w:t>Moreover</w:t>
      </w:r>
      <w:r w:rsidR="00C422A6" w:rsidRPr="00FF6249">
        <w:rPr>
          <w:rFonts w:ascii="Times New Roman" w:hAnsi="Times New Roman" w:cs="Times New Roman"/>
        </w:rPr>
        <w:t>,</w:t>
      </w:r>
      <w:r w:rsidR="00121FDC">
        <w:rPr>
          <w:rFonts w:ascii="Times New Roman" w:hAnsi="Times New Roman" w:cs="Times New Roman"/>
        </w:rPr>
        <w:t xml:space="preserve"> compared to the New World the Old World tends to</w:t>
      </w:r>
      <w:r w:rsidR="001A33A0" w:rsidRPr="00FF6249">
        <w:rPr>
          <w:rFonts w:ascii="Times New Roman" w:hAnsi="Times New Roman" w:cs="Times New Roman"/>
        </w:rPr>
        <w:t xml:space="preserve"> </w:t>
      </w:r>
      <w:r w:rsidR="00651A84" w:rsidRPr="00FF6249">
        <w:rPr>
          <w:rFonts w:ascii="Times New Roman" w:hAnsi="Times New Roman" w:cs="Times New Roman"/>
        </w:rPr>
        <w:t>harbor</w:t>
      </w:r>
      <w:r w:rsidR="00941BA1" w:rsidRPr="00FF6249">
        <w:rPr>
          <w:rFonts w:ascii="Times New Roman" w:hAnsi="Times New Roman" w:cs="Times New Roman"/>
        </w:rPr>
        <w:t xml:space="preserve"> </w:t>
      </w:r>
      <w:r w:rsidR="005F229C">
        <w:rPr>
          <w:rFonts w:ascii="Times New Roman" w:hAnsi="Times New Roman" w:cs="Times New Roman"/>
        </w:rPr>
        <w:t>fewer</w:t>
      </w:r>
      <w:r w:rsidR="00941BA1" w:rsidRPr="00FF6249">
        <w:rPr>
          <w:rFonts w:ascii="Times New Roman" w:hAnsi="Times New Roman" w:cs="Times New Roman"/>
        </w:rPr>
        <w:t xml:space="preserve"> small-fruited </w:t>
      </w:r>
      <w:r w:rsidR="005F229C">
        <w:rPr>
          <w:rFonts w:ascii="Times New Roman" w:hAnsi="Times New Roman" w:cs="Times New Roman"/>
        </w:rPr>
        <w:t xml:space="preserve">plant </w:t>
      </w:r>
      <w:r w:rsidR="00941BA1" w:rsidRPr="00FF6249">
        <w:rPr>
          <w:rFonts w:ascii="Times New Roman" w:hAnsi="Times New Roman" w:cs="Times New Roman"/>
        </w:rPr>
        <w:t xml:space="preserve">species </w:t>
      </w:r>
      <w:r w:rsidR="009E3541">
        <w:rPr>
          <w:rFonts w:ascii="Times New Roman" w:hAnsi="Times New Roman" w:cs="Times New Roman"/>
        </w:rPr>
        <w:fldChar w:fldCharType="begin"/>
      </w:r>
      <w:r w:rsidR="006F799A">
        <w:rPr>
          <w:rFonts w:ascii="Times New Roman" w:hAnsi="Times New Roman" w:cs="Times New Roman"/>
        </w:rPr>
        <w:instrText xml:space="preserve"> ADDIN EN.CITE &lt;EndNote&gt;&lt;Cite&gt;&lt;Author&gt;Mack&lt;/Author&gt;&lt;Year&gt;1993&lt;/Year&gt;&lt;RecNum&gt;113&lt;/RecNum&gt;&lt;DisplayText&gt;(Mack, 1993)&lt;/DisplayText&gt;&lt;record&gt;&lt;rec-number&gt;113&lt;/rec-number&gt;&lt;foreign-keys&gt;&lt;key app="EN" db-id="9xdtxzfffxtpt2e59vsvde599ear9ts52rap" timestamp="1453986947"&gt;113&lt;/key&gt;&lt;/foreign-keys&gt;&lt;ref-type name="Journal Article"&gt;17&lt;/ref-type&gt;&lt;contributors&gt;&lt;authors&gt;&lt;author&gt;Mack, A. L.&lt;/author&gt;&lt;/authors&gt;&lt;/contributors&gt;&lt;titles&gt;&lt;title&gt;The sizes of vertebrate-dispersed fruits: a Neotropical-Paleotropical comparison&lt;/title&gt;&lt;secondary-title&gt;American Naturalist&lt;/secondary-title&gt;&lt;/titles&gt;&lt;periodical&gt;&lt;full-title&gt;American Naturalist&lt;/full-title&gt;&lt;/periodical&gt;&lt;pages&gt;840–856&lt;/pages&gt;&lt;volume&gt;142&lt;/volume&gt;&lt;dates&gt;&lt;year&gt;1993&lt;/year&gt;&lt;/dates&gt;&lt;isbn&gt;0003-0147&lt;/isbn&gt;&lt;urls&gt;&lt;/urls&gt;&lt;/record&gt;&lt;/Cite&gt;&lt;/EndNote&gt;</w:instrText>
      </w:r>
      <w:r w:rsidR="009E3541">
        <w:rPr>
          <w:rFonts w:ascii="Times New Roman" w:hAnsi="Times New Roman" w:cs="Times New Roman"/>
        </w:rPr>
        <w:fldChar w:fldCharType="separate"/>
      </w:r>
      <w:r w:rsidR="009E3541">
        <w:rPr>
          <w:rFonts w:ascii="Times New Roman" w:hAnsi="Times New Roman" w:cs="Times New Roman"/>
          <w:noProof/>
        </w:rPr>
        <w:t>(Mack, 1993)</w:t>
      </w:r>
      <w:r w:rsidR="009E3541">
        <w:rPr>
          <w:rFonts w:ascii="Times New Roman" w:hAnsi="Times New Roman" w:cs="Times New Roman"/>
        </w:rPr>
        <w:fldChar w:fldCharType="end"/>
      </w:r>
      <w:r w:rsidR="009E3541">
        <w:rPr>
          <w:rFonts w:ascii="Times New Roman" w:hAnsi="Times New Roman" w:cs="Times New Roman"/>
        </w:rPr>
        <w:t>.</w:t>
      </w:r>
      <w:r w:rsidR="00121FDC">
        <w:rPr>
          <w:rFonts w:ascii="Times New Roman" w:hAnsi="Times New Roman" w:cs="Times New Roman"/>
        </w:rPr>
        <w:t xml:space="preserve"> This might be</w:t>
      </w:r>
      <w:r w:rsidR="00941BA1" w:rsidRPr="00FF6249">
        <w:rPr>
          <w:rFonts w:ascii="Times New Roman" w:hAnsi="Times New Roman" w:cs="Times New Roman"/>
        </w:rPr>
        <w:t xml:space="preserve"> relate</w:t>
      </w:r>
      <w:r w:rsidR="00324624" w:rsidRPr="00FF6249">
        <w:rPr>
          <w:rFonts w:ascii="Times New Roman" w:hAnsi="Times New Roman" w:cs="Times New Roman"/>
        </w:rPr>
        <w:t>d to Cenozoic drying</w:t>
      </w:r>
      <w:r w:rsidR="00162894">
        <w:rPr>
          <w:rFonts w:ascii="Times New Roman" w:hAnsi="Times New Roman" w:cs="Times New Roman"/>
        </w:rPr>
        <w:t xml:space="preserve">, as </w:t>
      </w:r>
      <w:r w:rsidR="00324624" w:rsidRPr="00FF6249">
        <w:rPr>
          <w:rFonts w:ascii="Times New Roman" w:hAnsi="Times New Roman" w:cs="Times New Roman"/>
        </w:rPr>
        <w:t>large</w:t>
      </w:r>
      <w:r w:rsidR="00941BA1" w:rsidRPr="00FF6249">
        <w:rPr>
          <w:rFonts w:ascii="Times New Roman" w:hAnsi="Times New Roman" w:cs="Times New Roman"/>
        </w:rPr>
        <w:t xml:space="preserve"> seed mass</w:t>
      </w:r>
      <w:r w:rsidR="00C422A6" w:rsidRPr="00FF6249">
        <w:rPr>
          <w:rFonts w:ascii="Times New Roman" w:hAnsi="Times New Roman" w:cs="Times New Roman"/>
        </w:rPr>
        <w:t>es enable</w:t>
      </w:r>
      <w:r w:rsidR="00941BA1" w:rsidRPr="00FF6249">
        <w:rPr>
          <w:rFonts w:ascii="Times New Roman" w:hAnsi="Times New Roman" w:cs="Times New Roman"/>
        </w:rPr>
        <w:t xml:space="preserve"> seedlings to better survive </w:t>
      </w:r>
      <w:r w:rsidR="00941BA1" w:rsidRPr="00121FDC">
        <w:rPr>
          <w:rFonts w:ascii="Times New Roman" w:hAnsi="Times New Roman" w:cs="Times New Roman"/>
        </w:rPr>
        <w:t>hazards such as drought</w:t>
      </w:r>
      <w:r w:rsidR="00121FDC" w:rsidRPr="009E3541">
        <w:rPr>
          <w:rFonts w:ascii="Times New Roman" w:hAnsi="Times New Roman" w:cs="Times New Roman"/>
        </w:rPr>
        <w:t xml:space="preserve"> </w:t>
      </w:r>
      <w:r w:rsidR="006B44F5" w:rsidRPr="009E3541">
        <w:rPr>
          <w:rFonts w:ascii="Times New Roman" w:hAnsi="Times New Roman" w:cs="Times New Roman"/>
        </w:rPr>
        <w:fldChar w:fldCharType="begin"/>
      </w:r>
      <w:r w:rsidR="004F0C67">
        <w:rPr>
          <w:rFonts w:ascii="Times New Roman" w:hAnsi="Times New Roman" w:cs="Times New Roman"/>
        </w:rPr>
        <w:instrText xml:space="preserve"> ADDIN EN.CITE &lt;EndNote&gt;&lt;Cite&gt;&lt;Author&gt;Kissling&lt;/Author&gt;&lt;Year&gt;2012&lt;/Year&gt;&lt;RecNum&gt;42&lt;/RecNum&gt;&lt;DisplayText&gt;(Kissling&lt;style face="italic"&gt; et al.&lt;/style&gt;, 2012a)&lt;/DisplayText&gt;&lt;record&gt;&lt;rec-number&gt;42&lt;/rec-number&gt;&lt;foreign-keys&gt;&lt;key app="EN" db-id="9xdtxzfffxtpt2e59vsvde599ear9ts52rap" timestamp="1445353040"&gt;42&lt;/key&gt;&lt;/foreign-keys&gt;&lt;ref-type name="Journal Article"&gt;17&lt;/ref-type&gt;&lt;contributors&gt;&lt;authors&gt;&lt;author&gt;Kissling, W. D.&lt;/author&gt;&lt;author&gt;Eiserhardt, W. L.&lt;/author&gt;&lt;author&gt;Baker, W. J.&lt;/author&gt;&lt;author&gt;Borchsenius, F.&lt;/author&gt;&lt;author&gt;Couvreur, T. L. P.&lt;/author&gt;&lt;author&gt;Balslev, H.&lt;/author&gt;&lt;author&gt;Svenning, J.-C.&lt;/author&gt;&lt;/authors&gt;&lt;/contributors&gt;&lt;titles&gt;&lt;title&gt;Cenozoic imprints on the phylogenetic structure of palm species assemblages worldwide&lt;/title&gt;&lt;secondary-title&gt;Proceedings of the National Academy of Sciences&lt;/secondary-title&gt;&lt;/titles&gt;&lt;periodical&gt;&lt;full-title&gt;Proceedings of the National Academy of Sciences&lt;/full-title&gt;&lt;/periodical&gt;&lt;pages&gt;7379–7384&lt;/pages&gt;&lt;volume&gt;109&lt;/volume&gt;&lt;number&gt;19&lt;/number&gt;&lt;dates&gt;&lt;year&gt;2012&lt;/year&gt;&lt;pub-dates&gt;&lt;date&gt;May 8&lt;/date&gt;&lt;/pub-dates&gt;&lt;/dates&gt;&lt;isbn&gt;0027-8424&lt;/isbn&gt;&lt;accession-num&gt;WOS:000304090600055&lt;/accession-num&gt;&lt;urls&gt;&lt;related-urls&gt;&lt;url&gt;&amp;lt;Go to ISI&amp;gt;://WOS:000304090600055&lt;/url&gt;&lt;/related-urls&gt;&lt;/urls&gt;&lt;electronic-resource-num&gt;10.1073/pnas.1120467109&lt;/electronic-resource-num&gt;&lt;/record&gt;&lt;/Cite&gt;&lt;/EndNote&gt;</w:instrText>
      </w:r>
      <w:r w:rsidR="006B44F5" w:rsidRPr="009E3541">
        <w:rPr>
          <w:rFonts w:ascii="Times New Roman" w:hAnsi="Times New Roman" w:cs="Times New Roman"/>
        </w:rPr>
        <w:fldChar w:fldCharType="separate"/>
      </w:r>
      <w:r w:rsidR="003D23D9" w:rsidRPr="009E3541">
        <w:rPr>
          <w:rFonts w:ascii="Times New Roman" w:hAnsi="Times New Roman" w:cs="Times New Roman"/>
          <w:noProof/>
        </w:rPr>
        <w:t>(Kissling</w:t>
      </w:r>
      <w:r w:rsidR="003D23D9" w:rsidRPr="009E3541">
        <w:rPr>
          <w:rFonts w:ascii="Times New Roman" w:hAnsi="Times New Roman" w:cs="Times New Roman"/>
          <w:i/>
          <w:noProof/>
        </w:rPr>
        <w:t xml:space="preserve"> et al.</w:t>
      </w:r>
      <w:r w:rsidR="003D23D9" w:rsidRPr="009E3541">
        <w:rPr>
          <w:rFonts w:ascii="Times New Roman" w:hAnsi="Times New Roman" w:cs="Times New Roman"/>
          <w:noProof/>
        </w:rPr>
        <w:t>, 2012a)</w:t>
      </w:r>
      <w:r w:rsidR="006B44F5" w:rsidRPr="009E3541">
        <w:rPr>
          <w:rFonts w:ascii="Times New Roman" w:hAnsi="Times New Roman" w:cs="Times New Roman"/>
        </w:rPr>
        <w:fldChar w:fldCharType="end"/>
      </w:r>
      <w:r w:rsidR="0047565F">
        <w:rPr>
          <w:rFonts w:ascii="Times New Roman" w:hAnsi="Times New Roman" w:cs="Times New Roman"/>
        </w:rPr>
        <w:t>. A</w:t>
      </w:r>
      <w:r w:rsidR="00121FDC" w:rsidRPr="009E3541">
        <w:rPr>
          <w:rFonts w:ascii="Times New Roman" w:hAnsi="Times New Roman" w:cs="Times New Roman"/>
        </w:rPr>
        <w:t>lternatively</w:t>
      </w:r>
      <w:r w:rsidR="0047565F">
        <w:rPr>
          <w:rFonts w:ascii="Times New Roman" w:hAnsi="Times New Roman" w:cs="Times New Roman"/>
        </w:rPr>
        <w:t>, this might also be caused by</w:t>
      </w:r>
      <w:r w:rsidR="00121FDC">
        <w:rPr>
          <w:rFonts w:ascii="Times New Roman" w:hAnsi="Times New Roman" w:cs="Times New Roman"/>
        </w:rPr>
        <w:t xml:space="preserve"> differences in body s</w:t>
      </w:r>
      <w:r w:rsidR="009E3541">
        <w:rPr>
          <w:rFonts w:ascii="Times New Roman" w:hAnsi="Times New Roman" w:cs="Times New Roman"/>
        </w:rPr>
        <w:t xml:space="preserve">izes of frugivorous dispersers </w:t>
      </w:r>
      <w:r w:rsidR="009E3541">
        <w:rPr>
          <w:rFonts w:ascii="Times New Roman" w:hAnsi="Times New Roman" w:cs="Times New Roman"/>
        </w:rPr>
        <w:fldChar w:fldCharType="begin"/>
      </w:r>
      <w:r w:rsidR="006F799A">
        <w:rPr>
          <w:rFonts w:ascii="Times New Roman" w:hAnsi="Times New Roman" w:cs="Times New Roman"/>
        </w:rPr>
        <w:instrText xml:space="preserve"> ADDIN EN.CITE &lt;EndNote&gt;&lt;Cite&gt;&lt;Author&gt;Mack&lt;/Author&gt;&lt;Year&gt;1993&lt;/Year&gt;&lt;RecNum&gt;113&lt;/RecNum&gt;&lt;DisplayText&gt;(Mack, 1993)&lt;/DisplayText&gt;&lt;record&gt;&lt;rec-number&gt;113&lt;/rec-number&gt;&lt;foreign-keys&gt;&lt;key app="EN" db-id="9xdtxzfffxtpt2e59vsvde599ear9ts52rap" timestamp="1453986947"&gt;113&lt;/key&gt;&lt;/foreign-keys&gt;&lt;ref-type name="Journal Article"&gt;17&lt;/ref-type&gt;&lt;contributors&gt;&lt;authors&gt;&lt;author&gt;Mack, A. L.&lt;/author&gt;&lt;/authors&gt;&lt;/contributors&gt;&lt;titles&gt;&lt;title&gt;The sizes of vertebrate-dispersed fruits: a Neotropical-Paleotropical comparison&lt;/title&gt;&lt;secondary-title&gt;American Naturalist&lt;/secondary-title&gt;&lt;/titles&gt;&lt;periodical&gt;&lt;full-title&gt;American Naturalist&lt;/full-title&gt;&lt;/periodical&gt;&lt;pages&gt;840–856&lt;/pages&gt;&lt;volume&gt;142&lt;/volume&gt;&lt;dates&gt;&lt;year&gt;1993&lt;/year&gt;&lt;/dates&gt;&lt;isbn&gt;0003-0147&lt;/isbn&gt;&lt;urls&gt;&lt;/urls&gt;&lt;/record&gt;&lt;/Cite&gt;&lt;/EndNote&gt;</w:instrText>
      </w:r>
      <w:r w:rsidR="009E3541">
        <w:rPr>
          <w:rFonts w:ascii="Times New Roman" w:hAnsi="Times New Roman" w:cs="Times New Roman"/>
        </w:rPr>
        <w:fldChar w:fldCharType="separate"/>
      </w:r>
      <w:r w:rsidR="009E3541">
        <w:rPr>
          <w:rFonts w:ascii="Times New Roman" w:hAnsi="Times New Roman" w:cs="Times New Roman"/>
          <w:noProof/>
        </w:rPr>
        <w:t>(Mack, 1993)</w:t>
      </w:r>
      <w:r w:rsidR="009E3541">
        <w:rPr>
          <w:rFonts w:ascii="Times New Roman" w:hAnsi="Times New Roman" w:cs="Times New Roman"/>
        </w:rPr>
        <w:fldChar w:fldCharType="end"/>
      </w:r>
      <w:r w:rsidR="00941BA1" w:rsidRPr="009E3541">
        <w:rPr>
          <w:rFonts w:ascii="Times New Roman" w:hAnsi="Times New Roman" w:cs="Times New Roman"/>
        </w:rPr>
        <w:t xml:space="preserve">. </w:t>
      </w:r>
      <w:r w:rsidR="007F0401">
        <w:rPr>
          <w:rFonts w:ascii="Times New Roman" w:hAnsi="Times New Roman" w:cs="Times New Roman"/>
        </w:rPr>
        <w:t xml:space="preserve">A key challenge is therefore </w:t>
      </w:r>
      <w:r w:rsidR="00C7587C" w:rsidRPr="00FF6249">
        <w:rPr>
          <w:rFonts w:ascii="Times New Roman" w:hAnsi="Times New Roman" w:cs="Times New Roman"/>
        </w:rPr>
        <w:t xml:space="preserve">to disentangle </w:t>
      </w:r>
      <w:r w:rsidR="007F0401">
        <w:rPr>
          <w:rFonts w:ascii="Times New Roman" w:hAnsi="Times New Roman" w:cs="Times New Roman"/>
        </w:rPr>
        <w:t xml:space="preserve">the </w:t>
      </w:r>
      <w:r w:rsidR="00C7587C" w:rsidRPr="00FF6249">
        <w:rPr>
          <w:rFonts w:ascii="Times New Roman" w:hAnsi="Times New Roman" w:cs="Times New Roman"/>
        </w:rPr>
        <w:t xml:space="preserve">direct </w:t>
      </w:r>
      <w:r w:rsidR="007F0401">
        <w:rPr>
          <w:rFonts w:ascii="Times New Roman" w:hAnsi="Times New Roman" w:cs="Times New Roman"/>
        </w:rPr>
        <w:t xml:space="preserve">and indirect </w:t>
      </w:r>
      <w:r w:rsidR="00C7587C" w:rsidRPr="00FF6249">
        <w:rPr>
          <w:rFonts w:ascii="Times New Roman" w:hAnsi="Times New Roman" w:cs="Times New Roman"/>
        </w:rPr>
        <w:t xml:space="preserve">biotic and abiotic </w:t>
      </w:r>
      <w:r w:rsidR="007F0401">
        <w:rPr>
          <w:rFonts w:ascii="Times New Roman" w:hAnsi="Times New Roman" w:cs="Times New Roman"/>
        </w:rPr>
        <w:t xml:space="preserve">effects on </w:t>
      </w:r>
      <w:r w:rsidR="00C7587C" w:rsidRPr="00FF6249">
        <w:rPr>
          <w:rFonts w:ascii="Times New Roman" w:hAnsi="Times New Roman" w:cs="Times New Roman"/>
        </w:rPr>
        <w:t xml:space="preserve">functional trait </w:t>
      </w:r>
      <w:r w:rsidR="007F0401">
        <w:rPr>
          <w:rFonts w:ascii="Times New Roman" w:hAnsi="Times New Roman" w:cs="Times New Roman"/>
        </w:rPr>
        <w:t>distributions across broad spatial extents</w:t>
      </w:r>
      <w:r w:rsidR="00C7587C" w:rsidRPr="00FF6249">
        <w:rPr>
          <w:rFonts w:ascii="Times New Roman" w:hAnsi="Times New Roman" w:cs="Times New Roman"/>
        </w:rPr>
        <w:t>.</w:t>
      </w:r>
    </w:p>
    <w:p w14:paraId="2DDAA517" w14:textId="28962695" w:rsidR="009E3541" w:rsidRDefault="00A8491B" w:rsidP="003A45F7">
      <w:pPr>
        <w:spacing w:after="120"/>
        <w:rPr>
          <w:rStyle w:val="Emphasis"/>
          <w:rFonts w:ascii="Times New Roman" w:hAnsi="Times New Roman" w:cs="Times New Roman"/>
          <w:i w:val="0"/>
        </w:rPr>
      </w:pPr>
      <w:r w:rsidRPr="00C809B7">
        <w:rPr>
          <w:rStyle w:val="Emphasis"/>
          <w:rFonts w:ascii="Times New Roman" w:hAnsi="Times New Roman" w:cs="Times New Roman"/>
          <w:i w:val="0"/>
        </w:rPr>
        <w:t>Here</w:t>
      </w:r>
      <w:r w:rsidRPr="00FF6249">
        <w:rPr>
          <w:rStyle w:val="Emphasis"/>
          <w:rFonts w:ascii="Times New Roman" w:hAnsi="Times New Roman" w:cs="Times New Roman"/>
          <w:i w:val="0"/>
        </w:rPr>
        <w:t>, we focus on the relation</w:t>
      </w:r>
      <w:r w:rsidR="0000332E">
        <w:rPr>
          <w:rStyle w:val="Emphasis"/>
          <w:rFonts w:ascii="Times New Roman" w:hAnsi="Times New Roman" w:cs="Times New Roman"/>
          <w:i w:val="0"/>
        </w:rPr>
        <w:t>ship</w:t>
      </w:r>
      <w:r w:rsidRPr="00FF6249">
        <w:rPr>
          <w:rStyle w:val="Emphasis"/>
          <w:rFonts w:ascii="Times New Roman" w:hAnsi="Times New Roman" w:cs="Times New Roman"/>
          <w:i w:val="0"/>
        </w:rPr>
        <w:t xml:space="preserve"> between </w:t>
      </w:r>
      <w:r w:rsidR="00673EF5" w:rsidRPr="00FF6249">
        <w:rPr>
          <w:rStyle w:val="Emphasis"/>
          <w:rFonts w:ascii="Times New Roman" w:hAnsi="Times New Roman" w:cs="Times New Roman"/>
          <w:i w:val="0"/>
        </w:rPr>
        <w:t>palm fruit size</w:t>
      </w:r>
      <w:r w:rsidR="0000332E">
        <w:rPr>
          <w:rStyle w:val="Emphasis"/>
          <w:rFonts w:ascii="Times New Roman" w:hAnsi="Times New Roman" w:cs="Times New Roman"/>
          <w:i w:val="0"/>
        </w:rPr>
        <w:t>s</w:t>
      </w:r>
      <w:r w:rsidR="00673EF5">
        <w:rPr>
          <w:rStyle w:val="Emphasis"/>
          <w:rFonts w:ascii="Times New Roman" w:hAnsi="Times New Roman" w:cs="Times New Roman"/>
          <w:i w:val="0"/>
        </w:rPr>
        <w:t xml:space="preserve"> and </w:t>
      </w:r>
      <w:r w:rsidRPr="00FF6249">
        <w:rPr>
          <w:rStyle w:val="Emphasis"/>
          <w:rFonts w:ascii="Times New Roman" w:hAnsi="Times New Roman" w:cs="Times New Roman"/>
          <w:i w:val="0"/>
        </w:rPr>
        <w:t>body size</w:t>
      </w:r>
      <w:r w:rsidR="008A2D74">
        <w:rPr>
          <w:rStyle w:val="Emphasis"/>
          <w:rFonts w:ascii="Times New Roman" w:hAnsi="Times New Roman" w:cs="Times New Roman"/>
          <w:i w:val="0"/>
        </w:rPr>
        <w:t>s</w:t>
      </w:r>
      <w:r w:rsidRPr="00FF6249">
        <w:rPr>
          <w:rStyle w:val="Emphasis"/>
          <w:rFonts w:ascii="Times New Roman" w:hAnsi="Times New Roman" w:cs="Times New Roman"/>
          <w:i w:val="0"/>
        </w:rPr>
        <w:t xml:space="preserve"> of </w:t>
      </w:r>
      <w:r w:rsidR="00C809B7">
        <w:rPr>
          <w:rStyle w:val="Emphasis"/>
          <w:rFonts w:ascii="Times New Roman" w:hAnsi="Times New Roman" w:cs="Times New Roman"/>
          <w:i w:val="0"/>
        </w:rPr>
        <w:t>mammalian frugivores</w:t>
      </w:r>
      <w:r w:rsidR="00417648">
        <w:rPr>
          <w:rStyle w:val="Emphasis"/>
          <w:rFonts w:ascii="Times New Roman" w:hAnsi="Times New Roman" w:cs="Times New Roman"/>
          <w:i w:val="0"/>
        </w:rPr>
        <w:t xml:space="preserve"> </w:t>
      </w:r>
      <w:r w:rsidR="0000332E">
        <w:rPr>
          <w:rStyle w:val="Emphasis"/>
          <w:rFonts w:ascii="Times New Roman" w:hAnsi="Times New Roman" w:cs="Times New Roman"/>
          <w:i w:val="0"/>
        </w:rPr>
        <w:t>at</w:t>
      </w:r>
      <w:r w:rsidR="00417648" w:rsidRPr="00FF6249">
        <w:rPr>
          <w:rStyle w:val="Emphasis"/>
          <w:rFonts w:ascii="Times New Roman" w:hAnsi="Times New Roman" w:cs="Times New Roman"/>
          <w:i w:val="0"/>
        </w:rPr>
        <w:t xml:space="preserve"> global </w:t>
      </w:r>
      <w:r w:rsidR="0000332E">
        <w:rPr>
          <w:rStyle w:val="Emphasis"/>
          <w:rFonts w:ascii="Times New Roman" w:hAnsi="Times New Roman" w:cs="Times New Roman"/>
          <w:i w:val="0"/>
        </w:rPr>
        <w:t xml:space="preserve">and biogeographic </w:t>
      </w:r>
      <w:r w:rsidR="00417648" w:rsidRPr="00FF6249">
        <w:rPr>
          <w:rStyle w:val="Emphasis"/>
          <w:rFonts w:ascii="Times New Roman" w:hAnsi="Times New Roman" w:cs="Times New Roman"/>
          <w:i w:val="0"/>
        </w:rPr>
        <w:t>scale</w:t>
      </w:r>
      <w:r w:rsidR="0000332E">
        <w:rPr>
          <w:rStyle w:val="Emphasis"/>
          <w:rFonts w:ascii="Times New Roman" w:hAnsi="Times New Roman" w:cs="Times New Roman"/>
          <w:i w:val="0"/>
        </w:rPr>
        <w:t>s. We quantify</w:t>
      </w:r>
      <w:r w:rsidR="00417648" w:rsidRPr="00FF6249">
        <w:rPr>
          <w:rStyle w:val="Emphasis"/>
          <w:rFonts w:ascii="Times New Roman" w:hAnsi="Times New Roman" w:cs="Times New Roman"/>
          <w:i w:val="0"/>
        </w:rPr>
        <w:t xml:space="preserve"> </w:t>
      </w:r>
      <w:r w:rsidR="0000332E">
        <w:rPr>
          <w:rStyle w:val="Emphasis"/>
          <w:rFonts w:ascii="Times New Roman" w:hAnsi="Times New Roman" w:cs="Times New Roman"/>
          <w:i w:val="0"/>
        </w:rPr>
        <w:t>this relationship</w:t>
      </w:r>
      <w:r w:rsidR="0000332E" w:rsidRPr="00FF6249">
        <w:rPr>
          <w:rStyle w:val="Emphasis"/>
          <w:rFonts w:ascii="Times New Roman" w:hAnsi="Times New Roman" w:cs="Times New Roman"/>
          <w:i w:val="0"/>
        </w:rPr>
        <w:t xml:space="preserve"> </w:t>
      </w:r>
      <w:r w:rsidR="007E1609">
        <w:rPr>
          <w:rStyle w:val="Emphasis"/>
          <w:rFonts w:ascii="Times New Roman" w:hAnsi="Times New Roman" w:cs="Times New Roman"/>
          <w:i w:val="0"/>
        </w:rPr>
        <w:t xml:space="preserve">and </w:t>
      </w:r>
      <w:r w:rsidR="0000332E">
        <w:rPr>
          <w:rStyle w:val="Emphasis"/>
          <w:rFonts w:ascii="Times New Roman" w:hAnsi="Times New Roman" w:cs="Times New Roman"/>
          <w:i w:val="0"/>
        </w:rPr>
        <w:t>simultaneously</w:t>
      </w:r>
      <w:r w:rsidR="00417648">
        <w:rPr>
          <w:rStyle w:val="Emphasis"/>
          <w:rFonts w:ascii="Times New Roman" w:hAnsi="Times New Roman" w:cs="Times New Roman"/>
          <w:i w:val="0"/>
        </w:rPr>
        <w:t xml:space="preserve"> </w:t>
      </w:r>
      <w:r w:rsidR="007E1609">
        <w:rPr>
          <w:rStyle w:val="Emphasis"/>
          <w:rFonts w:ascii="Times New Roman" w:hAnsi="Times New Roman" w:cs="Times New Roman"/>
          <w:i w:val="0"/>
        </w:rPr>
        <w:t xml:space="preserve">control </w:t>
      </w:r>
      <w:r w:rsidR="00417648">
        <w:rPr>
          <w:rStyle w:val="Emphasis"/>
          <w:rFonts w:ascii="Times New Roman" w:hAnsi="Times New Roman" w:cs="Times New Roman"/>
          <w:i w:val="0"/>
        </w:rPr>
        <w:t>for present and historical envi</w:t>
      </w:r>
      <w:r w:rsidR="00927A3D">
        <w:rPr>
          <w:rStyle w:val="Emphasis"/>
          <w:rFonts w:ascii="Times New Roman" w:hAnsi="Times New Roman" w:cs="Times New Roman"/>
          <w:i w:val="0"/>
        </w:rPr>
        <w:t xml:space="preserve">ronmental predictor variables, </w:t>
      </w:r>
      <w:r w:rsidR="0000332E">
        <w:rPr>
          <w:rStyle w:val="Emphasis"/>
          <w:rFonts w:ascii="Times New Roman" w:hAnsi="Times New Roman" w:cs="Times New Roman"/>
          <w:i w:val="0"/>
        </w:rPr>
        <w:t>incl.</w:t>
      </w:r>
      <w:r w:rsidR="00927A3D">
        <w:rPr>
          <w:rStyle w:val="Emphasis"/>
          <w:rFonts w:ascii="Times New Roman" w:hAnsi="Times New Roman" w:cs="Times New Roman"/>
          <w:i w:val="0"/>
        </w:rPr>
        <w:t xml:space="preserve"> current climate, </w:t>
      </w:r>
      <w:r w:rsidR="0000332E">
        <w:rPr>
          <w:rStyle w:val="Emphasis"/>
          <w:rFonts w:ascii="Times New Roman" w:hAnsi="Times New Roman" w:cs="Times New Roman"/>
          <w:i w:val="0"/>
        </w:rPr>
        <w:t xml:space="preserve">soil </w:t>
      </w:r>
      <w:r w:rsidR="0000332E">
        <w:rPr>
          <w:rStyle w:val="Emphasis"/>
          <w:rFonts w:ascii="Times New Roman" w:hAnsi="Times New Roman" w:cs="Times New Roman"/>
          <w:i w:val="0"/>
        </w:rPr>
        <w:lastRenderedPageBreak/>
        <w:t xml:space="preserve">conditions, net primary productivity, and Quaternary </w:t>
      </w:r>
      <w:r w:rsidR="00927A3D">
        <w:rPr>
          <w:rStyle w:val="Emphasis"/>
          <w:rFonts w:ascii="Times New Roman" w:hAnsi="Times New Roman" w:cs="Times New Roman"/>
          <w:i w:val="0"/>
        </w:rPr>
        <w:t xml:space="preserve">glacial-interglacial climate change. </w:t>
      </w:r>
      <w:r w:rsidR="009A19A5">
        <w:rPr>
          <w:rStyle w:val="Emphasis"/>
          <w:rFonts w:ascii="Times New Roman" w:hAnsi="Times New Roman" w:cs="Times New Roman"/>
          <w:i w:val="0"/>
        </w:rPr>
        <w:t>Specifically</w:t>
      </w:r>
      <w:r w:rsidR="00E93897">
        <w:rPr>
          <w:rStyle w:val="Emphasis"/>
          <w:rFonts w:ascii="Times New Roman" w:hAnsi="Times New Roman" w:cs="Times New Roman"/>
          <w:i w:val="0"/>
        </w:rPr>
        <w:t>, w</w:t>
      </w:r>
      <w:r w:rsidR="00927A3D">
        <w:rPr>
          <w:rStyle w:val="Emphasis"/>
          <w:rFonts w:ascii="Times New Roman" w:hAnsi="Times New Roman" w:cs="Times New Roman"/>
          <w:i w:val="0"/>
        </w:rPr>
        <w:t xml:space="preserve">e </w:t>
      </w:r>
      <w:r w:rsidR="009A19A5">
        <w:rPr>
          <w:rStyle w:val="Emphasis"/>
          <w:rFonts w:ascii="Times New Roman" w:hAnsi="Times New Roman" w:cs="Times New Roman"/>
          <w:i w:val="0"/>
        </w:rPr>
        <w:t xml:space="preserve">test whether </w:t>
      </w:r>
      <w:r w:rsidR="007E1609">
        <w:rPr>
          <w:rStyle w:val="Emphasis"/>
          <w:rFonts w:ascii="Times New Roman" w:hAnsi="Times New Roman" w:cs="Times New Roman"/>
          <w:i w:val="0"/>
        </w:rPr>
        <w:t xml:space="preserve">the geographic distribution of </w:t>
      </w:r>
      <w:r w:rsidR="00927A3D">
        <w:rPr>
          <w:rStyle w:val="Emphasis"/>
          <w:rFonts w:ascii="Times New Roman" w:hAnsi="Times New Roman" w:cs="Times New Roman"/>
          <w:i w:val="0"/>
        </w:rPr>
        <w:t>palm fruit size</w:t>
      </w:r>
      <w:r w:rsidR="007E1609">
        <w:rPr>
          <w:rStyle w:val="Emphasis"/>
          <w:rFonts w:ascii="Times New Roman" w:hAnsi="Times New Roman" w:cs="Times New Roman"/>
          <w:i w:val="0"/>
        </w:rPr>
        <w:t>s</w:t>
      </w:r>
      <w:r w:rsidR="000A1289">
        <w:rPr>
          <w:rStyle w:val="Emphasis"/>
          <w:rFonts w:ascii="Times New Roman" w:hAnsi="Times New Roman" w:cs="Times New Roman"/>
          <w:i w:val="0"/>
        </w:rPr>
        <w:t xml:space="preserve"> is</w:t>
      </w:r>
      <w:r w:rsidR="009A19A5">
        <w:rPr>
          <w:rStyle w:val="Emphasis"/>
          <w:rFonts w:ascii="Times New Roman" w:hAnsi="Times New Roman" w:cs="Times New Roman"/>
          <w:i w:val="0"/>
        </w:rPr>
        <w:t xml:space="preserve"> related to the current distribution of </w:t>
      </w:r>
      <w:r w:rsidR="00222D99">
        <w:rPr>
          <w:rStyle w:val="Emphasis"/>
          <w:rFonts w:ascii="Times New Roman" w:hAnsi="Times New Roman" w:cs="Times New Roman"/>
          <w:i w:val="0"/>
        </w:rPr>
        <w:t>mammal bod</w:t>
      </w:r>
      <w:r w:rsidR="00927A3D">
        <w:rPr>
          <w:rStyle w:val="Emphasis"/>
          <w:rFonts w:ascii="Times New Roman" w:hAnsi="Times New Roman" w:cs="Times New Roman"/>
          <w:i w:val="0"/>
        </w:rPr>
        <w:t>y sizes</w:t>
      </w:r>
      <w:r w:rsidR="00E93897" w:rsidRPr="00FF6249">
        <w:rPr>
          <w:rStyle w:val="Emphasis"/>
          <w:rFonts w:ascii="Times New Roman" w:hAnsi="Times New Roman" w:cs="Times New Roman"/>
          <w:i w:val="0"/>
        </w:rPr>
        <w:t xml:space="preserve">, and </w:t>
      </w:r>
      <w:r w:rsidR="009A19A5">
        <w:rPr>
          <w:rStyle w:val="Emphasis"/>
          <w:rFonts w:ascii="Times New Roman" w:hAnsi="Times New Roman" w:cs="Times New Roman"/>
          <w:i w:val="0"/>
        </w:rPr>
        <w:t xml:space="preserve">to what extent </w:t>
      </w:r>
      <w:r w:rsidR="00E93897" w:rsidRPr="00FF6249">
        <w:rPr>
          <w:rStyle w:val="Emphasis"/>
          <w:rFonts w:ascii="Times New Roman" w:hAnsi="Times New Roman" w:cs="Times New Roman"/>
          <w:i w:val="0"/>
        </w:rPr>
        <w:t>megafauna</w:t>
      </w:r>
      <w:r w:rsidR="009A19A5">
        <w:rPr>
          <w:rStyle w:val="Emphasis"/>
          <w:rFonts w:ascii="Times New Roman" w:hAnsi="Times New Roman" w:cs="Times New Roman"/>
          <w:i w:val="0"/>
        </w:rPr>
        <w:t>l</w:t>
      </w:r>
      <w:r w:rsidR="00E93897" w:rsidRPr="00FF6249">
        <w:rPr>
          <w:rStyle w:val="Emphasis"/>
          <w:rFonts w:ascii="Times New Roman" w:hAnsi="Times New Roman" w:cs="Times New Roman"/>
          <w:i w:val="0"/>
        </w:rPr>
        <w:t xml:space="preserve"> extinction</w:t>
      </w:r>
      <w:r w:rsidR="009A19A5">
        <w:rPr>
          <w:rStyle w:val="Emphasis"/>
          <w:rFonts w:ascii="Times New Roman" w:hAnsi="Times New Roman" w:cs="Times New Roman"/>
          <w:i w:val="0"/>
        </w:rPr>
        <w:t>s</w:t>
      </w:r>
      <w:r w:rsidR="00E93897" w:rsidRPr="00FF6249">
        <w:rPr>
          <w:rStyle w:val="Emphasis"/>
          <w:rFonts w:ascii="Times New Roman" w:hAnsi="Times New Roman" w:cs="Times New Roman"/>
          <w:i w:val="0"/>
        </w:rPr>
        <w:t xml:space="preserve"> </w:t>
      </w:r>
      <w:r w:rsidR="00A745B7">
        <w:rPr>
          <w:rStyle w:val="Emphasis"/>
          <w:rFonts w:ascii="Times New Roman" w:hAnsi="Times New Roman" w:cs="Times New Roman"/>
          <w:i w:val="0"/>
        </w:rPr>
        <w:t xml:space="preserve">and range contractions </w:t>
      </w:r>
      <w:r w:rsidR="009A19A5">
        <w:rPr>
          <w:rStyle w:val="Emphasis"/>
          <w:rFonts w:ascii="Times New Roman" w:hAnsi="Times New Roman" w:cs="Times New Roman"/>
          <w:i w:val="0"/>
        </w:rPr>
        <w:t>in</w:t>
      </w:r>
      <w:r w:rsidR="009A19A5" w:rsidRPr="00FF6249">
        <w:rPr>
          <w:rStyle w:val="Emphasis"/>
          <w:rFonts w:ascii="Times New Roman" w:hAnsi="Times New Roman" w:cs="Times New Roman"/>
          <w:i w:val="0"/>
        </w:rPr>
        <w:t xml:space="preserve"> </w:t>
      </w:r>
      <w:r w:rsidR="00B9469F">
        <w:rPr>
          <w:rStyle w:val="Emphasis"/>
          <w:rFonts w:ascii="Times New Roman" w:hAnsi="Times New Roman" w:cs="Times New Roman"/>
          <w:i w:val="0"/>
        </w:rPr>
        <w:t>the L</w:t>
      </w:r>
      <w:r w:rsidR="00E93897" w:rsidRPr="00FF6249">
        <w:rPr>
          <w:rStyle w:val="Emphasis"/>
          <w:rFonts w:ascii="Times New Roman" w:hAnsi="Times New Roman" w:cs="Times New Roman"/>
          <w:i w:val="0"/>
        </w:rPr>
        <w:t>ate Pleistocene</w:t>
      </w:r>
      <w:r w:rsidR="00E93897">
        <w:rPr>
          <w:rStyle w:val="Emphasis"/>
          <w:rFonts w:ascii="Times New Roman" w:hAnsi="Times New Roman" w:cs="Times New Roman"/>
          <w:i w:val="0"/>
        </w:rPr>
        <w:t xml:space="preserve"> and early Holocene</w:t>
      </w:r>
      <w:r w:rsidR="009A19A5">
        <w:rPr>
          <w:rStyle w:val="Emphasis"/>
          <w:rFonts w:ascii="Times New Roman" w:hAnsi="Times New Roman" w:cs="Times New Roman"/>
          <w:i w:val="0"/>
        </w:rPr>
        <w:t xml:space="preserve"> might have disrupted this relationship</w:t>
      </w:r>
      <w:r w:rsidR="00E93897" w:rsidRPr="00FF6249">
        <w:rPr>
          <w:rStyle w:val="Emphasis"/>
          <w:rFonts w:ascii="Times New Roman" w:hAnsi="Times New Roman" w:cs="Times New Roman"/>
          <w:i w:val="0"/>
        </w:rPr>
        <w:t xml:space="preserve"> </w:t>
      </w:r>
      <w:r w:rsidR="00E93897" w:rsidRPr="00FF6249">
        <w:rPr>
          <w:rStyle w:val="Emphasis"/>
          <w:rFonts w:ascii="Times New Roman" w:hAnsi="Times New Roman" w:cs="Times New Roman"/>
          <w:i w:val="0"/>
        </w:rPr>
        <w:fldChar w:fldCharType="begin"/>
      </w:r>
      <w:r w:rsidR="00234B50">
        <w:rPr>
          <w:rStyle w:val="Emphasis"/>
          <w:rFonts w:ascii="Times New Roman" w:hAnsi="Times New Roman" w:cs="Times New Roman"/>
          <w:i w:val="0"/>
        </w:rPr>
        <w:instrText xml:space="preserve"> ADDIN EN.CITE &lt;EndNote&gt;&lt;Cite&gt;&lt;Author&gt;Barnosky&lt;/Author&gt;&lt;Year&gt;2004&lt;/Year&gt;&lt;RecNum&gt;15&lt;/RecNum&gt;&lt;DisplayText&gt;(Barnosky&lt;style face="italic"&gt; et al.&lt;/style&gt;, 2004)&lt;/DisplayText&gt;&lt;record&gt;&lt;rec-number&gt;15&lt;/rec-number&gt;&lt;foreign-keys&gt;&lt;key app="EN" db-id="9xdtxzfffxtpt2e59vsvde599ear9ts52rap" timestamp="1445350474"&gt;15&lt;/key&gt;&lt;/foreign-keys&gt;&lt;ref-type name="Journal Article"&gt;17&lt;/ref-type&gt;&lt;contributors&gt;&lt;authors&gt;&lt;author&gt;Barnosky, A. D.&lt;/author&gt;&lt;author&gt;Koch, P. L.&lt;/author&gt;&lt;author&gt;Feranec, R. S.&lt;/author&gt;&lt;author&gt;Wing, S. L.&lt;/author&gt;&lt;author&gt;Shabel, A. B.&lt;/author&gt;&lt;/authors&gt;&lt;/contributors&gt;&lt;titles&gt;&lt;title&gt;Assessing the causes of Late Pleistocene extinctions on the continents&lt;/title&gt;&lt;secondary-title&gt;Science&lt;/secondary-title&gt;&lt;/titles&gt;&lt;periodical&gt;&lt;full-title&gt;Science&lt;/full-title&gt;&lt;/periodical&gt;&lt;pages&gt;70–75&lt;/pages&gt;&lt;volume&gt;306&lt;/volume&gt;&lt;number&gt;5693&lt;/number&gt;&lt;dates&gt;&lt;year&gt;2004&lt;/year&gt;&lt;pub-dates&gt;&lt;date&gt;Oct 1&lt;/date&gt;&lt;/pub-dates&gt;&lt;/dates&gt;&lt;isbn&gt;0036-8075&lt;/isbn&gt;&lt;accession-num&gt;WOS:000224304000036&lt;/accession-num&gt;&lt;urls&gt;&lt;related-urls&gt;&lt;url&gt;&amp;lt;Go to ISI&amp;gt;://WOS:000224304000036&lt;/url&gt;&lt;/related-urls&gt;&lt;/urls&gt;&lt;electronic-resource-num&gt;10.1126/science.1101476&lt;/electronic-resource-num&gt;&lt;/record&gt;&lt;/Cite&gt;&lt;/EndNote&gt;</w:instrText>
      </w:r>
      <w:r w:rsidR="00E93897" w:rsidRPr="00FF6249">
        <w:rPr>
          <w:rStyle w:val="Emphasis"/>
          <w:rFonts w:ascii="Times New Roman" w:hAnsi="Times New Roman" w:cs="Times New Roman"/>
          <w:i w:val="0"/>
        </w:rPr>
        <w:fldChar w:fldCharType="separate"/>
      </w:r>
      <w:r w:rsidR="00E93897" w:rsidRPr="00FF6249">
        <w:rPr>
          <w:rStyle w:val="Emphasis"/>
          <w:rFonts w:ascii="Times New Roman" w:hAnsi="Times New Roman" w:cs="Times New Roman"/>
          <w:i w:val="0"/>
          <w:noProof/>
        </w:rPr>
        <w:t>(Barnosky</w:t>
      </w:r>
      <w:r w:rsidR="00E93897" w:rsidRPr="00FF6249">
        <w:rPr>
          <w:rStyle w:val="Emphasis"/>
          <w:rFonts w:ascii="Times New Roman" w:hAnsi="Times New Roman" w:cs="Times New Roman"/>
          <w:noProof/>
        </w:rPr>
        <w:t xml:space="preserve"> et al.</w:t>
      </w:r>
      <w:r w:rsidR="00E93897" w:rsidRPr="00FF6249">
        <w:rPr>
          <w:rStyle w:val="Emphasis"/>
          <w:rFonts w:ascii="Times New Roman" w:hAnsi="Times New Roman" w:cs="Times New Roman"/>
          <w:i w:val="0"/>
          <w:noProof/>
        </w:rPr>
        <w:t>, 2004)</w:t>
      </w:r>
      <w:r w:rsidR="00E93897" w:rsidRPr="00FF6249">
        <w:rPr>
          <w:rStyle w:val="Emphasis"/>
          <w:rFonts w:ascii="Times New Roman" w:hAnsi="Times New Roman" w:cs="Times New Roman"/>
          <w:i w:val="0"/>
        </w:rPr>
        <w:fldChar w:fldCharType="end"/>
      </w:r>
      <w:r w:rsidR="00222D99">
        <w:rPr>
          <w:rStyle w:val="Emphasis"/>
          <w:rFonts w:ascii="Times New Roman" w:hAnsi="Times New Roman" w:cs="Times New Roman"/>
          <w:i w:val="0"/>
        </w:rPr>
        <w:t xml:space="preserve">. </w:t>
      </w:r>
      <w:r w:rsidR="00237EDC" w:rsidRPr="0095441F">
        <w:rPr>
          <w:rFonts w:ascii="Times New Roman" w:hAnsi="Times New Roman" w:cs="Times New Roman"/>
          <w:iCs/>
        </w:rPr>
        <w:t xml:space="preserve">To our knowledge, no study </w:t>
      </w:r>
      <w:r w:rsidR="00237EDC">
        <w:rPr>
          <w:rFonts w:ascii="Times New Roman" w:hAnsi="Times New Roman" w:cs="Times New Roman"/>
          <w:iCs/>
        </w:rPr>
        <w:t xml:space="preserve">has yet </w:t>
      </w:r>
      <w:r w:rsidR="00237EDC" w:rsidRPr="0095441F">
        <w:rPr>
          <w:rFonts w:ascii="Times New Roman" w:hAnsi="Times New Roman" w:cs="Times New Roman"/>
          <w:iCs/>
        </w:rPr>
        <w:t xml:space="preserve">quantified </w:t>
      </w:r>
      <w:r w:rsidR="00237EDC">
        <w:rPr>
          <w:rFonts w:ascii="Times New Roman" w:hAnsi="Times New Roman" w:cs="Times New Roman"/>
          <w:iCs/>
        </w:rPr>
        <w:t xml:space="preserve">the relationship between fruit sizes </w:t>
      </w:r>
      <w:r w:rsidR="00237EDC" w:rsidRPr="0095441F">
        <w:rPr>
          <w:rFonts w:ascii="Times New Roman" w:hAnsi="Times New Roman" w:cs="Times New Roman"/>
          <w:iCs/>
        </w:rPr>
        <w:t xml:space="preserve">of </w:t>
      </w:r>
      <w:r w:rsidR="00237EDC">
        <w:rPr>
          <w:rFonts w:ascii="Times New Roman" w:hAnsi="Times New Roman" w:cs="Times New Roman"/>
          <w:iCs/>
        </w:rPr>
        <w:t>a tropical</w:t>
      </w:r>
      <w:r w:rsidR="00237EDC" w:rsidRPr="0095441F">
        <w:rPr>
          <w:rFonts w:ascii="Times New Roman" w:hAnsi="Times New Roman" w:cs="Times New Roman"/>
          <w:iCs/>
        </w:rPr>
        <w:t xml:space="preserve"> plant lineage and </w:t>
      </w:r>
      <w:r w:rsidR="00237EDC">
        <w:rPr>
          <w:rFonts w:ascii="Times New Roman" w:hAnsi="Times New Roman" w:cs="Times New Roman"/>
          <w:iCs/>
        </w:rPr>
        <w:t>current</w:t>
      </w:r>
      <w:r w:rsidR="00237EDC" w:rsidRPr="0095441F">
        <w:rPr>
          <w:rFonts w:ascii="Times New Roman" w:hAnsi="Times New Roman" w:cs="Times New Roman"/>
          <w:iCs/>
        </w:rPr>
        <w:t xml:space="preserve"> and </w:t>
      </w:r>
      <w:r w:rsidR="00237EDC">
        <w:rPr>
          <w:rFonts w:ascii="Times New Roman" w:hAnsi="Times New Roman" w:cs="Times New Roman"/>
          <w:iCs/>
        </w:rPr>
        <w:t>extinct</w:t>
      </w:r>
      <w:r w:rsidR="00237EDC" w:rsidRPr="0095441F">
        <w:rPr>
          <w:rFonts w:ascii="Times New Roman" w:hAnsi="Times New Roman" w:cs="Times New Roman"/>
          <w:iCs/>
        </w:rPr>
        <w:t xml:space="preserve"> frugivor</w:t>
      </w:r>
      <w:r w:rsidR="00237EDC">
        <w:rPr>
          <w:rFonts w:ascii="Times New Roman" w:hAnsi="Times New Roman" w:cs="Times New Roman"/>
          <w:iCs/>
        </w:rPr>
        <w:t>es across such broad spatial extents</w:t>
      </w:r>
      <w:r w:rsidR="00237EDC" w:rsidRPr="0095441F">
        <w:rPr>
          <w:rFonts w:ascii="Times New Roman" w:hAnsi="Times New Roman" w:cs="Times New Roman"/>
          <w:iCs/>
        </w:rPr>
        <w:t>.</w:t>
      </w:r>
      <w:r w:rsidR="00237EDC">
        <w:rPr>
          <w:rFonts w:ascii="Times New Roman" w:hAnsi="Times New Roman" w:cs="Times New Roman"/>
          <w:iCs/>
        </w:rPr>
        <w:t xml:space="preserve"> </w:t>
      </w:r>
      <w:r w:rsidR="00AD7BAD">
        <w:rPr>
          <w:rStyle w:val="Emphasis"/>
          <w:rFonts w:ascii="Times New Roman" w:hAnsi="Times New Roman" w:cs="Times New Roman"/>
          <w:i w:val="0"/>
        </w:rPr>
        <w:t>In detail,</w:t>
      </w:r>
      <w:r w:rsidR="00E12FA3">
        <w:rPr>
          <w:rStyle w:val="Emphasis"/>
          <w:rFonts w:ascii="Times New Roman" w:hAnsi="Times New Roman" w:cs="Times New Roman"/>
          <w:i w:val="0"/>
        </w:rPr>
        <w:t xml:space="preserve"> w</w:t>
      </w:r>
      <w:r w:rsidR="00ED6141">
        <w:rPr>
          <w:rStyle w:val="Emphasis"/>
          <w:rFonts w:ascii="Times New Roman" w:hAnsi="Times New Roman" w:cs="Times New Roman"/>
          <w:i w:val="0"/>
        </w:rPr>
        <w:t xml:space="preserve">e </w:t>
      </w:r>
      <w:r w:rsidR="00E12FA3">
        <w:rPr>
          <w:rStyle w:val="Emphasis"/>
          <w:rFonts w:ascii="Times New Roman" w:hAnsi="Times New Roman" w:cs="Times New Roman"/>
          <w:i w:val="0"/>
        </w:rPr>
        <w:t>test following</w:t>
      </w:r>
      <w:r w:rsidR="00ED6141">
        <w:rPr>
          <w:rStyle w:val="Emphasis"/>
          <w:rFonts w:ascii="Times New Roman" w:hAnsi="Times New Roman" w:cs="Times New Roman"/>
          <w:i w:val="0"/>
        </w:rPr>
        <w:t xml:space="preserve"> </w:t>
      </w:r>
      <w:r w:rsidR="00E12FA3">
        <w:rPr>
          <w:rStyle w:val="Emphasis"/>
          <w:rFonts w:ascii="Times New Roman" w:hAnsi="Times New Roman" w:cs="Times New Roman"/>
          <w:i w:val="0"/>
        </w:rPr>
        <w:t>predictions:</w:t>
      </w:r>
    </w:p>
    <w:p w14:paraId="6AD9B1F3" w14:textId="1D593E01" w:rsidR="009E3541" w:rsidRDefault="00E12FA3" w:rsidP="003A45F7">
      <w:pPr>
        <w:spacing w:after="120"/>
        <w:ind w:left="567" w:firstLine="0"/>
        <w:rPr>
          <w:rFonts w:ascii="Times New Roman" w:hAnsi="Times New Roman" w:cs="Times New Roman"/>
          <w:iCs/>
        </w:rPr>
      </w:pPr>
      <w:r>
        <w:rPr>
          <w:rFonts w:ascii="Times New Roman" w:hAnsi="Times New Roman" w:cs="Times New Roman"/>
          <w:iCs/>
        </w:rPr>
        <w:t>1) F</w:t>
      </w:r>
      <w:r w:rsidR="00032EF3" w:rsidRPr="00032EF3">
        <w:rPr>
          <w:rFonts w:ascii="Times New Roman" w:hAnsi="Times New Roman" w:cs="Times New Roman"/>
          <w:iCs/>
        </w:rPr>
        <w:t xml:space="preserve">ruit sizes of palm assemblages </w:t>
      </w:r>
      <w:r w:rsidR="00ED6141">
        <w:rPr>
          <w:rFonts w:ascii="Times New Roman" w:hAnsi="Times New Roman" w:cs="Times New Roman"/>
          <w:iCs/>
        </w:rPr>
        <w:t xml:space="preserve">at a global scale </w:t>
      </w:r>
      <w:r w:rsidR="00032EF3" w:rsidRPr="00032EF3">
        <w:rPr>
          <w:rFonts w:ascii="Times New Roman" w:hAnsi="Times New Roman" w:cs="Times New Roman"/>
          <w:iCs/>
        </w:rPr>
        <w:t xml:space="preserve">are positively related to body sizes of </w:t>
      </w:r>
      <w:r w:rsidR="00502CBE">
        <w:rPr>
          <w:rFonts w:ascii="Times New Roman" w:hAnsi="Times New Roman" w:cs="Times New Roman"/>
          <w:iCs/>
        </w:rPr>
        <w:t>current</w:t>
      </w:r>
      <w:r w:rsidR="00B53431">
        <w:rPr>
          <w:rFonts w:ascii="Times New Roman" w:hAnsi="Times New Roman" w:cs="Times New Roman"/>
          <w:iCs/>
        </w:rPr>
        <w:t xml:space="preserve"> </w:t>
      </w:r>
      <w:r w:rsidR="00032EF3" w:rsidRPr="00032EF3">
        <w:rPr>
          <w:rFonts w:ascii="Times New Roman" w:hAnsi="Times New Roman" w:cs="Times New Roman"/>
          <w:iCs/>
        </w:rPr>
        <w:t xml:space="preserve">mammal assemblages, with large average fruit sizes coinciding with large mammal body sizes, even when </w:t>
      </w:r>
      <w:r w:rsidR="00120B12">
        <w:rPr>
          <w:rFonts w:ascii="Times New Roman" w:hAnsi="Times New Roman" w:cs="Times New Roman"/>
          <w:iCs/>
        </w:rPr>
        <w:t>account</w:t>
      </w:r>
      <w:r w:rsidR="00ED6141">
        <w:rPr>
          <w:rFonts w:ascii="Times New Roman" w:hAnsi="Times New Roman" w:cs="Times New Roman"/>
          <w:iCs/>
        </w:rPr>
        <w:t>ing</w:t>
      </w:r>
      <w:r w:rsidR="00120B12">
        <w:rPr>
          <w:rFonts w:ascii="Times New Roman" w:hAnsi="Times New Roman" w:cs="Times New Roman"/>
          <w:iCs/>
        </w:rPr>
        <w:t xml:space="preserve"> for </w:t>
      </w:r>
      <w:r w:rsidR="00B92EEC">
        <w:rPr>
          <w:rFonts w:ascii="Times New Roman" w:hAnsi="Times New Roman" w:cs="Times New Roman"/>
          <w:iCs/>
        </w:rPr>
        <w:t>contemporary and Q</w:t>
      </w:r>
      <w:r w:rsidR="00ED6141">
        <w:rPr>
          <w:rFonts w:ascii="Times New Roman" w:hAnsi="Times New Roman" w:cs="Times New Roman"/>
          <w:iCs/>
        </w:rPr>
        <w:t>uaternary environ</w:t>
      </w:r>
      <w:r w:rsidR="00C538C7">
        <w:rPr>
          <w:rFonts w:ascii="Times New Roman" w:hAnsi="Times New Roman" w:cs="Times New Roman"/>
          <w:iCs/>
        </w:rPr>
        <w:t>mental conditions</w:t>
      </w:r>
      <w:r w:rsidR="00ED6141">
        <w:rPr>
          <w:rFonts w:ascii="Times New Roman" w:hAnsi="Times New Roman" w:cs="Times New Roman"/>
          <w:iCs/>
        </w:rPr>
        <w:t xml:space="preserve">. </w:t>
      </w:r>
    </w:p>
    <w:p w14:paraId="29EA6961" w14:textId="3C0A70F9" w:rsidR="009E3541" w:rsidRDefault="00E12FA3" w:rsidP="003A45F7">
      <w:pPr>
        <w:spacing w:after="120"/>
        <w:ind w:left="567" w:firstLine="0"/>
        <w:rPr>
          <w:rFonts w:ascii="Times New Roman" w:hAnsi="Times New Roman" w:cs="Times New Roman"/>
          <w:iCs/>
        </w:rPr>
      </w:pPr>
      <w:r>
        <w:rPr>
          <w:rFonts w:ascii="Times New Roman" w:hAnsi="Times New Roman" w:cs="Times New Roman"/>
          <w:iCs/>
        </w:rPr>
        <w:t xml:space="preserve">2) </w:t>
      </w:r>
      <w:r w:rsidR="00032EF3" w:rsidRPr="00032EF3">
        <w:rPr>
          <w:rFonts w:ascii="Times New Roman" w:hAnsi="Times New Roman" w:cs="Times New Roman"/>
          <w:iCs/>
        </w:rPr>
        <w:t xml:space="preserve">Within </w:t>
      </w:r>
      <w:r w:rsidR="00ED6141">
        <w:rPr>
          <w:rFonts w:ascii="Times New Roman" w:hAnsi="Times New Roman" w:cs="Times New Roman"/>
          <w:iCs/>
        </w:rPr>
        <w:t xml:space="preserve">major </w:t>
      </w:r>
      <w:r w:rsidR="00417648">
        <w:rPr>
          <w:rFonts w:ascii="Times New Roman" w:hAnsi="Times New Roman" w:cs="Times New Roman"/>
          <w:iCs/>
        </w:rPr>
        <w:t xml:space="preserve">biogeographic </w:t>
      </w:r>
      <w:r w:rsidR="00ED6141">
        <w:rPr>
          <w:rFonts w:ascii="Times New Roman" w:hAnsi="Times New Roman" w:cs="Times New Roman"/>
          <w:iCs/>
        </w:rPr>
        <w:t>realms</w:t>
      </w:r>
      <w:r w:rsidR="00ED6141" w:rsidRPr="00032EF3">
        <w:rPr>
          <w:rFonts w:ascii="Times New Roman" w:hAnsi="Times New Roman" w:cs="Times New Roman"/>
          <w:iCs/>
        </w:rPr>
        <w:t xml:space="preserve"> </w:t>
      </w:r>
      <w:r w:rsidR="00032EF3" w:rsidRPr="00032EF3">
        <w:rPr>
          <w:rFonts w:ascii="Times New Roman" w:hAnsi="Times New Roman" w:cs="Times New Roman"/>
          <w:iCs/>
        </w:rPr>
        <w:t>(</w:t>
      </w:r>
      <w:r w:rsidR="00ED6141">
        <w:rPr>
          <w:rFonts w:ascii="Times New Roman" w:hAnsi="Times New Roman" w:cs="Times New Roman"/>
          <w:iCs/>
        </w:rPr>
        <w:t xml:space="preserve">e.g. </w:t>
      </w:r>
      <w:r w:rsidR="00417648">
        <w:rPr>
          <w:rFonts w:ascii="Times New Roman" w:hAnsi="Times New Roman" w:cs="Times New Roman"/>
          <w:iCs/>
        </w:rPr>
        <w:t xml:space="preserve">New World, </w:t>
      </w:r>
      <w:r w:rsidR="001A401A">
        <w:rPr>
          <w:rFonts w:ascii="Times New Roman" w:hAnsi="Times New Roman" w:cs="Times New Roman"/>
          <w:iCs/>
        </w:rPr>
        <w:t>W</w:t>
      </w:r>
      <w:r w:rsidR="002E12F4">
        <w:rPr>
          <w:rFonts w:ascii="Times New Roman" w:hAnsi="Times New Roman" w:cs="Times New Roman"/>
          <w:iCs/>
        </w:rPr>
        <w:t xml:space="preserve">estern </w:t>
      </w:r>
      <w:r w:rsidR="00417648">
        <w:rPr>
          <w:rFonts w:ascii="Times New Roman" w:hAnsi="Times New Roman" w:cs="Times New Roman"/>
          <w:iCs/>
        </w:rPr>
        <w:t xml:space="preserve">Old World, </w:t>
      </w:r>
      <w:r w:rsidR="001A401A">
        <w:rPr>
          <w:rFonts w:ascii="Times New Roman" w:hAnsi="Times New Roman" w:cs="Times New Roman"/>
          <w:iCs/>
        </w:rPr>
        <w:t>E</w:t>
      </w:r>
      <w:r w:rsidR="002E12F4">
        <w:rPr>
          <w:rFonts w:ascii="Times New Roman" w:hAnsi="Times New Roman" w:cs="Times New Roman"/>
          <w:iCs/>
        </w:rPr>
        <w:t xml:space="preserve">astern </w:t>
      </w:r>
      <w:r w:rsidR="00417648">
        <w:rPr>
          <w:rFonts w:ascii="Times New Roman" w:hAnsi="Times New Roman" w:cs="Times New Roman"/>
          <w:iCs/>
        </w:rPr>
        <w:t>World</w:t>
      </w:r>
      <w:r w:rsidR="00032EF3" w:rsidRPr="00032EF3">
        <w:rPr>
          <w:rFonts w:ascii="Times New Roman" w:hAnsi="Times New Roman" w:cs="Times New Roman"/>
          <w:iCs/>
        </w:rPr>
        <w:t xml:space="preserve">), we expect a positive relationship between palm fruit sizes and body sizes of </w:t>
      </w:r>
      <w:r w:rsidR="00502CBE">
        <w:rPr>
          <w:rFonts w:ascii="Times New Roman" w:hAnsi="Times New Roman" w:cs="Times New Roman"/>
          <w:iCs/>
        </w:rPr>
        <w:t>current</w:t>
      </w:r>
      <w:r w:rsidR="00B53431">
        <w:rPr>
          <w:rFonts w:ascii="Times New Roman" w:hAnsi="Times New Roman" w:cs="Times New Roman"/>
          <w:iCs/>
        </w:rPr>
        <w:t xml:space="preserve"> </w:t>
      </w:r>
      <w:r w:rsidR="00032EF3" w:rsidRPr="00032EF3">
        <w:rPr>
          <w:rFonts w:ascii="Times New Roman" w:hAnsi="Times New Roman" w:cs="Times New Roman"/>
          <w:iCs/>
        </w:rPr>
        <w:t>mammal assemblages</w:t>
      </w:r>
      <w:r w:rsidR="00F50A30">
        <w:rPr>
          <w:rFonts w:ascii="Times New Roman" w:hAnsi="Times New Roman" w:cs="Times New Roman"/>
          <w:iCs/>
        </w:rPr>
        <w:t>, but</w:t>
      </w:r>
      <w:r w:rsidR="00032EF3" w:rsidRPr="00032EF3">
        <w:rPr>
          <w:rFonts w:ascii="Times New Roman" w:hAnsi="Times New Roman" w:cs="Times New Roman"/>
          <w:iCs/>
        </w:rPr>
        <w:t xml:space="preserve"> only in regions where large-bod</w:t>
      </w:r>
      <w:r w:rsidR="00417648">
        <w:rPr>
          <w:rFonts w:ascii="Times New Roman" w:hAnsi="Times New Roman" w:cs="Times New Roman"/>
          <w:iCs/>
        </w:rPr>
        <w:t>ied megafauna is still abu</w:t>
      </w:r>
      <w:r w:rsidR="00727D04">
        <w:rPr>
          <w:rFonts w:ascii="Times New Roman" w:hAnsi="Times New Roman" w:cs="Times New Roman"/>
          <w:iCs/>
        </w:rPr>
        <w:t>ndant today (e.g. Africa</w:t>
      </w:r>
      <w:r w:rsidR="00120B12">
        <w:rPr>
          <w:rFonts w:ascii="Times New Roman" w:hAnsi="Times New Roman" w:cs="Times New Roman"/>
          <w:iCs/>
        </w:rPr>
        <w:t>)</w:t>
      </w:r>
      <w:r w:rsidR="00ED6141">
        <w:rPr>
          <w:rFonts w:ascii="Times New Roman" w:hAnsi="Times New Roman" w:cs="Times New Roman"/>
          <w:iCs/>
        </w:rPr>
        <w:t xml:space="preserve">. </w:t>
      </w:r>
    </w:p>
    <w:p w14:paraId="73B47BEE" w14:textId="100FC958" w:rsidR="005C538B" w:rsidRDefault="00E12FA3" w:rsidP="003A45F7">
      <w:pPr>
        <w:spacing w:after="120"/>
        <w:ind w:left="567" w:firstLine="0"/>
        <w:rPr>
          <w:rStyle w:val="Emphasis"/>
          <w:rFonts w:ascii="Times New Roman" w:hAnsi="Times New Roman" w:cs="Times New Roman"/>
          <w:b/>
          <w:i w:val="0"/>
          <w:sz w:val="28"/>
          <w:szCs w:val="28"/>
        </w:rPr>
      </w:pPr>
      <w:r>
        <w:rPr>
          <w:rFonts w:ascii="Times New Roman" w:hAnsi="Times New Roman" w:cs="Times New Roman"/>
          <w:iCs/>
        </w:rPr>
        <w:t xml:space="preserve">3) </w:t>
      </w:r>
      <w:r w:rsidR="00727D04">
        <w:rPr>
          <w:rFonts w:ascii="Times New Roman" w:hAnsi="Times New Roman" w:cs="Times New Roman"/>
          <w:iCs/>
        </w:rPr>
        <w:t>W</w:t>
      </w:r>
      <w:r w:rsidR="00032EF3" w:rsidRPr="00032EF3">
        <w:rPr>
          <w:rFonts w:ascii="Times New Roman" w:hAnsi="Times New Roman" w:cs="Times New Roman"/>
          <w:iCs/>
        </w:rPr>
        <w:t xml:space="preserve">hen </w:t>
      </w:r>
      <w:r w:rsidR="00FA0F7B">
        <w:rPr>
          <w:rFonts w:ascii="Times New Roman" w:hAnsi="Times New Roman" w:cs="Times New Roman"/>
          <w:iCs/>
        </w:rPr>
        <w:t xml:space="preserve">adjusting for megafauna </w:t>
      </w:r>
      <w:r w:rsidR="00727D04">
        <w:rPr>
          <w:rFonts w:ascii="Times New Roman" w:hAnsi="Times New Roman" w:cs="Times New Roman"/>
          <w:iCs/>
        </w:rPr>
        <w:t>range</w:t>
      </w:r>
      <w:r w:rsidR="00ED6141">
        <w:rPr>
          <w:rFonts w:ascii="Times New Roman" w:hAnsi="Times New Roman" w:cs="Times New Roman"/>
          <w:iCs/>
        </w:rPr>
        <w:t xml:space="preserve"> los</w:t>
      </w:r>
      <w:r w:rsidR="00727D04">
        <w:rPr>
          <w:rFonts w:ascii="Times New Roman" w:hAnsi="Times New Roman" w:cs="Times New Roman"/>
          <w:iCs/>
        </w:rPr>
        <w:t>s</w:t>
      </w:r>
      <w:r w:rsidR="00ED6141">
        <w:rPr>
          <w:rFonts w:ascii="Times New Roman" w:hAnsi="Times New Roman" w:cs="Times New Roman"/>
          <w:iCs/>
        </w:rPr>
        <w:t>es and extinctions,</w:t>
      </w:r>
      <w:r w:rsidR="00077BDB">
        <w:rPr>
          <w:rFonts w:ascii="Times New Roman" w:hAnsi="Times New Roman" w:cs="Times New Roman"/>
          <w:iCs/>
        </w:rPr>
        <w:t xml:space="preserve"> </w:t>
      </w:r>
      <w:r w:rsidR="00032EF3" w:rsidRPr="00032EF3">
        <w:rPr>
          <w:rFonts w:ascii="Times New Roman" w:hAnsi="Times New Roman" w:cs="Times New Roman"/>
          <w:iCs/>
        </w:rPr>
        <w:t>a positive relationship between palm fruit sizes and body sizes of mammal assemblages should be evident in all regions</w:t>
      </w:r>
      <w:r w:rsidR="00ED6141">
        <w:rPr>
          <w:rFonts w:ascii="Times New Roman" w:hAnsi="Times New Roman" w:cs="Times New Roman"/>
          <w:iCs/>
        </w:rPr>
        <w:t xml:space="preserve">. </w:t>
      </w:r>
      <w:r w:rsidR="005C538B">
        <w:rPr>
          <w:rStyle w:val="Emphasis"/>
          <w:rFonts w:ascii="Times New Roman" w:hAnsi="Times New Roman" w:cs="Times New Roman"/>
          <w:b/>
          <w:i w:val="0"/>
          <w:sz w:val="28"/>
          <w:szCs w:val="28"/>
        </w:rPr>
        <w:br w:type="page"/>
      </w:r>
    </w:p>
    <w:p w14:paraId="6E035072" w14:textId="77777777" w:rsidR="0047241A" w:rsidRPr="00FF6249" w:rsidRDefault="00F54914" w:rsidP="009E3541">
      <w:pPr>
        <w:ind w:firstLine="0"/>
        <w:rPr>
          <w:rStyle w:val="Emphasis"/>
          <w:rFonts w:ascii="Times New Roman" w:hAnsi="Times New Roman" w:cs="Times New Roman"/>
          <w:b/>
          <w:i w:val="0"/>
          <w:sz w:val="28"/>
          <w:szCs w:val="28"/>
        </w:rPr>
      </w:pPr>
      <w:r w:rsidRPr="00FF6249">
        <w:rPr>
          <w:rStyle w:val="Emphasis"/>
          <w:rFonts w:ascii="Times New Roman" w:hAnsi="Times New Roman" w:cs="Times New Roman"/>
          <w:b/>
          <w:i w:val="0"/>
          <w:sz w:val="28"/>
          <w:szCs w:val="28"/>
        </w:rPr>
        <w:lastRenderedPageBreak/>
        <w:t>METHODS</w:t>
      </w:r>
    </w:p>
    <w:p w14:paraId="10321057" w14:textId="06B0C7D3" w:rsidR="0047241A" w:rsidRPr="00C470C1" w:rsidRDefault="0030138A" w:rsidP="009E3541">
      <w:pPr>
        <w:ind w:firstLine="0"/>
        <w:rPr>
          <w:rStyle w:val="Emphasis"/>
          <w:rFonts w:ascii="Times New Roman" w:hAnsi="Times New Roman" w:cs="Times New Roman"/>
          <w:i w:val="0"/>
          <w:sz w:val="24"/>
          <w:szCs w:val="24"/>
        </w:rPr>
      </w:pPr>
      <w:r w:rsidRPr="00C470C1">
        <w:rPr>
          <w:rStyle w:val="Emphasis"/>
          <w:rFonts w:ascii="Times New Roman" w:hAnsi="Times New Roman" w:cs="Times New Roman"/>
          <w:b/>
          <w:i w:val="0"/>
          <w:sz w:val="24"/>
          <w:szCs w:val="24"/>
        </w:rPr>
        <w:t xml:space="preserve">Palm </w:t>
      </w:r>
      <w:r w:rsidR="00F54914" w:rsidRPr="00C470C1">
        <w:rPr>
          <w:rStyle w:val="Emphasis"/>
          <w:rFonts w:ascii="Times New Roman" w:hAnsi="Times New Roman" w:cs="Times New Roman"/>
          <w:b/>
          <w:i w:val="0"/>
          <w:sz w:val="24"/>
          <w:szCs w:val="24"/>
        </w:rPr>
        <w:t>data</w:t>
      </w:r>
    </w:p>
    <w:p w14:paraId="63C122D9" w14:textId="469194C0" w:rsidR="00061173" w:rsidRPr="006C3815" w:rsidRDefault="00F51FA7" w:rsidP="003A45F7">
      <w:pPr>
        <w:spacing w:after="120"/>
        <w:ind w:firstLine="0"/>
        <w:rPr>
          <w:rFonts w:ascii="Times New Roman" w:hAnsi="Times New Roman" w:cs="Times New Roman"/>
          <w:iCs/>
        </w:rPr>
      </w:pPr>
      <w:r>
        <w:rPr>
          <w:rFonts w:ascii="Times New Roman" w:hAnsi="Times New Roman" w:cs="Times New Roman"/>
          <w:iCs/>
        </w:rPr>
        <w:t>Presence-absence</w:t>
      </w:r>
      <w:r w:rsidR="00346B3C" w:rsidRPr="00FF6249">
        <w:rPr>
          <w:rFonts w:ascii="Times New Roman" w:hAnsi="Times New Roman" w:cs="Times New Roman"/>
          <w:iCs/>
        </w:rPr>
        <w:t xml:space="preserve"> data for all palm species (</w:t>
      </w:r>
      <w:r w:rsidR="00467C5F">
        <w:rPr>
          <w:rFonts w:ascii="Times New Roman" w:hAnsi="Times New Roman" w:cs="Times New Roman"/>
          <w:i/>
          <w:iCs/>
        </w:rPr>
        <w:t>n</w:t>
      </w:r>
      <w:r w:rsidR="00193F1D">
        <w:rPr>
          <w:rFonts w:ascii="Times New Roman" w:hAnsi="Times New Roman" w:cs="Times New Roman"/>
          <w:i/>
          <w:iCs/>
        </w:rPr>
        <w:t xml:space="preserve"> </w:t>
      </w:r>
      <w:r w:rsidR="00346B3C" w:rsidRPr="00FF6249">
        <w:rPr>
          <w:rFonts w:ascii="Times New Roman" w:hAnsi="Times New Roman" w:cs="Times New Roman"/>
          <w:iCs/>
        </w:rPr>
        <w:t>=</w:t>
      </w:r>
      <w:r w:rsidR="00193F1D">
        <w:rPr>
          <w:rFonts w:ascii="Times New Roman" w:hAnsi="Times New Roman" w:cs="Times New Roman"/>
          <w:iCs/>
        </w:rPr>
        <w:t xml:space="preserve"> </w:t>
      </w:r>
      <w:r w:rsidR="00477657" w:rsidRPr="004D11AA">
        <w:rPr>
          <w:rFonts w:ascii="Times New Roman" w:hAnsi="Times New Roman" w:cs="Times New Roman"/>
          <w:iCs/>
        </w:rPr>
        <w:t>2467</w:t>
      </w:r>
      <w:r w:rsidR="00346B3C" w:rsidRPr="00FF6249">
        <w:rPr>
          <w:rFonts w:ascii="Times New Roman" w:hAnsi="Times New Roman" w:cs="Times New Roman"/>
          <w:iCs/>
        </w:rPr>
        <w:t xml:space="preserve">) </w:t>
      </w:r>
      <w:r w:rsidR="006C4535" w:rsidRPr="00FF6249">
        <w:rPr>
          <w:rFonts w:ascii="Times New Roman" w:hAnsi="Times New Roman" w:cs="Times New Roman"/>
          <w:iCs/>
        </w:rPr>
        <w:t xml:space="preserve">were </w:t>
      </w:r>
      <w:r w:rsidR="0030138A">
        <w:rPr>
          <w:rFonts w:ascii="Times New Roman" w:hAnsi="Times New Roman" w:cs="Times New Roman"/>
          <w:iCs/>
        </w:rPr>
        <w:t>obtained</w:t>
      </w:r>
      <w:r w:rsidR="000326D8">
        <w:rPr>
          <w:rFonts w:ascii="Times New Roman" w:hAnsi="Times New Roman" w:cs="Times New Roman"/>
          <w:iCs/>
        </w:rPr>
        <w:t xml:space="preserve"> </w:t>
      </w:r>
      <w:r w:rsidR="006C4535" w:rsidRPr="00FF6249">
        <w:rPr>
          <w:rFonts w:ascii="Times New Roman" w:hAnsi="Times New Roman" w:cs="Times New Roman"/>
          <w:iCs/>
        </w:rPr>
        <w:t xml:space="preserve">from the world checklist of palms </w:t>
      </w:r>
      <w:r w:rsidR="006C3815">
        <w:rPr>
          <w:rFonts w:ascii="Times New Roman" w:hAnsi="Times New Roman" w:cs="Times New Roman"/>
          <w:iCs/>
        </w:rPr>
        <w:t>(</w:t>
      </w:r>
      <w:proofErr w:type="spellStart"/>
      <w:r w:rsidR="006C3815">
        <w:rPr>
          <w:rFonts w:ascii="Times New Roman" w:hAnsi="Times New Roman" w:cs="Times New Roman"/>
          <w:iCs/>
        </w:rPr>
        <w:t>Govaerts</w:t>
      </w:r>
      <w:proofErr w:type="spellEnd"/>
      <w:r w:rsidR="006C3815">
        <w:rPr>
          <w:rFonts w:ascii="Times New Roman" w:hAnsi="Times New Roman" w:cs="Times New Roman"/>
          <w:iCs/>
        </w:rPr>
        <w:t xml:space="preserve"> &amp; Dransfield, 2005;</w:t>
      </w:r>
      <w:r w:rsidR="005615F6" w:rsidRPr="00FF6249">
        <w:rPr>
          <w:rFonts w:ascii="Times New Roman" w:hAnsi="Times New Roman" w:cs="Times New Roman"/>
          <w:iCs/>
        </w:rPr>
        <w:fldChar w:fldCharType="begin"/>
      </w:r>
      <w:r w:rsidR="006C3815">
        <w:rPr>
          <w:rFonts w:ascii="Times New Roman" w:hAnsi="Times New Roman" w:cs="Times New Roman"/>
          <w:iCs/>
        </w:rPr>
        <w:instrText xml:space="preserve"> ADDIN EN.CITE &lt;EndNote&gt;&lt;Cite Hidden="1"&gt;&lt;Author&gt;Govaerts&lt;/Author&gt;&lt;Year&gt;2005&lt;/Year&gt;&lt;RecNum&gt;43&lt;/RecNum&gt;&lt;record&gt;&lt;rec-number&gt;43&lt;/rec-number&gt;&lt;foreign-keys&gt;&lt;key app="EN" db-id="9xdtxzfffxtpt2e59vsvde599ear9ts52rap" timestamp="1445353108"&gt;43&lt;/key&gt;&lt;/foreign-keys&gt;&lt;ref-type name="Book"&gt;6&lt;/ref-type&gt;&lt;contributors&gt;&lt;authors&gt;&lt;author&gt;Govaerts, R.&lt;/author&gt;&lt;author&gt;Dransfield, J.&lt;/author&gt;&lt;/authors&gt;&lt;secondary-authors&gt;&lt;author&gt;Govaerts, R.&lt;/author&gt;&lt;author&gt;Dransfield, J.&lt;/author&gt;&lt;/secondary-authors&gt;&lt;/contributors&gt;&lt;titles&gt;&lt;title&gt;World checklist of palms&lt;/title&gt;&lt;/titles&gt;&lt;pages&gt;xii + 223 pp.-xii + 223 pp.&lt;/pages&gt;&lt;dates&gt;&lt;year&gt;2005&lt;/year&gt;&lt;/dates&gt;&lt;publisher&gt;Royal Botanic Gardens, Kew&lt;/publisher&gt;&lt;isbn&gt;1-84246-084-6&lt;/isbn&gt;&lt;accession-num&gt;CABI:20053205919&lt;/accession-num&gt;&lt;urls&gt;&lt;related-urls&gt;&lt;url&gt;&amp;lt;Go to ISI&amp;gt;://CABI:20053205919&lt;/url&gt;&lt;/related-urls&gt;&lt;/urls&gt;&lt;/record&gt;&lt;/Cite&gt;&lt;/EndNote&gt;</w:instrText>
      </w:r>
      <w:r w:rsidR="005615F6" w:rsidRPr="00FF6249">
        <w:rPr>
          <w:rFonts w:ascii="Times New Roman" w:hAnsi="Times New Roman" w:cs="Times New Roman"/>
          <w:iCs/>
        </w:rPr>
        <w:fldChar w:fldCharType="end"/>
      </w:r>
      <w:r w:rsidR="005E631C" w:rsidRPr="005E631C">
        <w:rPr>
          <w:rFonts w:ascii="Times New Roman" w:hAnsi="Times New Roman" w:cs="Times New Roman"/>
        </w:rPr>
        <w:t xml:space="preserve"> downloaded </w:t>
      </w:r>
      <w:r w:rsidR="005E631C">
        <w:rPr>
          <w:rFonts w:ascii="Times New Roman" w:hAnsi="Times New Roman" w:cs="Times New Roman"/>
        </w:rPr>
        <w:t>May 2012</w:t>
      </w:r>
      <w:r w:rsidR="00D47F36">
        <w:rPr>
          <w:rFonts w:ascii="Times New Roman" w:hAnsi="Times New Roman" w:cs="Times New Roman"/>
        </w:rPr>
        <w:t>)</w:t>
      </w:r>
      <w:r w:rsidR="006C3815">
        <w:rPr>
          <w:rFonts w:ascii="Times New Roman" w:hAnsi="Times New Roman" w:cs="Times New Roman"/>
          <w:iCs/>
        </w:rPr>
        <w:t xml:space="preserve">. </w:t>
      </w:r>
      <w:r w:rsidR="00FA0F7B">
        <w:rPr>
          <w:rFonts w:ascii="Times New Roman" w:hAnsi="Times New Roman" w:cs="Times New Roman"/>
          <w:iCs/>
        </w:rPr>
        <w:t>T</w:t>
      </w:r>
      <w:r w:rsidR="00193F1D">
        <w:rPr>
          <w:rFonts w:ascii="Times New Roman" w:hAnsi="Times New Roman" w:cs="Times New Roman"/>
          <w:iCs/>
        </w:rPr>
        <w:t xml:space="preserve">he </w:t>
      </w:r>
      <w:r w:rsidR="006C3815">
        <w:rPr>
          <w:rFonts w:ascii="Times New Roman" w:hAnsi="Times New Roman" w:cs="Times New Roman"/>
          <w:iCs/>
        </w:rPr>
        <w:t>c</w:t>
      </w:r>
      <w:r w:rsidR="006C3815" w:rsidRPr="00477657">
        <w:rPr>
          <w:rFonts w:ascii="Times New Roman" w:hAnsi="Times New Roman" w:cs="Times New Roman"/>
          <w:iCs/>
        </w:rPr>
        <w:t xml:space="preserve">oconut </w:t>
      </w:r>
      <w:r w:rsidR="006C3815" w:rsidRPr="00477657">
        <w:rPr>
          <w:rFonts w:ascii="Times New Roman" w:hAnsi="Times New Roman" w:cs="Times New Roman"/>
          <w:i/>
          <w:iCs/>
        </w:rPr>
        <w:t>Cocos nucifera</w:t>
      </w:r>
      <w:r w:rsidR="006C3815" w:rsidRPr="00477657">
        <w:rPr>
          <w:rFonts w:ascii="Times New Roman" w:hAnsi="Times New Roman" w:cs="Times New Roman"/>
          <w:iCs/>
        </w:rPr>
        <w:t xml:space="preserve"> and the coco de </w:t>
      </w:r>
      <w:proofErr w:type="spellStart"/>
      <w:r w:rsidR="006C3815" w:rsidRPr="00477657">
        <w:rPr>
          <w:rFonts w:ascii="Times New Roman" w:hAnsi="Times New Roman" w:cs="Times New Roman"/>
          <w:iCs/>
        </w:rPr>
        <w:t>mer</w:t>
      </w:r>
      <w:proofErr w:type="spellEnd"/>
      <w:r w:rsidR="006C3815" w:rsidRPr="00477657">
        <w:rPr>
          <w:rFonts w:ascii="Times New Roman" w:hAnsi="Times New Roman" w:cs="Times New Roman"/>
          <w:iCs/>
        </w:rPr>
        <w:t xml:space="preserve"> </w:t>
      </w:r>
      <w:proofErr w:type="spellStart"/>
      <w:r w:rsidR="006C3815" w:rsidRPr="00477657">
        <w:rPr>
          <w:rFonts w:ascii="Times New Roman" w:hAnsi="Times New Roman" w:cs="Times New Roman"/>
          <w:bCs/>
          <w:i/>
          <w:iCs/>
        </w:rPr>
        <w:t>Lodoicea</w:t>
      </w:r>
      <w:proofErr w:type="spellEnd"/>
      <w:r w:rsidR="006C3815" w:rsidRPr="00477657">
        <w:rPr>
          <w:rFonts w:ascii="Times New Roman" w:hAnsi="Times New Roman" w:cs="Times New Roman"/>
          <w:bCs/>
          <w:i/>
          <w:iCs/>
        </w:rPr>
        <w:t xml:space="preserve"> </w:t>
      </w:r>
      <w:proofErr w:type="spellStart"/>
      <w:r w:rsidR="006C3815" w:rsidRPr="00477657">
        <w:rPr>
          <w:rFonts w:ascii="Times New Roman" w:hAnsi="Times New Roman" w:cs="Times New Roman"/>
          <w:bCs/>
          <w:i/>
          <w:iCs/>
        </w:rPr>
        <w:t>maldivica</w:t>
      </w:r>
      <w:proofErr w:type="spellEnd"/>
      <w:r w:rsidR="006C3815" w:rsidRPr="00477657">
        <w:rPr>
          <w:rStyle w:val="Emphasis"/>
          <w:rFonts w:ascii="Times New Roman" w:hAnsi="Times New Roman" w:cs="Times New Roman"/>
          <w:i w:val="0"/>
          <w:iCs w:val="0"/>
        </w:rPr>
        <w:t xml:space="preserve"> have fruits that are not dispersed by animals </w:t>
      </w:r>
      <w:r w:rsidR="00F25F1B">
        <w:rPr>
          <w:rStyle w:val="Emphasis"/>
          <w:rFonts w:ascii="Times New Roman" w:hAnsi="Times New Roman" w:cs="Times New Roman"/>
          <w:i w:val="0"/>
          <w:iCs w:val="0"/>
        </w:rPr>
        <w:fldChar w:fldCharType="begin"/>
      </w:r>
      <w:r w:rsidR="00F25F1B">
        <w:rPr>
          <w:rStyle w:val="Emphasis"/>
          <w:rFonts w:ascii="Times New Roman" w:hAnsi="Times New Roman" w:cs="Times New Roman"/>
          <w:i w:val="0"/>
          <w:iCs w:val="0"/>
        </w:rPr>
        <w:instrText xml:space="preserve"> ADDIN EN.CITE &lt;EndNote&gt;&lt;Cite&gt;&lt;Author&gt;Tomlinson&lt;/Author&gt;&lt;Year&gt;1990&lt;/Year&gt;&lt;RecNum&gt;45&lt;/RecNum&gt;&lt;DisplayText&gt;(Tomlinson, 1990; Henderson, 2002)&lt;/DisplayText&gt;&lt;record&gt;&lt;rec-number&gt;45&lt;/rec-number&gt;&lt;foreign-keys&gt;&lt;key app="EN" db-id="9xdtxzfffxtpt2e59vsvde599ear9ts52rap" timestamp="1445353208"&gt;45&lt;/key&gt;&lt;/foreign-keys&gt;&lt;ref-type name="Book"&gt;6&lt;/ref-type&gt;&lt;contributors&gt;&lt;authors&gt;&lt;author&gt;Tomlinson, P. B.&lt;/author&gt;&lt;/authors&gt;&lt;/contributors&gt;&lt;titles&gt;&lt;title&gt;The structural biology of palms&lt;/title&gt;&lt;/titles&gt;&lt;dates&gt;&lt;year&gt;1990&lt;/year&gt;&lt;/dates&gt;&lt;pub-location&gt;Oxford&lt;/pub-location&gt;&lt;publisher&gt;Oxford University Press&lt;/publisher&gt;&lt;isbn&gt;019854572X&lt;/isbn&gt;&lt;urls&gt;&lt;/urls&gt;&lt;/record&gt;&lt;/Cite&gt;&lt;Cite&gt;&lt;Author&gt;Henderson&lt;/Author&gt;&lt;Year&gt;2002&lt;/Year&gt;&lt;RecNum&gt;44&lt;/RecNum&gt;&lt;record&gt;&lt;rec-number&gt;44&lt;/rec-number&gt;&lt;foreign-keys&gt;&lt;key app="EN" db-id="9xdtxzfffxtpt2e59vsvde599ear9ts52rap" timestamp="1445353166"&gt;44&lt;/key&gt;&lt;/foreign-keys&gt;&lt;ref-type name="Book"&gt;6&lt;/ref-type&gt;&lt;contributors&gt;&lt;authors&gt;&lt;author&gt;Henderson, A.&lt;/author&gt;&lt;/authors&gt;&lt;/contributors&gt;&lt;titles&gt;&lt;title&gt;Evolution and Ecology of Palms&lt;/title&gt;&lt;/titles&gt;&lt;dates&gt;&lt;year&gt;2002&lt;/year&gt;&lt;/dates&gt;&lt;publisher&gt;New York Botanical Garden Press&lt;/publisher&gt;&lt;isbn&gt;0893274445&lt;/isbn&gt;&lt;urls&gt;&lt;/urls&gt;&lt;/record&gt;&lt;/Cite&gt;&lt;/EndNote&gt;</w:instrText>
      </w:r>
      <w:r w:rsidR="00F25F1B">
        <w:rPr>
          <w:rStyle w:val="Emphasis"/>
          <w:rFonts w:ascii="Times New Roman" w:hAnsi="Times New Roman" w:cs="Times New Roman"/>
          <w:i w:val="0"/>
          <w:iCs w:val="0"/>
        </w:rPr>
        <w:fldChar w:fldCharType="separate"/>
      </w:r>
      <w:r w:rsidR="00F25F1B">
        <w:rPr>
          <w:rStyle w:val="Emphasis"/>
          <w:rFonts w:ascii="Times New Roman" w:hAnsi="Times New Roman" w:cs="Times New Roman"/>
          <w:i w:val="0"/>
          <w:iCs w:val="0"/>
          <w:noProof/>
        </w:rPr>
        <w:t>(Tomlinson, 1990; Henderson, 2002)</w:t>
      </w:r>
      <w:r w:rsidR="00F25F1B">
        <w:rPr>
          <w:rStyle w:val="Emphasis"/>
          <w:rFonts w:ascii="Times New Roman" w:hAnsi="Times New Roman" w:cs="Times New Roman"/>
          <w:i w:val="0"/>
          <w:iCs w:val="0"/>
        </w:rPr>
        <w:fldChar w:fldCharType="end"/>
      </w:r>
      <w:r w:rsidR="00F25F1B">
        <w:rPr>
          <w:rStyle w:val="Emphasis"/>
          <w:rFonts w:ascii="Times New Roman" w:hAnsi="Times New Roman" w:cs="Times New Roman"/>
          <w:i w:val="0"/>
          <w:iCs w:val="0"/>
        </w:rPr>
        <w:t xml:space="preserve"> a</w:t>
      </w:r>
      <w:r w:rsidR="006C3815" w:rsidRPr="00477657">
        <w:rPr>
          <w:rStyle w:val="Emphasis"/>
          <w:rFonts w:ascii="Times New Roman" w:hAnsi="Times New Roman" w:cs="Times New Roman"/>
          <w:i w:val="0"/>
          <w:iCs w:val="0"/>
        </w:rPr>
        <w:t xml:space="preserve">nd </w:t>
      </w:r>
      <w:r w:rsidR="00193F1D">
        <w:rPr>
          <w:rStyle w:val="Emphasis"/>
          <w:rFonts w:ascii="Times New Roman" w:hAnsi="Times New Roman" w:cs="Times New Roman"/>
          <w:i w:val="0"/>
          <w:iCs w:val="0"/>
        </w:rPr>
        <w:t>we</w:t>
      </w:r>
      <w:r w:rsidR="00193F1D" w:rsidRPr="00477657">
        <w:rPr>
          <w:rStyle w:val="Emphasis"/>
          <w:rFonts w:ascii="Times New Roman" w:hAnsi="Times New Roman" w:cs="Times New Roman"/>
          <w:i w:val="0"/>
          <w:iCs w:val="0"/>
        </w:rPr>
        <w:t xml:space="preserve">re </w:t>
      </w:r>
      <w:r w:rsidR="006C3815" w:rsidRPr="00477657">
        <w:rPr>
          <w:rStyle w:val="Emphasis"/>
          <w:rFonts w:ascii="Times New Roman" w:hAnsi="Times New Roman" w:cs="Times New Roman"/>
          <w:i w:val="0"/>
          <w:iCs w:val="0"/>
        </w:rPr>
        <w:t>therefore deleted from the dataset.</w:t>
      </w:r>
      <w:r w:rsidR="006C3815">
        <w:rPr>
          <w:rFonts w:ascii="Times New Roman" w:hAnsi="Times New Roman" w:cs="Times New Roman"/>
          <w:iCs/>
        </w:rPr>
        <w:t xml:space="preserve"> </w:t>
      </w:r>
      <w:r w:rsidR="0030138A">
        <w:rPr>
          <w:rFonts w:ascii="Times New Roman" w:hAnsi="Times New Roman" w:cs="Times New Roman"/>
          <w:iCs/>
        </w:rPr>
        <w:t>The</w:t>
      </w:r>
      <w:r w:rsidR="0071226E">
        <w:rPr>
          <w:rFonts w:ascii="Times New Roman" w:hAnsi="Times New Roman" w:cs="Times New Roman"/>
          <w:iCs/>
        </w:rPr>
        <w:t xml:space="preserve"> presence-absence data</w:t>
      </w:r>
      <w:r w:rsidR="006C4535" w:rsidRPr="00FF6249">
        <w:rPr>
          <w:rFonts w:ascii="Times New Roman" w:hAnsi="Times New Roman" w:cs="Times New Roman"/>
          <w:iCs/>
        </w:rPr>
        <w:t xml:space="preserve"> </w:t>
      </w:r>
      <w:r w:rsidR="00005C55">
        <w:rPr>
          <w:rFonts w:ascii="Times New Roman" w:hAnsi="Times New Roman" w:cs="Times New Roman"/>
          <w:iCs/>
        </w:rPr>
        <w:t xml:space="preserve">are recorded </w:t>
      </w:r>
      <w:r w:rsidR="0071226E">
        <w:rPr>
          <w:rFonts w:ascii="Times New Roman" w:hAnsi="Times New Roman" w:cs="Times New Roman"/>
          <w:iCs/>
        </w:rPr>
        <w:t xml:space="preserve">at a spatial resolution of so-called </w:t>
      </w:r>
      <w:r w:rsidR="00005C55">
        <w:rPr>
          <w:rFonts w:ascii="Times New Roman" w:hAnsi="Times New Roman" w:cs="Times New Roman"/>
          <w:iCs/>
        </w:rPr>
        <w:t>‘</w:t>
      </w:r>
      <w:r w:rsidR="006C4535" w:rsidRPr="00FF6249">
        <w:rPr>
          <w:rFonts w:ascii="Times New Roman" w:hAnsi="Times New Roman" w:cs="Times New Roman"/>
          <w:iCs/>
        </w:rPr>
        <w:t>botanical countries</w:t>
      </w:r>
      <w:r w:rsidR="00005C55">
        <w:rPr>
          <w:rFonts w:ascii="Times New Roman" w:hAnsi="Times New Roman" w:cs="Times New Roman"/>
          <w:iCs/>
        </w:rPr>
        <w:t>’</w:t>
      </w:r>
      <w:r w:rsidR="00203FCC">
        <w:rPr>
          <w:rFonts w:ascii="Times New Roman" w:hAnsi="Times New Roman" w:cs="Times New Roman"/>
          <w:iCs/>
        </w:rPr>
        <w:t xml:space="preserve"> (level 3 units)</w:t>
      </w:r>
      <w:r w:rsidR="00005C55">
        <w:rPr>
          <w:rFonts w:ascii="Times New Roman" w:hAnsi="Times New Roman" w:cs="Times New Roman"/>
          <w:iCs/>
        </w:rPr>
        <w:t xml:space="preserve"> as defined </w:t>
      </w:r>
      <w:r w:rsidR="00005C55" w:rsidRPr="00005C55">
        <w:rPr>
          <w:rFonts w:ascii="Times New Roman" w:hAnsi="Times New Roman" w:cs="Times New Roman"/>
          <w:iCs/>
        </w:rPr>
        <w:t>by the International Working Group on Taxonomic Databases (TDWG)</w:t>
      </w:r>
      <w:r w:rsidR="006C4535" w:rsidRPr="00FF6249">
        <w:rPr>
          <w:rFonts w:ascii="Times New Roman" w:hAnsi="Times New Roman" w:cs="Times New Roman"/>
          <w:iCs/>
        </w:rPr>
        <w:t xml:space="preserve">. These TDWG units correspond </w:t>
      </w:r>
      <w:r w:rsidR="00030C4C" w:rsidRPr="00FF6249">
        <w:rPr>
          <w:rFonts w:ascii="Times New Roman" w:hAnsi="Times New Roman" w:cs="Times New Roman"/>
          <w:iCs/>
        </w:rPr>
        <w:t xml:space="preserve">mainly </w:t>
      </w:r>
      <w:r w:rsidR="006C4535" w:rsidRPr="00FF6249">
        <w:rPr>
          <w:rFonts w:ascii="Times New Roman" w:hAnsi="Times New Roman" w:cs="Times New Roman"/>
          <w:iCs/>
        </w:rPr>
        <w:t xml:space="preserve">to political countries, but also divide </w:t>
      </w:r>
      <w:r w:rsidR="00005C55">
        <w:rPr>
          <w:rFonts w:ascii="Times New Roman" w:hAnsi="Times New Roman" w:cs="Times New Roman"/>
          <w:iCs/>
        </w:rPr>
        <w:t>large</w:t>
      </w:r>
      <w:r w:rsidR="00005C55" w:rsidRPr="00FF6249">
        <w:rPr>
          <w:rFonts w:ascii="Times New Roman" w:hAnsi="Times New Roman" w:cs="Times New Roman"/>
          <w:iCs/>
        </w:rPr>
        <w:t xml:space="preserve"> </w:t>
      </w:r>
      <w:r w:rsidR="006C4535" w:rsidRPr="00FF6249">
        <w:rPr>
          <w:rFonts w:ascii="Times New Roman" w:hAnsi="Times New Roman" w:cs="Times New Roman"/>
          <w:iCs/>
        </w:rPr>
        <w:t>countries (</w:t>
      </w:r>
      <w:r w:rsidR="00987D8E" w:rsidRPr="00FF6249">
        <w:rPr>
          <w:rFonts w:ascii="Times New Roman" w:hAnsi="Times New Roman" w:cs="Times New Roman"/>
          <w:iCs/>
        </w:rPr>
        <w:t>e.g. Australia, Brazil, China, United States</w:t>
      </w:r>
      <w:r w:rsidR="006C4535" w:rsidRPr="00FF6249">
        <w:rPr>
          <w:rFonts w:ascii="Times New Roman" w:hAnsi="Times New Roman" w:cs="Times New Roman"/>
          <w:iCs/>
        </w:rPr>
        <w:t>)</w:t>
      </w:r>
      <w:r w:rsidR="00E16167">
        <w:rPr>
          <w:rFonts w:ascii="Times New Roman" w:hAnsi="Times New Roman" w:cs="Times New Roman"/>
          <w:iCs/>
        </w:rPr>
        <w:t xml:space="preserve"> </w:t>
      </w:r>
      <w:r w:rsidR="00E16167" w:rsidRPr="00FF6249">
        <w:rPr>
          <w:rFonts w:ascii="Times New Roman" w:hAnsi="Times New Roman" w:cs="Times New Roman"/>
          <w:iCs/>
        </w:rPr>
        <w:t>into smaller regions</w:t>
      </w:r>
      <w:r w:rsidR="00E16167">
        <w:rPr>
          <w:rFonts w:ascii="Times New Roman" w:hAnsi="Times New Roman" w:cs="Times New Roman"/>
          <w:iCs/>
        </w:rPr>
        <w:t xml:space="preserve">. They </w:t>
      </w:r>
      <w:r w:rsidR="00561B48">
        <w:rPr>
          <w:rFonts w:ascii="Times New Roman" w:hAnsi="Times New Roman" w:cs="Times New Roman"/>
          <w:iCs/>
        </w:rPr>
        <w:t>also</w:t>
      </w:r>
      <w:r w:rsidR="00561B48" w:rsidRPr="00FF6249">
        <w:rPr>
          <w:rFonts w:ascii="Times New Roman" w:hAnsi="Times New Roman" w:cs="Times New Roman"/>
          <w:iCs/>
        </w:rPr>
        <w:t xml:space="preserve"> </w:t>
      </w:r>
      <w:r w:rsidR="0042507F">
        <w:rPr>
          <w:rFonts w:ascii="Times New Roman" w:hAnsi="Times New Roman" w:cs="Times New Roman"/>
          <w:iCs/>
        </w:rPr>
        <w:t>occasionally</w:t>
      </w:r>
      <w:r w:rsidR="00561B48" w:rsidRPr="00FF6249">
        <w:rPr>
          <w:rFonts w:ascii="Times New Roman" w:hAnsi="Times New Roman" w:cs="Times New Roman"/>
          <w:iCs/>
        </w:rPr>
        <w:t xml:space="preserve"> </w:t>
      </w:r>
      <w:r w:rsidR="00D47F36" w:rsidRPr="00FF6249">
        <w:rPr>
          <w:rFonts w:ascii="Times New Roman" w:hAnsi="Times New Roman" w:cs="Times New Roman"/>
          <w:iCs/>
        </w:rPr>
        <w:t>combine</w:t>
      </w:r>
      <w:r w:rsidR="00D47F36">
        <w:rPr>
          <w:rFonts w:ascii="Times New Roman" w:hAnsi="Times New Roman" w:cs="Times New Roman"/>
          <w:iCs/>
        </w:rPr>
        <w:t xml:space="preserve"> </w:t>
      </w:r>
      <w:r w:rsidR="00844294" w:rsidRPr="00FF6249">
        <w:rPr>
          <w:rFonts w:ascii="Times New Roman" w:hAnsi="Times New Roman" w:cs="Times New Roman"/>
          <w:iCs/>
        </w:rPr>
        <w:t>political divided areas (e.g. Borneo</w:t>
      </w:r>
      <w:r w:rsidR="00D47F36">
        <w:rPr>
          <w:rFonts w:ascii="Times New Roman" w:hAnsi="Times New Roman" w:cs="Times New Roman"/>
          <w:iCs/>
        </w:rPr>
        <w:t xml:space="preserve"> and New Guinea</w:t>
      </w:r>
      <w:r w:rsidR="00844294" w:rsidRPr="00FF6249">
        <w:rPr>
          <w:rFonts w:ascii="Times New Roman" w:hAnsi="Times New Roman" w:cs="Times New Roman"/>
          <w:iCs/>
        </w:rPr>
        <w:t xml:space="preserve">) </w:t>
      </w:r>
      <w:r w:rsidR="00E16167">
        <w:rPr>
          <w:rFonts w:ascii="Times New Roman" w:hAnsi="Times New Roman" w:cs="Times New Roman"/>
          <w:iCs/>
        </w:rPr>
        <w:t>or</w:t>
      </w:r>
      <w:r w:rsidR="00E16167" w:rsidRPr="00FF6249">
        <w:rPr>
          <w:rFonts w:ascii="Times New Roman" w:hAnsi="Times New Roman" w:cs="Times New Roman"/>
          <w:iCs/>
        </w:rPr>
        <w:t xml:space="preserve"> </w:t>
      </w:r>
      <w:r w:rsidR="00844294" w:rsidRPr="00FF6249">
        <w:rPr>
          <w:rFonts w:ascii="Times New Roman" w:hAnsi="Times New Roman" w:cs="Times New Roman"/>
          <w:iCs/>
        </w:rPr>
        <w:t xml:space="preserve">ignore tiny political states with minor </w:t>
      </w:r>
      <w:r w:rsidR="00E16167">
        <w:rPr>
          <w:rFonts w:ascii="Times New Roman" w:hAnsi="Times New Roman" w:cs="Times New Roman"/>
          <w:iCs/>
        </w:rPr>
        <w:t xml:space="preserve">geographic </w:t>
      </w:r>
      <w:r w:rsidR="00844294" w:rsidRPr="00FF6249">
        <w:rPr>
          <w:rFonts w:ascii="Times New Roman" w:hAnsi="Times New Roman" w:cs="Times New Roman"/>
          <w:iCs/>
        </w:rPr>
        <w:t xml:space="preserve">importance (e.g. Vatican </w:t>
      </w:r>
      <w:r w:rsidR="00061173" w:rsidRPr="00FF6249">
        <w:rPr>
          <w:rFonts w:ascii="Times New Roman" w:hAnsi="Times New Roman" w:cs="Times New Roman"/>
          <w:iCs/>
        </w:rPr>
        <w:t>City</w:t>
      </w:r>
      <w:r w:rsidR="00447E2F" w:rsidRPr="00FF6249">
        <w:rPr>
          <w:rFonts w:ascii="Times New Roman" w:hAnsi="Times New Roman" w:cs="Times New Roman"/>
          <w:iCs/>
        </w:rPr>
        <w:t>)</w:t>
      </w:r>
      <w:r w:rsidR="00061173" w:rsidRPr="00FF6249">
        <w:rPr>
          <w:rFonts w:ascii="Times New Roman" w:hAnsi="Times New Roman" w:cs="Times New Roman"/>
          <w:iCs/>
        </w:rPr>
        <w:t xml:space="preserve">. Out of </w:t>
      </w:r>
      <w:r w:rsidR="00E16167">
        <w:rPr>
          <w:rFonts w:ascii="Times New Roman" w:hAnsi="Times New Roman" w:cs="Times New Roman"/>
          <w:iCs/>
        </w:rPr>
        <w:t xml:space="preserve">a total of </w:t>
      </w:r>
      <w:r w:rsidR="00E16167" w:rsidRPr="00FF6249">
        <w:rPr>
          <w:rFonts w:ascii="Times New Roman" w:hAnsi="Times New Roman" w:cs="Times New Roman"/>
          <w:iCs/>
        </w:rPr>
        <w:t>368 TDWG units</w:t>
      </w:r>
      <w:r w:rsidR="00E16167">
        <w:rPr>
          <w:rFonts w:ascii="Times New Roman" w:hAnsi="Times New Roman" w:cs="Times New Roman"/>
          <w:iCs/>
        </w:rPr>
        <w:t>,</w:t>
      </w:r>
      <w:r w:rsidR="00E16167" w:rsidRPr="00FF6249">
        <w:rPr>
          <w:rFonts w:ascii="Times New Roman" w:hAnsi="Times New Roman" w:cs="Times New Roman"/>
          <w:iCs/>
        </w:rPr>
        <w:t xml:space="preserve"> </w:t>
      </w:r>
      <w:r w:rsidR="00576C68">
        <w:rPr>
          <w:rFonts w:ascii="Times New Roman" w:hAnsi="Times New Roman" w:cs="Times New Roman"/>
          <w:iCs/>
        </w:rPr>
        <w:t xml:space="preserve">we </w:t>
      </w:r>
      <w:r w:rsidR="00E16167">
        <w:rPr>
          <w:rFonts w:ascii="Times New Roman" w:hAnsi="Times New Roman" w:cs="Times New Roman"/>
          <w:iCs/>
        </w:rPr>
        <w:t xml:space="preserve">included </w:t>
      </w:r>
      <w:r w:rsidR="00576C68">
        <w:rPr>
          <w:rFonts w:ascii="Times New Roman" w:hAnsi="Times New Roman" w:cs="Times New Roman"/>
          <w:iCs/>
        </w:rPr>
        <w:t xml:space="preserve">the </w:t>
      </w:r>
      <w:r w:rsidR="00804A20" w:rsidRPr="00DF766E">
        <w:rPr>
          <w:rFonts w:ascii="Times New Roman" w:hAnsi="Times New Roman" w:cs="Times New Roman"/>
          <w:iCs/>
        </w:rPr>
        <w:t>187</w:t>
      </w:r>
      <w:r w:rsidR="004D11AA">
        <w:rPr>
          <w:rFonts w:ascii="Times New Roman" w:hAnsi="Times New Roman" w:cs="Times New Roman"/>
          <w:iCs/>
        </w:rPr>
        <w:t xml:space="preserve"> </w:t>
      </w:r>
      <w:r w:rsidR="005E159E" w:rsidRPr="00DF766E">
        <w:rPr>
          <w:rFonts w:ascii="Times New Roman" w:hAnsi="Times New Roman" w:cs="Times New Roman"/>
          <w:iCs/>
        </w:rPr>
        <w:t>units</w:t>
      </w:r>
      <w:r w:rsidR="005E159E" w:rsidRPr="00A4043C">
        <w:rPr>
          <w:rFonts w:ascii="Times New Roman" w:hAnsi="Times New Roman" w:cs="Times New Roman"/>
          <w:iCs/>
          <w:color w:val="FF0000"/>
        </w:rPr>
        <w:t xml:space="preserve"> </w:t>
      </w:r>
      <w:r w:rsidR="00061173" w:rsidRPr="00FF6249">
        <w:rPr>
          <w:rFonts w:ascii="Times New Roman" w:hAnsi="Times New Roman" w:cs="Times New Roman"/>
          <w:iCs/>
        </w:rPr>
        <w:t xml:space="preserve">in which </w:t>
      </w:r>
      <w:r w:rsidR="0070301C" w:rsidRPr="00FF6249">
        <w:rPr>
          <w:rFonts w:ascii="Times New Roman" w:hAnsi="Times New Roman" w:cs="Times New Roman"/>
          <w:iCs/>
        </w:rPr>
        <w:t>at least one palm species occurred</w:t>
      </w:r>
      <w:r w:rsidR="00DD1BCA">
        <w:rPr>
          <w:rFonts w:ascii="Times New Roman" w:hAnsi="Times New Roman" w:cs="Times New Roman"/>
          <w:iCs/>
        </w:rPr>
        <w:t xml:space="preserve">. </w:t>
      </w:r>
      <w:r w:rsidR="00E16167">
        <w:rPr>
          <w:rFonts w:ascii="Times New Roman" w:hAnsi="Times New Roman" w:cs="Times New Roman"/>
          <w:iCs/>
        </w:rPr>
        <w:t>W</w:t>
      </w:r>
      <w:r w:rsidR="00DD1BCA">
        <w:rPr>
          <w:rFonts w:ascii="Times New Roman" w:hAnsi="Times New Roman" w:cs="Times New Roman"/>
          <w:iCs/>
        </w:rPr>
        <w:t xml:space="preserve">e </w:t>
      </w:r>
      <w:r w:rsidR="00E16167">
        <w:rPr>
          <w:rFonts w:ascii="Times New Roman" w:hAnsi="Times New Roman" w:cs="Times New Roman"/>
          <w:iCs/>
        </w:rPr>
        <w:t xml:space="preserve">also </w:t>
      </w:r>
      <w:r w:rsidR="00DD1BCA">
        <w:rPr>
          <w:rFonts w:ascii="Times New Roman" w:hAnsi="Times New Roman" w:cs="Times New Roman"/>
          <w:iCs/>
        </w:rPr>
        <w:t xml:space="preserve">run analyses </w:t>
      </w:r>
      <w:r w:rsidR="00E16167">
        <w:rPr>
          <w:rFonts w:ascii="Times New Roman" w:hAnsi="Times New Roman" w:cs="Times New Roman"/>
          <w:iCs/>
        </w:rPr>
        <w:t xml:space="preserve">by including </w:t>
      </w:r>
      <w:r w:rsidR="00DD1BCA">
        <w:rPr>
          <w:rFonts w:ascii="Times New Roman" w:hAnsi="Times New Roman" w:cs="Times New Roman"/>
          <w:iCs/>
        </w:rPr>
        <w:t xml:space="preserve">only units </w:t>
      </w:r>
      <w:r w:rsidR="00E16167">
        <w:rPr>
          <w:rFonts w:ascii="Times New Roman" w:hAnsi="Times New Roman" w:cs="Times New Roman"/>
          <w:iCs/>
        </w:rPr>
        <w:t>with</w:t>
      </w:r>
      <w:r w:rsidR="000A10F7">
        <w:rPr>
          <w:rFonts w:ascii="Times New Roman" w:hAnsi="Times New Roman" w:cs="Times New Roman"/>
          <w:iCs/>
        </w:rPr>
        <w:t xml:space="preserve"> species richness </w:t>
      </w:r>
      <w:r w:rsidR="00E16167">
        <w:rPr>
          <w:rFonts w:ascii="Times New Roman" w:hAnsi="Times New Roman" w:cs="Times New Roman"/>
          <w:iCs/>
        </w:rPr>
        <w:t xml:space="preserve">≥2 </w:t>
      </w:r>
      <w:r w:rsidR="000A10F7">
        <w:rPr>
          <w:rFonts w:ascii="Times New Roman" w:hAnsi="Times New Roman" w:cs="Times New Roman"/>
          <w:iCs/>
        </w:rPr>
        <w:t>(</w:t>
      </w:r>
      <w:r w:rsidR="000A10F7" w:rsidRPr="000A10F7">
        <w:rPr>
          <w:rFonts w:ascii="Times New Roman" w:hAnsi="Times New Roman" w:cs="Times New Roman"/>
          <w:i/>
          <w:iCs/>
        </w:rPr>
        <w:t>n</w:t>
      </w:r>
      <w:r w:rsidR="009D4258">
        <w:rPr>
          <w:rFonts w:ascii="Times New Roman" w:hAnsi="Times New Roman" w:cs="Times New Roman"/>
          <w:i/>
          <w:iCs/>
        </w:rPr>
        <w:t xml:space="preserve"> </w:t>
      </w:r>
      <w:r w:rsidR="000A10F7">
        <w:rPr>
          <w:rFonts w:ascii="Times New Roman" w:hAnsi="Times New Roman" w:cs="Times New Roman"/>
          <w:iCs/>
        </w:rPr>
        <w:t>=</w:t>
      </w:r>
      <w:r w:rsidR="009D4258">
        <w:rPr>
          <w:rFonts w:ascii="Times New Roman" w:hAnsi="Times New Roman" w:cs="Times New Roman"/>
          <w:iCs/>
        </w:rPr>
        <w:t xml:space="preserve"> </w:t>
      </w:r>
      <w:r w:rsidR="000A10F7">
        <w:rPr>
          <w:rFonts w:ascii="Times New Roman" w:hAnsi="Times New Roman" w:cs="Times New Roman"/>
          <w:iCs/>
        </w:rPr>
        <w:t>153),</w:t>
      </w:r>
      <w:r w:rsidR="00E16167">
        <w:rPr>
          <w:rFonts w:ascii="Times New Roman" w:hAnsi="Times New Roman" w:cs="Times New Roman"/>
          <w:iCs/>
        </w:rPr>
        <w:t xml:space="preserve"> but results were qualitatively similar and </w:t>
      </w:r>
      <w:r w:rsidR="000A10F7">
        <w:rPr>
          <w:rFonts w:ascii="Times New Roman" w:hAnsi="Times New Roman" w:cs="Times New Roman"/>
          <w:iCs/>
        </w:rPr>
        <w:t xml:space="preserve">we </w:t>
      </w:r>
      <w:r w:rsidR="00E16167">
        <w:rPr>
          <w:rFonts w:ascii="Times New Roman" w:hAnsi="Times New Roman" w:cs="Times New Roman"/>
          <w:iCs/>
        </w:rPr>
        <w:t>therefore present the analyses for the full dataset (</w:t>
      </w:r>
      <w:r w:rsidR="00E16167" w:rsidRPr="000A10F7">
        <w:rPr>
          <w:rFonts w:ascii="Times New Roman" w:hAnsi="Times New Roman" w:cs="Times New Roman"/>
          <w:i/>
          <w:iCs/>
        </w:rPr>
        <w:t>n</w:t>
      </w:r>
      <w:r w:rsidR="009D4258">
        <w:rPr>
          <w:rFonts w:ascii="Times New Roman" w:hAnsi="Times New Roman" w:cs="Times New Roman"/>
          <w:i/>
          <w:iCs/>
        </w:rPr>
        <w:t xml:space="preserve"> </w:t>
      </w:r>
      <w:r w:rsidR="00467C5F">
        <w:rPr>
          <w:rFonts w:ascii="Times New Roman" w:hAnsi="Times New Roman" w:cs="Times New Roman"/>
          <w:iCs/>
        </w:rPr>
        <w:t>=</w:t>
      </w:r>
      <w:r w:rsidR="009D4258">
        <w:rPr>
          <w:rFonts w:ascii="Times New Roman" w:hAnsi="Times New Roman" w:cs="Times New Roman"/>
          <w:iCs/>
        </w:rPr>
        <w:t xml:space="preserve"> </w:t>
      </w:r>
      <w:r w:rsidR="00804A20" w:rsidRPr="00804A20">
        <w:rPr>
          <w:rFonts w:ascii="Times New Roman" w:hAnsi="Times New Roman" w:cs="Times New Roman"/>
          <w:iCs/>
        </w:rPr>
        <w:t>187</w:t>
      </w:r>
      <w:r w:rsidR="009D4258">
        <w:rPr>
          <w:rFonts w:ascii="Times New Roman" w:hAnsi="Times New Roman" w:cs="Times New Roman"/>
          <w:iCs/>
        </w:rPr>
        <w:t xml:space="preserve"> units</w:t>
      </w:r>
      <w:r w:rsidR="00E16167">
        <w:rPr>
          <w:rFonts w:ascii="Times New Roman" w:hAnsi="Times New Roman" w:cs="Times New Roman"/>
          <w:iCs/>
        </w:rPr>
        <w:t>)</w:t>
      </w:r>
      <w:r w:rsidR="000A10F7">
        <w:rPr>
          <w:rFonts w:ascii="Times New Roman" w:hAnsi="Times New Roman" w:cs="Times New Roman"/>
          <w:iCs/>
        </w:rPr>
        <w:t>.</w:t>
      </w:r>
    </w:p>
    <w:p w14:paraId="0362D825" w14:textId="24ED9967" w:rsidR="00E962E3" w:rsidRPr="00FF6249" w:rsidRDefault="000D5477" w:rsidP="004B0C1D">
      <w:pPr>
        <w:rPr>
          <w:rFonts w:ascii="Times New Roman" w:hAnsi="Times New Roman" w:cs="Times New Roman"/>
          <w:iCs/>
        </w:rPr>
      </w:pPr>
      <w:r>
        <w:rPr>
          <w:rFonts w:ascii="Times New Roman" w:hAnsi="Times New Roman" w:cs="Times New Roman"/>
          <w:iCs/>
        </w:rPr>
        <w:t>Data on f</w:t>
      </w:r>
      <w:r w:rsidR="00F51FA7">
        <w:rPr>
          <w:rFonts w:ascii="Times New Roman" w:hAnsi="Times New Roman" w:cs="Times New Roman"/>
          <w:iCs/>
        </w:rPr>
        <w:t>ruit sizes</w:t>
      </w:r>
      <w:r w:rsidR="00DA62E1" w:rsidRPr="00FF6249">
        <w:rPr>
          <w:rFonts w:ascii="Times New Roman" w:hAnsi="Times New Roman" w:cs="Times New Roman"/>
          <w:iCs/>
        </w:rPr>
        <w:t xml:space="preserve"> of palm species were extracted from</w:t>
      </w:r>
      <w:r w:rsidR="00A81653">
        <w:rPr>
          <w:rFonts w:ascii="Times New Roman" w:hAnsi="Times New Roman" w:cs="Times New Roman"/>
          <w:iCs/>
        </w:rPr>
        <w:t xml:space="preserve"> the primary literature, </w:t>
      </w:r>
      <w:r w:rsidR="00D91CE2" w:rsidRPr="00FF6249">
        <w:rPr>
          <w:rFonts w:ascii="Times New Roman" w:hAnsi="Times New Roman" w:cs="Times New Roman"/>
          <w:iCs/>
        </w:rPr>
        <w:t xml:space="preserve">monographs, </w:t>
      </w:r>
      <w:r w:rsidR="00DA62E1" w:rsidRPr="00FF6249">
        <w:rPr>
          <w:rFonts w:ascii="Times New Roman" w:hAnsi="Times New Roman" w:cs="Times New Roman"/>
          <w:iCs/>
        </w:rPr>
        <w:t xml:space="preserve">species descriptions, </w:t>
      </w:r>
      <w:r w:rsidR="00A81653">
        <w:rPr>
          <w:rFonts w:ascii="Times New Roman" w:hAnsi="Times New Roman" w:cs="Times New Roman"/>
          <w:iCs/>
        </w:rPr>
        <w:t>and herbaria,</w:t>
      </w:r>
      <w:r w:rsidR="007B01B7">
        <w:rPr>
          <w:rFonts w:ascii="Times New Roman" w:hAnsi="Times New Roman" w:cs="Times New Roman"/>
          <w:iCs/>
        </w:rPr>
        <w:t xml:space="preserve"> </w:t>
      </w:r>
      <w:r>
        <w:rPr>
          <w:rFonts w:ascii="Times New Roman" w:hAnsi="Times New Roman" w:cs="Times New Roman"/>
          <w:iCs/>
        </w:rPr>
        <w:t xml:space="preserve">including </w:t>
      </w:r>
      <w:r w:rsidR="00DA62E1" w:rsidRPr="00FF6249">
        <w:rPr>
          <w:rFonts w:ascii="Times New Roman" w:hAnsi="Times New Roman" w:cs="Times New Roman"/>
          <w:iCs/>
        </w:rPr>
        <w:t>the Aarhus University Herbarium the herbarium o</w:t>
      </w:r>
      <w:r w:rsidR="00F81CE2">
        <w:rPr>
          <w:rFonts w:ascii="Times New Roman" w:hAnsi="Times New Roman" w:cs="Times New Roman"/>
          <w:iCs/>
        </w:rPr>
        <w:t>f the Royal Botanic Gardens Kew</w:t>
      </w:r>
      <w:r w:rsidR="005E7363">
        <w:rPr>
          <w:rFonts w:ascii="Times New Roman" w:hAnsi="Times New Roman" w:cs="Times New Roman"/>
          <w:iCs/>
        </w:rPr>
        <w:t xml:space="preserve"> </w:t>
      </w:r>
      <w:r w:rsidR="00DA62E1" w:rsidRPr="00FF6249">
        <w:rPr>
          <w:rFonts w:ascii="Times New Roman" w:hAnsi="Times New Roman" w:cs="Times New Roman"/>
          <w:iCs/>
        </w:rPr>
        <w:t>and the e-monocot database from Royal Botanic Gardens Kew (</w:t>
      </w:r>
      <w:r w:rsidR="00A81653" w:rsidRPr="00886771">
        <w:rPr>
          <w:rFonts w:ascii="Times New Roman" w:hAnsi="Times New Roman" w:cs="Times New Roman"/>
          <w:iCs/>
        </w:rPr>
        <w:t>http://e-monocot.org/</w:t>
      </w:r>
      <w:r w:rsidR="00DA62E1" w:rsidRPr="00FF6249">
        <w:rPr>
          <w:rFonts w:ascii="Times New Roman" w:hAnsi="Times New Roman" w:cs="Times New Roman"/>
          <w:iCs/>
        </w:rPr>
        <w:t>).</w:t>
      </w:r>
      <w:r w:rsidR="00651505" w:rsidRPr="00FF6249">
        <w:rPr>
          <w:rFonts w:ascii="Times New Roman" w:hAnsi="Times New Roman" w:cs="Times New Roman"/>
          <w:iCs/>
        </w:rPr>
        <w:t xml:space="preserve"> </w:t>
      </w:r>
      <w:r w:rsidR="00A81653">
        <w:rPr>
          <w:rFonts w:ascii="Times New Roman" w:hAnsi="Times New Roman" w:cs="Times New Roman"/>
          <w:iCs/>
        </w:rPr>
        <w:t>To quantify fruit size</w:t>
      </w:r>
      <w:r w:rsidR="008E2B15">
        <w:rPr>
          <w:rFonts w:ascii="Times New Roman" w:hAnsi="Times New Roman" w:cs="Times New Roman"/>
          <w:iCs/>
        </w:rPr>
        <w:t xml:space="preserve"> for each species</w:t>
      </w:r>
      <w:r w:rsidR="00A81653">
        <w:rPr>
          <w:rFonts w:ascii="Times New Roman" w:hAnsi="Times New Roman" w:cs="Times New Roman"/>
          <w:iCs/>
        </w:rPr>
        <w:t>, w</w:t>
      </w:r>
      <w:r w:rsidR="00A81653" w:rsidRPr="00FF6249">
        <w:rPr>
          <w:rFonts w:ascii="Times New Roman" w:hAnsi="Times New Roman" w:cs="Times New Roman"/>
          <w:iCs/>
        </w:rPr>
        <w:t xml:space="preserve">e </w:t>
      </w:r>
      <w:r w:rsidR="00775D97" w:rsidRPr="00FF6249">
        <w:rPr>
          <w:rFonts w:ascii="Times New Roman" w:hAnsi="Times New Roman" w:cs="Times New Roman"/>
          <w:iCs/>
        </w:rPr>
        <w:t>used</w:t>
      </w:r>
      <w:r w:rsidR="001F1F64" w:rsidRPr="00FF6249">
        <w:rPr>
          <w:rFonts w:ascii="Times New Roman" w:hAnsi="Times New Roman" w:cs="Times New Roman"/>
          <w:iCs/>
        </w:rPr>
        <w:t xml:space="preserve"> </w:t>
      </w:r>
      <w:r w:rsidR="00A81653">
        <w:rPr>
          <w:rFonts w:ascii="Times New Roman" w:hAnsi="Times New Roman" w:cs="Times New Roman"/>
          <w:iCs/>
        </w:rPr>
        <w:t>reported measurements of</w:t>
      </w:r>
      <w:r w:rsidR="00A81653" w:rsidRPr="00FF6249">
        <w:rPr>
          <w:rFonts w:ascii="Times New Roman" w:hAnsi="Times New Roman" w:cs="Times New Roman"/>
          <w:iCs/>
        </w:rPr>
        <w:t xml:space="preserve"> </w:t>
      </w:r>
      <w:r w:rsidR="00404363">
        <w:rPr>
          <w:rFonts w:ascii="Times New Roman" w:hAnsi="Times New Roman" w:cs="Times New Roman"/>
          <w:iCs/>
        </w:rPr>
        <w:t xml:space="preserve">average </w:t>
      </w:r>
      <w:r w:rsidR="001F1F64" w:rsidRPr="00FF6249">
        <w:rPr>
          <w:rFonts w:ascii="Times New Roman" w:hAnsi="Times New Roman" w:cs="Times New Roman"/>
          <w:iCs/>
        </w:rPr>
        <w:t xml:space="preserve">fruit length (rather than width or </w:t>
      </w:r>
      <w:r w:rsidR="005D4377" w:rsidRPr="00FF6249">
        <w:rPr>
          <w:rFonts w:ascii="Times New Roman" w:hAnsi="Times New Roman" w:cs="Times New Roman"/>
          <w:iCs/>
        </w:rPr>
        <w:t>diameter</w:t>
      </w:r>
      <w:r w:rsidR="001F1F64" w:rsidRPr="00FF6249">
        <w:rPr>
          <w:rFonts w:ascii="Times New Roman" w:hAnsi="Times New Roman" w:cs="Times New Roman"/>
          <w:iCs/>
        </w:rPr>
        <w:t>)</w:t>
      </w:r>
      <w:r w:rsidR="005D4377" w:rsidRPr="00FF6249">
        <w:rPr>
          <w:rFonts w:ascii="Times New Roman" w:hAnsi="Times New Roman" w:cs="Times New Roman"/>
          <w:iCs/>
        </w:rPr>
        <w:t xml:space="preserve"> as this wa</w:t>
      </w:r>
      <w:r w:rsidR="003C7C50" w:rsidRPr="00FF6249">
        <w:rPr>
          <w:rFonts w:ascii="Times New Roman" w:hAnsi="Times New Roman" w:cs="Times New Roman"/>
          <w:iCs/>
        </w:rPr>
        <w:t>s</w:t>
      </w:r>
      <w:r w:rsidR="00B8525B" w:rsidRPr="00FF6249">
        <w:rPr>
          <w:rFonts w:ascii="Times New Roman" w:hAnsi="Times New Roman" w:cs="Times New Roman"/>
          <w:iCs/>
        </w:rPr>
        <w:t xml:space="preserve"> </w:t>
      </w:r>
      <w:r w:rsidR="00A81653">
        <w:rPr>
          <w:rFonts w:ascii="Times New Roman" w:hAnsi="Times New Roman" w:cs="Times New Roman"/>
          <w:iCs/>
        </w:rPr>
        <w:t>the most consistently recorded fruit size trait in the literature. O</w:t>
      </w:r>
      <w:r w:rsidR="00E962E3" w:rsidRPr="00FF6249">
        <w:rPr>
          <w:rFonts w:ascii="Times New Roman" w:hAnsi="Times New Roman" w:cs="Times New Roman"/>
          <w:iCs/>
        </w:rPr>
        <w:t xml:space="preserve">ut of </w:t>
      </w:r>
      <w:r w:rsidR="00A81653">
        <w:rPr>
          <w:rFonts w:ascii="Times New Roman" w:hAnsi="Times New Roman" w:cs="Times New Roman"/>
          <w:iCs/>
        </w:rPr>
        <w:t xml:space="preserve">the </w:t>
      </w:r>
      <w:r w:rsidR="00477657">
        <w:rPr>
          <w:rFonts w:ascii="Times New Roman" w:hAnsi="Times New Roman" w:cs="Times New Roman"/>
          <w:iCs/>
        </w:rPr>
        <w:t>2467</w:t>
      </w:r>
      <w:r w:rsidR="00E962E3" w:rsidRPr="00FF6249">
        <w:rPr>
          <w:rFonts w:ascii="Times New Roman" w:hAnsi="Times New Roman" w:cs="Times New Roman"/>
          <w:iCs/>
        </w:rPr>
        <w:t xml:space="preserve"> species</w:t>
      </w:r>
      <w:r w:rsidR="00A81653">
        <w:rPr>
          <w:rFonts w:ascii="Times New Roman" w:hAnsi="Times New Roman" w:cs="Times New Roman"/>
          <w:iCs/>
        </w:rPr>
        <w:t>, a total of 1800 species</w:t>
      </w:r>
      <w:r w:rsidR="00A81653">
        <w:rPr>
          <w:rFonts w:ascii="Times New Roman" w:hAnsi="Times New Roman" w:cs="Times New Roman"/>
          <w:iCs/>
          <w:color w:val="FF0000"/>
        </w:rPr>
        <w:t xml:space="preserve"> </w:t>
      </w:r>
      <w:r w:rsidR="00A81653">
        <w:rPr>
          <w:rFonts w:ascii="Times New Roman" w:hAnsi="Times New Roman" w:cs="Times New Roman"/>
          <w:iCs/>
        </w:rPr>
        <w:t xml:space="preserve">had data on </w:t>
      </w:r>
      <w:r w:rsidR="00404363">
        <w:rPr>
          <w:rFonts w:ascii="Times New Roman" w:hAnsi="Times New Roman" w:cs="Times New Roman"/>
          <w:iCs/>
        </w:rPr>
        <w:t xml:space="preserve">average </w:t>
      </w:r>
      <w:r w:rsidR="00A81653">
        <w:rPr>
          <w:rFonts w:ascii="Times New Roman" w:hAnsi="Times New Roman" w:cs="Times New Roman"/>
          <w:iCs/>
        </w:rPr>
        <w:t>fruit sizes availab</w:t>
      </w:r>
      <w:r w:rsidR="00404363">
        <w:rPr>
          <w:rFonts w:ascii="Times New Roman" w:hAnsi="Times New Roman" w:cs="Times New Roman"/>
          <w:iCs/>
        </w:rPr>
        <w:t>le from the literature sources</w:t>
      </w:r>
      <w:r w:rsidR="00E962E3" w:rsidRPr="00FF6249">
        <w:rPr>
          <w:rFonts w:ascii="Times New Roman" w:hAnsi="Times New Roman" w:cs="Times New Roman"/>
          <w:iCs/>
        </w:rPr>
        <w:t xml:space="preserve">. </w:t>
      </w:r>
      <w:r w:rsidR="00404363" w:rsidRPr="00DD7E5E">
        <w:rPr>
          <w:rFonts w:ascii="Times New Roman" w:hAnsi="Times New Roman" w:cs="Times New Roman"/>
          <w:iCs/>
        </w:rPr>
        <w:t xml:space="preserve">Table S1 </w:t>
      </w:r>
      <w:r w:rsidR="00404363" w:rsidRPr="00DF766E">
        <w:rPr>
          <w:rFonts w:ascii="Times New Roman" w:hAnsi="Times New Roman" w:cs="Times New Roman"/>
          <w:iCs/>
        </w:rPr>
        <w:t xml:space="preserve">in Appendix </w:t>
      </w:r>
      <w:r w:rsidR="003D1CA4">
        <w:rPr>
          <w:rFonts w:ascii="Times New Roman" w:hAnsi="Times New Roman" w:cs="Times New Roman"/>
          <w:iCs/>
        </w:rPr>
        <w:t>S</w:t>
      </w:r>
      <w:r w:rsidR="00DD7E5E">
        <w:rPr>
          <w:rFonts w:ascii="Times New Roman" w:hAnsi="Times New Roman" w:cs="Times New Roman"/>
          <w:iCs/>
        </w:rPr>
        <w:t>1</w:t>
      </w:r>
      <w:r w:rsidR="002B1AAB">
        <w:rPr>
          <w:rFonts w:ascii="Times New Roman" w:hAnsi="Times New Roman" w:cs="Times New Roman"/>
          <w:iCs/>
        </w:rPr>
        <w:t xml:space="preserve"> </w:t>
      </w:r>
      <w:r w:rsidR="00404363" w:rsidRPr="00DF766E">
        <w:rPr>
          <w:rFonts w:ascii="Times New Roman" w:hAnsi="Times New Roman" w:cs="Times New Roman"/>
          <w:iCs/>
        </w:rPr>
        <w:t xml:space="preserve">provides information on the literature used to record fruit size values for each of the species. </w:t>
      </w:r>
      <w:r w:rsidR="00E962E3" w:rsidRPr="00FF6249">
        <w:rPr>
          <w:rFonts w:ascii="Times New Roman" w:hAnsi="Times New Roman" w:cs="Times New Roman"/>
          <w:iCs/>
        </w:rPr>
        <w:t xml:space="preserve">In case </w:t>
      </w:r>
      <w:r w:rsidR="0070301C" w:rsidRPr="00FF6249">
        <w:rPr>
          <w:rFonts w:ascii="Times New Roman" w:hAnsi="Times New Roman" w:cs="Times New Roman"/>
          <w:iCs/>
        </w:rPr>
        <w:t xml:space="preserve">of </w:t>
      </w:r>
      <w:r w:rsidR="00E962E3" w:rsidRPr="00FF6249">
        <w:rPr>
          <w:rFonts w:ascii="Times New Roman" w:hAnsi="Times New Roman" w:cs="Times New Roman"/>
          <w:iCs/>
        </w:rPr>
        <w:t xml:space="preserve">missing </w:t>
      </w:r>
      <w:r w:rsidR="0070301C" w:rsidRPr="00FF6249">
        <w:rPr>
          <w:rFonts w:ascii="Times New Roman" w:hAnsi="Times New Roman" w:cs="Times New Roman"/>
          <w:iCs/>
        </w:rPr>
        <w:t>trait value</w:t>
      </w:r>
      <w:r w:rsidR="00A81653">
        <w:rPr>
          <w:rFonts w:ascii="Times New Roman" w:hAnsi="Times New Roman" w:cs="Times New Roman"/>
          <w:iCs/>
        </w:rPr>
        <w:t>s</w:t>
      </w:r>
      <w:r w:rsidR="00E962E3" w:rsidRPr="00FF6249">
        <w:rPr>
          <w:rFonts w:ascii="Times New Roman" w:hAnsi="Times New Roman" w:cs="Times New Roman"/>
          <w:iCs/>
        </w:rPr>
        <w:t xml:space="preserve">, we used the mean of </w:t>
      </w:r>
      <w:r w:rsidR="00F51FA7">
        <w:rPr>
          <w:rFonts w:ascii="Times New Roman" w:hAnsi="Times New Roman" w:cs="Times New Roman"/>
          <w:iCs/>
        </w:rPr>
        <w:t xml:space="preserve">congeners </w:t>
      </w:r>
      <w:r w:rsidR="00E962E3" w:rsidRPr="00FF6249">
        <w:rPr>
          <w:rFonts w:ascii="Times New Roman" w:hAnsi="Times New Roman" w:cs="Times New Roman"/>
          <w:iCs/>
        </w:rPr>
        <w:t xml:space="preserve">to estimate the value </w:t>
      </w:r>
      <w:r w:rsidR="00987D8E" w:rsidRPr="00FF6249">
        <w:rPr>
          <w:rFonts w:ascii="Times New Roman" w:hAnsi="Times New Roman" w:cs="Times New Roman"/>
          <w:iCs/>
        </w:rPr>
        <w:t>for</w:t>
      </w:r>
      <w:r w:rsidR="00E962E3" w:rsidRPr="00FF6249">
        <w:rPr>
          <w:rFonts w:ascii="Times New Roman" w:hAnsi="Times New Roman" w:cs="Times New Roman"/>
          <w:iCs/>
        </w:rPr>
        <w:t xml:space="preserve"> the missing species. This was done for 669 species. A detailed overview of the mean trait values per genus as well as the number of </w:t>
      </w:r>
      <w:r w:rsidR="00245017">
        <w:rPr>
          <w:rFonts w:ascii="Times New Roman" w:hAnsi="Times New Roman" w:cs="Times New Roman"/>
          <w:iCs/>
        </w:rPr>
        <w:t xml:space="preserve">species with </w:t>
      </w:r>
      <w:r w:rsidR="00E962E3" w:rsidRPr="00FF6249">
        <w:rPr>
          <w:rFonts w:ascii="Times New Roman" w:hAnsi="Times New Roman" w:cs="Times New Roman"/>
          <w:iCs/>
        </w:rPr>
        <w:t xml:space="preserve">estimated </w:t>
      </w:r>
      <w:r w:rsidR="00987D8E" w:rsidRPr="00FF6249">
        <w:rPr>
          <w:rFonts w:ascii="Times New Roman" w:hAnsi="Times New Roman" w:cs="Times New Roman"/>
          <w:iCs/>
        </w:rPr>
        <w:t>traits</w:t>
      </w:r>
      <w:r w:rsidR="00E962E3" w:rsidRPr="00FF6249">
        <w:rPr>
          <w:rFonts w:ascii="Times New Roman" w:hAnsi="Times New Roman" w:cs="Times New Roman"/>
          <w:iCs/>
        </w:rPr>
        <w:t xml:space="preserve"> </w:t>
      </w:r>
      <w:r w:rsidR="00245017">
        <w:rPr>
          <w:rFonts w:ascii="Times New Roman" w:hAnsi="Times New Roman" w:cs="Times New Roman"/>
          <w:iCs/>
        </w:rPr>
        <w:t>in each</w:t>
      </w:r>
      <w:r w:rsidR="00245017" w:rsidRPr="00FF6249">
        <w:rPr>
          <w:rFonts w:ascii="Times New Roman" w:hAnsi="Times New Roman" w:cs="Times New Roman"/>
          <w:iCs/>
        </w:rPr>
        <w:t xml:space="preserve"> </w:t>
      </w:r>
      <w:r w:rsidR="00E962E3" w:rsidRPr="00FF6249">
        <w:rPr>
          <w:rFonts w:ascii="Times New Roman" w:hAnsi="Times New Roman" w:cs="Times New Roman"/>
          <w:iCs/>
        </w:rPr>
        <w:t xml:space="preserve">genus is provided in </w:t>
      </w:r>
      <w:r w:rsidR="00E962E3" w:rsidRPr="004D11AA">
        <w:rPr>
          <w:rFonts w:ascii="Times New Roman" w:hAnsi="Times New Roman" w:cs="Times New Roman"/>
          <w:iCs/>
        </w:rPr>
        <w:t>Tabl</w:t>
      </w:r>
      <w:r w:rsidR="00E962E3" w:rsidRPr="00DD7E5E">
        <w:rPr>
          <w:rFonts w:ascii="Times New Roman" w:hAnsi="Times New Roman" w:cs="Times New Roman"/>
          <w:iCs/>
        </w:rPr>
        <w:t>e S</w:t>
      </w:r>
      <w:r w:rsidR="002B1AAB">
        <w:rPr>
          <w:rFonts w:ascii="Times New Roman" w:hAnsi="Times New Roman" w:cs="Times New Roman"/>
          <w:iCs/>
        </w:rPr>
        <w:t>2 (</w:t>
      </w:r>
      <w:r w:rsidR="00DD7E5E" w:rsidRPr="00DD7E5E">
        <w:rPr>
          <w:rFonts w:ascii="Times New Roman" w:hAnsi="Times New Roman" w:cs="Times New Roman"/>
          <w:iCs/>
        </w:rPr>
        <w:t xml:space="preserve">Appendix </w:t>
      </w:r>
      <w:r w:rsidR="003D1CA4">
        <w:rPr>
          <w:rFonts w:ascii="Times New Roman" w:hAnsi="Times New Roman" w:cs="Times New Roman"/>
          <w:iCs/>
        </w:rPr>
        <w:t>S</w:t>
      </w:r>
      <w:r w:rsidR="00DD7E5E" w:rsidRPr="00DD7E5E">
        <w:rPr>
          <w:rFonts w:ascii="Times New Roman" w:hAnsi="Times New Roman" w:cs="Times New Roman"/>
          <w:iCs/>
        </w:rPr>
        <w:t>1</w:t>
      </w:r>
      <w:r w:rsidR="002B1AAB">
        <w:rPr>
          <w:rFonts w:ascii="Times New Roman" w:hAnsi="Times New Roman" w:cs="Times New Roman"/>
          <w:iCs/>
        </w:rPr>
        <w:t>)</w:t>
      </w:r>
      <w:r w:rsidR="00404363" w:rsidRPr="00DD7E5E">
        <w:rPr>
          <w:rFonts w:ascii="Times New Roman" w:hAnsi="Times New Roman" w:cs="Times New Roman"/>
          <w:iCs/>
        </w:rPr>
        <w:t xml:space="preserve">. </w:t>
      </w:r>
      <w:r w:rsidR="00042FA1">
        <w:rPr>
          <w:rFonts w:ascii="Times New Roman" w:hAnsi="Times New Roman" w:cs="Times New Roman"/>
          <w:iCs/>
        </w:rPr>
        <w:t xml:space="preserve">Based on </w:t>
      </w:r>
      <w:r w:rsidR="00A81653">
        <w:rPr>
          <w:rFonts w:ascii="Times New Roman" w:hAnsi="Times New Roman" w:cs="Times New Roman"/>
          <w:iCs/>
        </w:rPr>
        <w:t xml:space="preserve">all </w:t>
      </w:r>
      <w:r w:rsidR="00042FA1">
        <w:rPr>
          <w:rFonts w:ascii="Times New Roman" w:hAnsi="Times New Roman" w:cs="Times New Roman"/>
          <w:iCs/>
        </w:rPr>
        <w:t xml:space="preserve">species-level </w:t>
      </w:r>
      <w:r w:rsidR="00A81653">
        <w:rPr>
          <w:rFonts w:ascii="Times New Roman" w:hAnsi="Times New Roman" w:cs="Times New Roman"/>
          <w:iCs/>
        </w:rPr>
        <w:t>fruit sizes</w:t>
      </w:r>
      <w:r w:rsidR="00030C4C" w:rsidRPr="00FF6249">
        <w:rPr>
          <w:rFonts w:ascii="Times New Roman" w:hAnsi="Times New Roman" w:cs="Times New Roman"/>
          <w:iCs/>
        </w:rPr>
        <w:t xml:space="preserve">, we computed </w:t>
      </w:r>
      <w:r w:rsidR="00030C4C" w:rsidRPr="00DD1BCA">
        <w:rPr>
          <w:rFonts w:ascii="Times New Roman" w:hAnsi="Times New Roman" w:cs="Times New Roman"/>
          <w:iCs/>
        </w:rPr>
        <w:t xml:space="preserve">mean </w:t>
      </w:r>
      <w:r w:rsidR="00030C4C" w:rsidRPr="00FF6249">
        <w:rPr>
          <w:rFonts w:ascii="Times New Roman" w:hAnsi="Times New Roman" w:cs="Times New Roman"/>
          <w:iCs/>
        </w:rPr>
        <w:t>fruit size</w:t>
      </w:r>
      <w:r w:rsidR="00A538A9">
        <w:rPr>
          <w:rFonts w:ascii="Times New Roman" w:hAnsi="Times New Roman" w:cs="Times New Roman"/>
          <w:iCs/>
        </w:rPr>
        <w:t>s</w:t>
      </w:r>
      <w:r w:rsidR="00030C4C" w:rsidRPr="00FF6249">
        <w:rPr>
          <w:rFonts w:ascii="Times New Roman" w:hAnsi="Times New Roman" w:cs="Times New Roman"/>
          <w:iCs/>
        </w:rPr>
        <w:t xml:space="preserve"> across all species that </w:t>
      </w:r>
      <w:r w:rsidR="00A81653">
        <w:rPr>
          <w:rFonts w:ascii="Times New Roman" w:hAnsi="Times New Roman" w:cs="Times New Roman"/>
          <w:iCs/>
        </w:rPr>
        <w:t>are</w:t>
      </w:r>
      <w:r w:rsidR="00A81653" w:rsidRPr="00FF6249">
        <w:rPr>
          <w:rFonts w:ascii="Times New Roman" w:hAnsi="Times New Roman" w:cs="Times New Roman"/>
          <w:iCs/>
        </w:rPr>
        <w:t xml:space="preserve"> </w:t>
      </w:r>
      <w:r w:rsidR="00030C4C" w:rsidRPr="00FF6249">
        <w:rPr>
          <w:rFonts w:ascii="Times New Roman" w:hAnsi="Times New Roman" w:cs="Times New Roman"/>
          <w:iCs/>
        </w:rPr>
        <w:t>present</w:t>
      </w:r>
      <w:r w:rsidR="00E36016">
        <w:rPr>
          <w:rFonts w:ascii="Times New Roman" w:hAnsi="Times New Roman" w:cs="Times New Roman"/>
          <w:iCs/>
        </w:rPr>
        <w:t xml:space="preserve"> in each of the </w:t>
      </w:r>
      <w:r w:rsidR="00E36016" w:rsidRPr="00804A20">
        <w:rPr>
          <w:rFonts w:ascii="Times New Roman" w:hAnsi="Times New Roman" w:cs="Times New Roman"/>
          <w:iCs/>
        </w:rPr>
        <w:t>187</w:t>
      </w:r>
      <w:r w:rsidR="00DD1BCA" w:rsidRPr="00804A20">
        <w:rPr>
          <w:rFonts w:ascii="Times New Roman" w:hAnsi="Times New Roman" w:cs="Times New Roman"/>
          <w:iCs/>
        </w:rPr>
        <w:t xml:space="preserve"> </w:t>
      </w:r>
      <w:r w:rsidR="00DD1BCA">
        <w:rPr>
          <w:rFonts w:ascii="Times New Roman" w:hAnsi="Times New Roman" w:cs="Times New Roman"/>
          <w:iCs/>
        </w:rPr>
        <w:t>TDWG units</w:t>
      </w:r>
      <w:r w:rsidR="002B1AAB">
        <w:rPr>
          <w:rFonts w:ascii="Times New Roman" w:hAnsi="Times New Roman" w:cs="Times New Roman"/>
          <w:iCs/>
        </w:rPr>
        <w:t xml:space="preserve"> (see Fig.</w:t>
      </w:r>
      <w:r w:rsidR="00E651CD">
        <w:rPr>
          <w:rFonts w:ascii="Times New Roman" w:hAnsi="Times New Roman" w:cs="Times New Roman"/>
          <w:iCs/>
        </w:rPr>
        <w:t xml:space="preserve"> 1)</w:t>
      </w:r>
      <w:r w:rsidR="00DD1BCA">
        <w:rPr>
          <w:rFonts w:ascii="Times New Roman" w:hAnsi="Times New Roman" w:cs="Times New Roman"/>
          <w:iCs/>
        </w:rPr>
        <w:t xml:space="preserve">. </w:t>
      </w:r>
      <w:r w:rsidR="00030C4C" w:rsidRPr="00FF6249">
        <w:rPr>
          <w:rFonts w:ascii="Times New Roman" w:hAnsi="Times New Roman" w:cs="Times New Roman"/>
          <w:iCs/>
        </w:rPr>
        <w:t xml:space="preserve">These assemblage-level means of </w:t>
      </w:r>
      <w:r w:rsidR="00A538A9">
        <w:rPr>
          <w:rFonts w:ascii="Times New Roman" w:hAnsi="Times New Roman" w:cs="Times New Roman"/>
          <w:iCs/>
        </w:rPr>
        <w:t xml:space="preserve">palm fruit sizes in </w:t>
      </w:r>
      <w:r w:rsidR="0070301C" w:rsidRPr="00FF6249">
        <w:rPr>
          <w:rFonts w:ascii="Times New Roman" w:hAnsi="Times New Roman" w:cs="Times New Roman"/>
          <w:iCs/>
        </w:rPr>
        <w:t>TDWG units</w:t>
      </w:r>
      <w:r w:rsidR="00030C4C" w:rsidRPr="00FF6249">
        <w:rPr>
          <w:rFonts w:ascii="Times New Roman" w:hAnsi="Times New Roman" w:cs="Times New Roman"/>
          <w:iCs/>
        </w:rPr>
        <w:t xml:space="preserve"> were then used as response variables in the statistical analyses (see below).</w:t>
      </w:r>
    </w:p>
    <w:p w14:paraId="020AB9D8" w14:textId="75FEB413" w:rsidR="00E30781" w:rsidRPr="00C470C1" w:rsidRDefault="00BE45F8" w:rsidP="004B0C1D">
      <w:pPr>
        <w:spacing w:after="120"/>
        <w:ind w:firstLine="0"/>
        <w:rPr>
          <w:rFonts w:ascii="Times New Roman" w:hAnsi="Times New Roman" w:cs="Times New Roman"/>
          <w:b/>
          <w:sz w:val="24"/>
          <w:szCs w:val="24"/>
        </w:rPr>
      </w:pPr>
      <w:r w:rsidRPr="00E51FED">
        <w:rPr>
          <w:rFonts w:ascii="Times New Roman" w:hAnsi="Times New Roman" w:cs="Times New Roman"/>
          <w:b/>
          <w:sz w:val="24"/>
          <w:szCs w:val="24"/>
        </w:rPr>
        <w:t>Mammal</w:t>
      </w:r>
      <w:r w:rsidR="0030138A" w:rsidRPr="00E51FED">
        <w:rPr>
          <w:rFonts w:ascii="Times New Roman" w:hAnsi="Times New Roman" w:cs="Times New Roman"/>
          <w:b/>
          <w:sz w:val="24"/>
          <w:szCs w:val="24"/>
        </w:rPr>
        <w:t xml:space="preserve"> data</w:t>
      </w:r>
    </w:p>
    <w:p w14:paraId="52DB1C67" w14:textId="1414A054" w:rsidR="006C77FB" w:rsidRDefault="00DB75B2" w:rsidP="004A32D2">
      <w:pPr>
        <w:ind w:firstLine="0"/>
        <w:rPr>
          <w:ins w:id="0" w:author="Lim Jun Ying" w:date="2018-11-20T17:00:00Z"/>
          <w:rFonts w:ascii="Times New Roman" w:hAnsi="Times New Roman" w:cs="Times New Roman"/>
        </w:rPr>
      </w:pPr>
      <w:ins w:id="1" w:author="Lim Jun Ying" w:date="2018-11-20T17:00:00Z">
        <w:r>
          <w:rPr>
            <w:rFonts w:ascii="Times New Roman" w:hAnsi="Times New Roman" w:cs="Times New Roman"/>
          </w:rPr>
          <w:t>T</w:t>
        </w:r>
      </w:ins>
      <w:ins w:id="2" w:author="Lim Jun Ying" w:date="2018-11-20T17:01:00Z">
        <w:r w:rsidR="006C77FB">
          <w:rPr>
            <w:rFonts w:ascii="Times New Roman" w:hAnsi="Times New Roman" w:cs="Times New Roman"/>
          </w:rPr>
          <w:t>o determine the effect of Pleistocene extinctions on present</w:t>
        </w:r>
      </w:ins>
      <w:ins w:id="3" w:author="Lim Jun Ying" w:date="2018-11-20T17:02:00Z">
        <w:r w:rsidR="006C77FB">
          <w:rPr>
            <w:rFonts w:ascii="Times New Roman" w:hAnsi="Times New Roman" w:cs="Times New Roman"/>
          </w:rPr>
          <w:t xml:space="preserve">-day macroecological relationships between palm fruit size </w:t>
        </w:r>
      </w:ins>
      <w:ins w:id="4" w:author="Lim Jun Ying" w:date="2018-11-20T17:03:00Z">
        <w:r w:rsidR="006C77FB">
          <w:rPr>
            <w:rFonts w:ascii="Times New Roman" w:hAnsi="Times New Roman" w:cs="Times New Roman"/>
          </w:rPr>
          <w:t xml:space="preserve">and mammal body size, we consider </w:t>
        </w:r>
      </w:ins>
      <w:ins w:id="5" w:author="Lim Jun Ying" w:date="2018-11-20T17:04:00Z">
        <w:r w:rsidR="006C77FB">
          <w:rPr>
            <w:rFonts w:ascii="Times New Roman" w:hAnsi="Times New Roman" w:cs="Times New Roman"/>
          </w:rPr>
          <w:t xml:space="preserve">separately </w:t>
        </w:r>
      </w:ins>
      <w:ins w:id="6" w:author="Lim Jun Ying" w:date="2018-11-20T17:03:00Z">
        <w:r w:rsidR="006C77FB">
          <w:rPr>
            <w:rFonts w:ascii="Times New Roman" w:hAnsi="Times New Roman" w:cs="Times New Roman"/>
          </w:rPr>
          <w:t xml:space="preserve">“current” as well as, “present-natural” </w:t>
        </w:r>
      </w:ins>
      <w:ins w:id="7" w:author="Lim Jun Ying" w:date="2018-11-20T17:04:00Z">
        <w:r w:rsidR="006C77FB">
          <w:rPr>
            <w:rFonts w:ascii="Times New Roman" w:hAnsi="Times New Roman" w:cs="Times New Roman"/>
          </w:rPr>
          <w:t>mammal distributions (</w:t>
        </w:r>
        <w:proofErr w:type="spellStart"/>
        <w:r w:rsidR="006C77FB">
          <w:rPr>
            <w:rFonts w:ascii="Times New Roman" w:hAnsi="Times New Roman" w:cs="Times New Roman"/>
          </w:rPr>
          <w:t>Faurby</w:t>
        </w:r>
        <w:proofErr w:type="spellEnd"/>
        <w:r w:rsidR="006C77FB">
          <w:rPr>
            <w:rFonts w:ascii="Times New Roman" w:hAnsi="Times New Roman" w:cs="Times New Roman"/>
          </w:rPr>
          <w:t xml:space="preserve"> et al 2016). The latter refer to </w:t>
        </w:r>
      </w:ins>
      <w:ins w:id="8" w:author="Lim Jun Ying" w:date="2018-11-20T17:05:00Z">
        <w:r w:rsidR="006C77FB" w:rsidRPr="00167540">
          <w:rPr>
            <w:rFonts w:ascii="Times New Roman" w:hAnsi="Times New Roman" w:cs="Times New Roman"/>
          </w:rPr>
          <w:t xml:space="preserve">the </w:t>
        </w:r>
        <w:r w:rsidR="006C77FB">
          <w:rPr>
            <w:rFonts w:ascii="Times New Roman" w:hAnsi="Times New Roman" w:cs="Times New Roman"/>
          </w:rPr>
          <w:t xml:space="preserve">geographic ranges </w:t>
        </w:r>
        <w:r w:rsidR="006C77FB" w:rsidRPr="00B85F45">
          <w:rPr>
            <w:rFonts w:ascii="Times New Roman" w:hAnsi="Times New Roman" w:cs="Times New Roman"/>
          </w:rPr>
          <w:t xml:space="preserve">of all late Quaternary mammalian species </w:t>
        </w:r>
        <w:r w:rsidR="006C77FB">
          <w:rPr>
            <w:rFonts w:ascii="Times New Roman" w:hAnsi="Times New Roman" w:cs="Times New Roman"/>
          </w:rPr>
          <w:t xml:space="preserve">as they would have been under present climate in the absence of </w:t>
        </w:r>
      </w:ins>
      <w:ins w:id="9" w:author="Lim Jun Ying" w:date="2018-11-20T17:07:00Z">
        <w:r w:rsidR="00235C8F">
          <w:rPr>
            <w:rFonts w:ascii="Times New Roman" w:hAnsi="Times New Roman" w:cs="Times New Roman"/>
          </w:rPr>
          <w:t xml:space="preserve">strong </w:t>
        </w:r>
      </w:ins>
      <w:ins w:id="10" w:author="Lim Jun Ying" w:date="2018-11-20T17:05:00Z">
        <w:r w:rsidR="006C77FB">
          <w:rPr>
            <w:rFonts w:ascii="Times New Roman" w:hAnsi="Times New Roman" w:cs="Times New Roman"/>
          </w:rPr>
          <w:t>anthropogenic impact</w:t>
        </w:r>
        <w:r w:rsidR="00577BD7">
          <w:rPr>
            <w:rFonts w:ascii="Times New Roman" w:hAnsi="Times New Roman" w:cs="Times New Roman"/>
          </w:rPr>
          <w:t xml:space="preserve">, including the </w:t>
        </w:r>
      </w:ins>
      <w:ins w:id="11" w:author="Lim Jun Ying" w:date="2018-11-20T17:06:00Z">
        <w:r w:rsidR="00577BD7">
          <w:rPr>
            <w:rFonts w:ascii="Times New Roman" w:hAnsi="Times New Roman" w:cs="Times New Roman"/>
          </w:rPr>
          <w:t>Pleistocene extinction of megafauna (</w:t>
        </w:r>
        <w:proofErr w:type="spellStart"/>
        <w:r w:rsidR="00577BD7">
          <w:rPr>
            <w:rFonts w:ascii="Times New Roman" w:hAnsi="Times New Roman" w:cs="Times New Roman"/>
          </w:rPr>
          <w:t>refref</w:t>
        </w:r>
        <w:proofErr w:type="spellEnd"/>
        <w:r w:rsidR="00577BD7">
          <w:rPr>
            <w:rFonts w:ascii="Times New Roman" w:hAnsi="Times New Roman" w:cs="Times New Roman"/>
          </w:rPr>
          <w:t>)</w:t>
        </w:r>
      </w:ins>
      <w:ins w:id="12" w:author="Lim Jun Ying" w:date="2018-11-20T17:05:00Z">
        <w:r w:rsidR="006C77FB">
          <w:rPr>
            <w:rFonts w:ascii="Times New Roman" w:hAnsi="Times New Roman" w:cs="Times New Roman"/>
          </w:rPr>
          <w:t>.</w:t>
        </w:r>
      </w:ins>
    </w:p>
    <w:p w14:paraId="66FE159A" w14:textId="1A47128C" w:rsidR="00774F33" w:rsidRDefault="00774F33" w:rsidP="004A32D2">
      <w:pPr>
        <w:ind w:firstLine="0"/>
        <w:rPr>
          <w:ins w:id="13" w:author="Lim Jun Ying" w:date="2018-11-20T16:58:00Z"/>
          <w:rFonts w:ascii="Times New Roman" w:hAnsi="Times New Roman" w:cs="Times New Roman"/>
        </w:rPr>
      </w:pPr>
      <w:ins w:id="14" w:author="Lim Jun Ying" w:date="2018-11-20T16:57:00Z">
        <w:r>
          <w:rPr>
            <w:rFonts w:ascii="Times New Roman" w:hAnsi="Times New Roman" w:cs="Times New Roman"/>
          </w:rPr>
          <w:lastRenderedPageBreak/>
          <w:t xml:space="preserve"> </w:t>
        </w:r>
      </w:ins>
      <w:ins w:id="15" w:author="Lim Jun Ying" w:date="2018-11-20T17:05:00Z">
        <w:r w:rsidR="00BF257A">
          <w:rPr>
            <w:rFonts w:ascii="Times New Roman" w:hAnsi="Times New Roman" w:cs="Times New Roman"/>
          </w:rPr>
          <w:t>“</w:t>
        </w:r>
      </w:ins>
      <w:ins w:id="16" w:author="Lim Jun Ying" w:date="2018-11-20T17:08:00Z">
        <w:r w:rsidR="00B60372">
          <w:rPr>
            <w:rFonts w:ascii="Times New Roman" w:hAnsi="Times New Roman" w:cs="Times New Roman"/>
          </w:rPr>
          <w:t>C</w:t>
        </w:r>
      </w:ins>
      <w:ins w:id="17" w:author="Lim Jun Ying" w:date="2018-11-20T17:05:00Z">
        <w:r w:rsidR="00BF257A">
          <w:rPr>
            <w:rFonts w:ascii="Times New Roman" w:hAnsi="Times New Roman" w:cs="Times New Roman"/>
          </w:rPr>
          <w:t xml:space="preserve">urrent” and “present-natural” </w:t>
        </w:r>
      </w:ins>
      <w:ins w:id="18" w:author="Lim Jun Ying" w:date="2018-11-20T16:45:00Z">
        <w:r w:rsidR="0002087B">
          <w:rPr>
            <w:rFonts w:ascii="Times New Roman" w:hAnsi="Times New Roman" w:cs="Times New Roman"/>
          </w:rPr>
          <w:t>spatial distribution</w:t>
        </w:r>
      </w:ins>
      <w:ins w:id="19" w:author="Lim Jun Ying" w:date="2018-11-20T17:06:00Z">
        <w:r w:rsidR="00577BD7">
          <w:rPr>
            <w:rFonts w:ascii="Times New Roman" w:hAnsi="Times New Roman" w:cs="Times New Roman"/>
          </w:rPr>
          <w:t>s</w:t>
        </w:r>
      </w:ins>
      <w:ins w:id="20" w:author="Lim Jun Ying" w:date="2018-11-20T16:45:00Z">
        <w:r w:rsidR="0002087B">
          <w:rPr>
            <w:rFonts w:ascii="Times New Roman" w:hAnsi="Times New Roman" w:cs="Times New Roman"/>
          </w:rPr>
          <w:t xml:space="preserve"> of </w:t>
        </w:r>
      </w:ins>
      <w:ins w:id="21" w:author="Lim Jun Ying" w:date="2018-11-20T16:46:00Z">
        <w:r w:rsidR="0002087B">
          <w:rPr>
            <w:rFonts w:ascii="Times New Roman" w:hAnsi="Times New Roman" w:cs="Times New Roman"/>
          </w:rPr>
          <w:t xml:space="preserve">both extant and extinct </w:t>
        </w:r>
      </w:ins>
      <w:ins w:id="22" w:author="Lim Jun Ying" w:date="2018-11-20T16:45:00Z">
        <w:r w:rsidR="0002087B">
          <w:rPr>
            <w:rFonts w:ascii="Times New Roman" w:hAnsi="Times New Roman" w:cs="Times New Roman"/>
          </w:rPr>
          <w:t xml:space="preserve">frugivorous mammals </w:t>
        </w:r>
      </w:ins>
      <w:ins w:id="23" w:author="Lim Jun Ying" w:date="2018-11-20T17:06:00Z">
        <w:r w:rsidR="00577BD7">
          <w:rPr>
            <w:rFonts w:ascii="Times New Roman" w:hAnsi="Times New Roman" w:cs="Times New Roman"/>
          </w:rPr>
          <w:t>were</w:t>
        </w:r>
      </w:ins>
      <w:ins w:id="24" w:author="Lim Jun Ying" w:date="2018-11-20T16:58:00Z">
        <w:r>
          <w:rPr>
            <w:rFonts w:ascii="Times New Roman" w:hAnsi="Times New Roman" w:cs="Times New Roman"/>
          </w:rPr>
          <w:t xml:space="preserve"> based on </w:t>
        </w:r>
      </w:ins>
      <w:ins w:id="25" w:author="Lim Jun Ying" w:date="2018-11-20T16:45:00Z">
        <w:r w:rsidR="0002087B">
          <w:rPr>
            <w:rFonts w:ascii="Times New Roman" w:hAnsi="Times New Roman" w:cs="Times New Roman"/>
          </w:rPr>
          <w:t>the taxonomy and geographic range maps</w:t>
        </w:r>
      </w:ins>
      <w:ins w:id="26" w:author="Lim Jun Ying" w:date="2018-11-20T16:57:00Z">
        <w:r>
          <w:rPr>
            <w:rFonts w:ascii="Times New Roman" w:hAnsi="Times New Roman" w:cs="Times New Roman"/>
          </w:rPr>
          <w:t xml:space="preserve"> </w:t>
        </w:r>
      </w:ins>
      <w:ins w:id="27" w:author="Lim Jun Ying" w:date="2018-11-20T16:56:00Z">
        <w:r>
          <w:rPr>
            <w:rFonts w:ascii="Times New Roman" w:hAnsi="Times New Roman" w:cs="Times New Roman"/>
          </w:rPr>
          <w:t xml:space="preserve">as </w:t>
        </w:r>
      </w:ins>
      <w:ins w:id="28" w:author="Lim Jun Ying" w:date="2018-11-20T16:45:00Z">
        <w:r w:rsidR="0002087B">
          <w:rPr>
            <w:rFonts w:ascii="Times New Roman" w:hAnsi="Times New Roman" w:cs="Times New Roman"/>
          </w:rPr>
          <w:t xml:space="preserve">compiled </w:t>
        </w:r>
      </w:ins>
      <w:ins w:id="29" w:author="Lim Jun Ying" w:date="2018-11-20T16:46:00Z">
        <w:r w:rsidR="0002087B">
          <w:rPr>
            <w:rFonts w:ascii="Times New Roman" w:hAnsi="Times New Roman" w:cs="Times New Roman"/>
          </w:rPr>
          <w:t xml:space="preserve">in the PHYLACINE </w:t>
        </w:r>
      </w:ins>
      <w:ins w:id="30" w:author="Lim Jun Ying" w:date="2018-11-20T16:56:00Z">
        <w:r>
          <w:rPr>
            <w:rFonts w:ascii="Times New Roman" w:hAnsi="Times New Roman" w:cs="Times New Roman"/>
          </w:rPr>
          <w:t xml:space="preserve">v1.2 </w:t>
        </w:r>
      </w:ins>
      <w:ins w:id="31" w:author="Lim Jun Ying" w:date="2018-11-20T16:46:00Z">
        <w:r w:rsidR="0002087B">
          <w:rPr>
            <w:rFonts w:ascii="Times New Roman" w:hAnsi="Times New Roman" w:cs="Times New Roman"/>
          </w:rPr>
          <w:t>data</w:t>
        </w:r>
      </w:ins>
      <w:ins w:id="32" w:author="Lim Jun Ying" w:date="2018-11-20T16:47:00Z">
        <w:r w:rsidR="0002087B">
          <w:rPr>
            <w:rFonts w:ascii="Times New Roman" w:hAnsi="Times New Roman" w:cs="Times New Roman"/>
          </w:rPr>
          <w:t>set</w:t>
        </w:r>
      </w:ins>
      <w:ins w:id="33" w:author="Lim Jun Ying" w:date="2018-11-20T16:46:00Z">
        <w:r w:rsidR="0002087B">
          <w:rPr>
            <w:rFonts w:ascii="Times New Roman" w:hAnsi="Times New Roman" w:cs="Times New Roman"/>
          </w:rPr>
          <w:t xml:space="preserve"> (cite)</w:t>
        </w:r>
      </w:ins>
      <w:ins w:id="34" w:author="Lim Jun Ying" w:date="2018-11-20T16:45:00Z">
        <w:r w:rsidR="0002087B">
          <w:rPr>
            <w:rFonts w:ascii="Times New Roman" w:hAnsi="Times New Roman" w:cs="Times New Roman"/>
          </w:rPr>
          <w:t>.</w:t>
        </w:r>
      </w:ins>
      <w:ins w:id="35" w:author="Lim Jun Ying" w:date="2018-11-20T16:46:00Z">
        <w:r w:rsidR="0002087B">
          <w:rPr>
            <w:rFonts w:ascii="Times New Roman" w:hAnsi="Times New Roman" w:cs="Times New Roman"/>
          </w:rPr>
          <w:t xml:space="preserve"> </w:t>
        </w:r>
      </w:ins>
      <w:ins w:id="36" w:author="Lim Jun Ying" w:date="2018-11-20T16:58:00Z">
        <w:r>
          <w:rPr>
            <w:rFonts w:ascii="Times New Roman" w:hAnsi="Times New Roman" w:cs="Times New Roman"/>
          </w:rPr>
          <w:t xml:space="preserve">Range maps were provided as </w:t>
        </w:r>
        <w:proofErr w:type="spellStart"/>
        <w:r>
          <w:rPr>
            <w:rFonts w:ascii="Times New Roman" w:hAnsi="Times New Roman" w:cs="Times New Roman"/>
          </w:rPr>
          <w:t>Behrmann</w:t>
        </w:r>
        <w:proofErr w:type="spellEnd"/>
        <w:r>
          <w:rPr>
            <w:rFonts w:ascii="Times New Roman" w:hAnsi="Times New Roman" w:cs="Times New Roman"/>
          </w:rPr>
          <w:t xml:space="preserve"> cylindrical equal area </w:t>
        </w:r>
        <w:proofErr w:type="spellStart"/>
        <w:r>
          <w:rPr>
            <w:rFonts w:ascii="Times New Roman" w:hAnsi="Times New Roman" w:cs="Times New Roman"/>
          </w:rPr>
          <w:t>rasters</w:t>
        </w:r>
        <w:proofErr w:type="spellEnd"/>
        <w:r>
          <w:rPr>
            <w:rFonts w:ascii="Times New Roman" w:hAnsi="Times New Roman" w:cs="Times New Roman"/>
          </w:rPr>
          <w:t xml:space="preserve">, which we then </w:t>
        </w:r>
      </w:ins>
      <w:ins w:id="37" w:author="Lim Jun Ying" w:date="2018-11-20T16:59:00Z">
        <w:r>
          <w:rPr>
            <w:rFonts w:ascii="Times New Roman" w:hAnsi="Times New Roman" w:cs="Times New Roman"/>
          </w:rPr>
          <w:t xml:space="preserve">converted into presence/absence in </w:t>
        </w:r>
      </w:ins>
      <w:ins w:id="38" w:author="Lim Jun Ying" w:date="2018-11-20T16:58:00Z">
        <w:r>
          <w:rPr>
            <w:rFonts w:ascii="Times New Roman" w:hAnsi="Times New Roman" w:cs="Times New Roman"/>
          </w:rPr>
          <w:t>TDWG level 3 unit</w:t>
        </w:r>
      </w:ins>
      <w:ins w:id="39" w:author="Lim Jun Ying" w:date="2018-11-20T16:59:00Z">
        <w:r>
          <w:rPr>
            <w:rFonts w:ascii="Times New Roman" w:hAnsi="Times New Roman" w:cs="Times New Roman"/>
          </w:rPr>
          <w:t>s so as to be comparable with the palm occurrence dataset.</w:t>
        </w:r>
      </w:ins>
    </w:p>
    <w:p w14:paraId="669EF26D" w14:textId="640D0F36" w:rsidR="00235C8F" w:rsidRDefault="00FB4457" w:rsidP="00577BD7">
      <w:pPr>
        <w:ind w:firstLine="0"/>
        <w:rPr>
          <w:ins w:id="40" w:author="Lim Jun Ying" w:date="2018-11-20T17:06:00Z"/>
          <w:rFonts w:ascii="Times New Roman" w:hAnsi="Times New Roman" w:cs="Times New Roman"/>
        </w:rPr>
      </w:pPr>
      <w:ins w:id="41" w:author="Lim Jun Ying" w:date="2018-11-20T17:00:00Z">
        <w:r>
          <w:rPr>
            <w:rFonts w:ascii="Times New Roman" w:hAnsi="Times New Roman" w:cs="Times New Roman"/>
          </w:rPr>
          <w:t>Current r</w:t>
        </w:r>
      </w:ins>
      <w:ins w:id="42" w:author="Lim Jun Ying" w:date="2018-11-20T16:48:00Z">
        <w:r w:rsidR="006545B1">
          <w:rPr>
            <w:rFonts w:ascii="Times New Roman" w:hAnsi="Times New Roman" w:cs="Times New Roman"/>
          </w:rPr>
          <w:t xml:space="preserve">ange </w:t>
        </w:r>
      </w:ins>
      <w:ins w:id="43" w:author="Lim Jun Ying" w:date="2018-11-20T16:46:00Z">
        <w:r w:rsidR="0002087B">
          <w:rPr>
            <w:rFonts w:ascii="Times New Roman" w:hAnsi="Times New Roman" w:cs="Times New Roman"/>
          </w:rPr>
          <w:t xml:space="preserve">maps </w:t>
        </w:r>
      </w:ins>
      <w:ins w:id="44" w:author="Lim Jun Ying" w:date="2018-11-20T16:48:00Z">
        <w:r w:rsidR="006545B1">
          <w:rPr>
            <w:rFonts w:ascii="Times New Roman" w:hAnsi="Times New Roman" w:cs="Times New Roman"/>
          </w:rPr>
          <w:t xml:space="preserve">of extant </w:t>
        </w:r>
      </w:ins>
      <w:ins w:id="45" w:author="Lim Jun Ying" w:date="2018-11-20T16:56:00Z">
        <w:r w:rsidR="00774F33">
          <w:rPr>
            <w:rFonts w:ascii="Times New Roman" w:hAnsi="Times New Roman" w:cs="Times New Roman"/>
          </w:rPr>
          <w:t>mammals</w:t>
        </w:r>
      </w:ins>
      <w:ins w:id="46" w:author="Lim Jun Ying" w:date="2018-11-20T16:48:00Z">
        <w:r w:rsidR="006545B1">
          <w:rPr>
            <w:rFonts w:ascii="Times New Roman" w:hAnsi="Times New Roman" w:cs="Times New Roman"/>
          </w:rPr>
          <w:t xml:space="preserve"> </w:t>
        </w:r>
      </w:ins>
      <w:ins w:id="47" w:author="Lim Jun Ying" w:date="2018-11-20T17:00:00Z">
        <w:r>
          <w:rPr>
            <w:rFonts w:ascii="Times New Roman" w:hAnsi="Times New Roman" w:cs="Times New Roman"/>
          </w:rPr>
          <w:t xml:space="preserve">in the PHYLACINE dataset </w:t>
        </w:r>
      </w:ins>
      <w:ins w:id="48" w:author="Lim Jun Ying" w:date="2018-11-20T16:55:00Z">
        <w:r w:rsidR="008B65C2">
          <w:rPr>
            <w:rFonts w:ascii="Times New Roman" w:hAnsi="Times New Roman" w:cs="Times New Roman"/>
          </w:rPr>
          <w:t xml:space="preserve">were </w:t>
        </w:r>
      </w:ins>
      <w:ins w:id="49" w:author="Lim Jun Ying" w:date="2018-11-20T16:46:00Z">
        <w:r w:rsidR="0002087B">
          <w:rPr>
            <w:rFonts w:ascii="Times New Roman" w:hAnsi="Times New Roman" w:cs="Times New Roman"/>
          </w:rPr>
          <w:t>based on IUCN</w:t>
        </w:r>
      </w:ins>
      <w:ins w:id="50" w:author="Lim Jun Ying" w:date="2018-11-20T16:49:00Z">
        <w:r w:rsidR="006545B1">
          <w:rPr>
            <w:rFonts w:ascii="Times New Roman" w:hAnsi="Times New Roman" w:cs="Times New Roman"/>
          </w:rPr>
          <w:t xml:space="preserve"> </w:t>
        </w:r>
      </w:ins>
      <w:ins w:id="51" w:author="Lim Jun Ying" w:date="2018-11-20T16:55:00Z">
        <w:r w:rsidR="008B65C2">
          <w:rPr>
            <w:rFonts w:ascii="Times New Roman" w:hAnsi="Times New Roman" w:cs="Times New Roman"/>
          </w:rPr>
          <w:t>range maps</w:t>
        </w:r>
      </w:ins>
      <w:ins w:id="52" w:author="Lim Jun Ying" w:date="2018-11-20T17:06:00Z">
        <w:r w:rsidR="00235C8F">
          <w:rPr>
            <w:rFonts w:ascii="Times New Roman" w:hAnsi="Times New Roman" w:cs="Times New Roman"/>
          </w:rPr>
          <w:t xml:space="preserve"> </w:t>
        </w:r>
      </w:ins>
      <w:ins w:id="53" w:author="Lim Jun Ying" w:date="2018-11-20T17:34:00Z">
        <w:r w:rsidR="005F66A6" w:rsidRPr="00FF6249">
          <w:rPr>
            <w:rFonts w:ascii="Times New Roman" w:hAnsi="Times New Roman" w:cs="Times New Roman"/>
          </w:rPr>
          <w:t>(http://www.iucnredlist.org/)</w:t>
        </w:r>
        <w:r w:rsidR="005F66A6">
          <w:rPr>
            <w:rFonts w:ascii="Times New Roman" w:hAnsi="Times New Roman" w:cs="Times New Roman"/>
          </w:rPr>
          <w:t xml:space="preserve"> </w:t>
        </w:r>
      </w:ins>
      <w:ins w:id="54" w:author="Lim Jun Ying" w:date="2018-11-20T17:06:00Z">
        <w:r w:rsidR="00235C8F">
          <w:rPr>
            <w:rFonts w:ascii="Times New Roman" w:hAnsi="Times New Roman" w:cs="Times New Roman"/>
          </w:rPr>
          <w:t>with minimal modification</w:t>
        </w:r>
      </w:ins>
      <w:ins w:id="55" w:author="Lim Jun Ying" w:date="2018-11-20T17:09:00Z">
        <w:r w:rsidR="00B60372">
          <w:rPr>
            <w:rFonts w:ascii="Times New Roman" w:hAnsi="Times New Roman" w:cs="Times New Roman"/>
          </w:rPr>
          <w:t xml:space="preserve"> (</w:t>
        </w:r>
      </w:ins>
      <w:ins w:id="56" w:author="Lim Jun Ying" w:date="2018-11-20T17:27:00Z">
        <w:r w:rsidR="00771BA1">
          <w:rPr>
            <w:rFonts w:ascii="Times New Roman" w:hAnsi="Times New Roman" w:cs="Times New Roman"/>
          </w:rPr>
          <w:t>e.g., reprojection</w:t>
        </w:r>
      </w:ins>
      <w:ins w:id="57" w:author="Lim Jun Ying" w:date="2018-11-20T17:10:00Z">
        <w:r w:rsidR="00B60372">
          <w:rPr>
            <w:rFonts w:ascii="Times New Roman" w:hAnsi="Times New Roman" w:cs="Times New Roman"/>
          </w:rPr>
          <w:t>)</w:t>
        </w:r>
      </w:ins>
      <w:ins w:id="58" w:author="Lim Jun Ying" w:date="2018-11-20T16:47:00Z">
        <w:r w:rsidR="0002087B">
          <w:rPr>
            <w:rFonts w:ascii="Times New Roman" w:hAnsi="Times New Roman" w:cs="Times New Roman"/>
          </w:rPr>
          <w:t xml:space="preserve">. </w:t>
        </w:r>
      </w:ins>
      <w:ins w:id="59" w:author="Lim Jun Ying" w:date="2018-11-20T16:49:00Z">
        <w:r w:rsidR="006545B1">
          <w:rPr>
            <w:rFonts w:ascii="Times New Roman" w:hAnsi="Times New Roman" w:cs="Times New Roman"/>
          </w:rPr>
          <w:t xml:space="preserve">However, </w:t>
        </w:r>
      </w:ins>
      <w:ins w:id="60" w:author="Lim Jun Ying" w:date="2018-11-20T17:14:00Z">
        <w:r w:rsidR="00DF5295">
          <w:rPr>
            <w:rFonts w:ascii="Times New Roman" w:hAnsi="Times New Roman" w:cs="Times New Roman"/>
          </w:rPr>
          <w:t xml:space="preserve">the </w:t>
        </w:r>
      </w:ins>
      <w:ins w:id="61" w:author="Lim Jun Ying" w:date="2018-11-20T17:06:00Z">
        <w:r w:rsidR="00235C8F">
          <w:rPr>
            <w:rFonts w:ascii="Times New Roman" w:hAnsi="Times New Roman" w:cs="Times New Roman"/>
          </w:rPr>
          <w:t>present-natural</w:t>
        </w:r>
      </w:ins>
      <w:ins w:id="62" w:author="Lim Jun Ying" w:date="2018-11-20T16:56:00Z">
        <w:r w:rsidR="00774F33">
          <w:rPr>
            <w:rFonts w:ascii="Times New Roman" w:hAnsi="Times New Roman" w:cs="Times New Roman"/>
          </w:rPr>
          <w:t xml:space="preserve"> </w:t>
        </w:r>
      </w:ins>
      <w:ins w:id="63" w:author="Lim Jun Ying" w:date="2018-11-20T17:21:00Z">
        <w:r w:rsidR="008C0474">
          <w:rPr>
            <w:rFonts w:ascii="Times New Roman" w:hAnsi="Times New Roman" w:cs="Times New Roman"/>
          </w:rPr>
          <w:t xml:space="preserve">geographic ranges </w:t>
        </w:r>
      </w:ins>
      <w:ins w:id="64" w:author="Lim Jun Ying" w:date="2018-11-20T16:49:00Z">
        <w:r w:rsidR="006545B1">
          <w:rPr>
            <w:rFonts w:ascii="Times New Roman" w:hAnsi="Times New Roman" w:cs="Times New Roman"/>
          </w:rPr>
          <w:t>of</w:t>
        </w:r>
      </w:ins>
      <w:ins w:id="65" w:author="Lim Jun Ying" w:date="2018-11-20T17:06:00Z">
        <w:r w:rsidR="00235C8F">
          <w:rPr>
            <w:rFonts w:ascii="Times New Roman" w:hAnsi="Times New Roman" w:cs="Times New Roman"/>
          </w:rPr>
          <w:t xml:space="preserve"> extant </w:t>
        </w:r>
      </w:ins>
      <w:ins w:id="66" w:author="Lim Jun Ying" w:date="2018-11-20T17:10:00Z">
        <w:r w:rsidR="00B60372">
          <w:rPr>
            <w:rFonts w:ascii="Times New Roman" w:hAnsi="Times New Roman" w:cs="Times New Roman"/>
          </w:rPr>
          <w:t xml:space="preserve">taxa </w:t>
        </w:r>
      </w:ins>
      <w:ins w:id="67" w:author="Lim Jun Ying" w:date="2018-11-20T17:15:00Z">
        <w:r w:rsidR="00DF5295">
          <w:rPr>
            <w:rFonts w:ascii="Times New Roman" w:hAnsi="Times New Roman" w:cs="Times New Roman"/>
          </w:rPr>
          <w:t xml:space="preserve">were systematically </w:t>
        </w:r>
      </w:ins>
      <w:ins w:id="68" w:author="Lim Jun Ying" w:date="2018-11-20T17:21:00Z">
        <w:r w:rsidR="008C0474">
          <w:rPr>
            <w:rFonts w:ascii="Times New Roman" w:hAnsi="Times New Roman" w:cs="Times New Roman"/>
          </w:rPr>
          <w:t xml:space="preserve">evaluated </w:t>
        </w:r>
      </w:ins>
      <w:ins w:id="69" w:author="Lim Jun Ying" w:date="2018-11-20T17:15:00Z">
        <w:r w:rsidR="00DF5295">
          <w:rPr>
            <w:rFonts w:ascii="Times New Roman" w:hAnsi="Times New Roman" w:cs="Times New Roman"/>
          </w:rPr>
          <w:t xml:space="preserve">and </w:t>
        </w:r>
      </w:ins>
      <w:ins w:id="70" w:author="Lim Jun Ying" w:date="2018-11-20T17:20:00Z">
        <w:r w:rsidR="008C0474">
          <w:rPr>
            <w:rFonts w:ascii="Times New Roman" w:hAnsi="Times New Roman" w:cs="Times New Roman"/>
          </w:rPr>
          <w:t xml:space="preserve">modifications accordingly made to </w:t>
        </w:r>
      </w:ins>
      <w:ins w:id="71" w:author="Lim Jun Ying" w:date="2018-11-20T17:15:00Z">
        <w:r w:rsidR="00DF5295">
          <w:rPr>
            <w:rFonts w:ascii="Times New Roman" w:hAnsi="Times New Roman" w:cs="Times New Roman"/>
          </w:rPr>
          <w:t>their current range</w:t>
        </w:r>
      </w:ins>
      <w:ins w:id="72" w:author="Lim Jun Ying" w:date="2018-11-20T17:21:00Z">
        <w:r w:rsidR="008C0474">
          <w:rPr>
            <w:rFonts w:ascii="Times New Roman" w:hAnsi="Times New Roman" w:cs="Times New Roman"/>
          </w:rPr>
          <w:t>s</w:t>
        </w:r>
      </w:ins>
      <w:ins w:id="73" w:author="Lim Jun Ying" w:date="2018-11-20T17:11:00Z">
        <w:r w:rsidR="00DF5295">
          <w:rPr>
            <w:rFonts w:ascii="Times New Roman" w:hAnsi="Times New Roman" w:cs="Times New Roman"/>
          </w:rPr>
          <w:t xml:space="preserve"> </w:t>
        </w:r>
      </w:ins>
      <w:ins w:id="74" w:author="Lim Jun Ying" w:date="2018-11-20T17:16:00Z">
        <w:r w:rsidR="00DF5295">
          <w:rPr>
            <w:rFonts w:ascii="Times New Roman" w:hAnsi="Times New Roman" w:cs="Times New Roman"/>
          </w:rPr>
          <w:t xml:space="preserve">if </w:t>
        </w:r>
      </w:ins>
      <w:ins w:id="75" w:author="Lim Jun Ying" w:date="2018-11-20T17:15:00Z">
        <w:r w:rsidR="00DF5295">
          <w:rPr>
            <w:rFonts w:ascii="Times New Roman" w:hAnsi="Times New Roman" w:cs="Times New Roman"/>
          </w:rPr>
          <w:t xml:space="preserve">there is strong </w:t>
        </w:r>
      </w:ins>
      <w:ins w:id="76" w:author="Lim Jun Ying" w:date="2018-11-20T17:14:00Z">
        <w:r w:rsidR="00DF5295">
          <w:rPr>
            <w:rFonts w:ascii="Times New Roman" w:hAnsi="Times New Roman" w:cs="Times New Roman"/>
          </w:rPr>
          <w:t xml:space="preserve">evidence of anthropogenic </w:t>
        </w:r>
      </w:ins>
      <w:ins w:id="77" w:author="Lim Jun Ying" w:date="2018-11-20T17:21:00Z">
        <w:r w:rsidR="008C0474">
          <w:rPr>
            <w:rFonts w:ascii="Times New Roman" w:hAnsi="Times New Roman" w:cs="Times New Roman"/>
          </w:rPr>
          <w:t>impact</w:t>
        </w:r>
      </w:ins>
      <w:ins w:id="78" w:author="Lim Jun Ying" w:date="2018-11-20T17:15:00Z">
        <w:r w:rsidR="00DF5295">
          <w:rPr>
            <w:rFonts w:ascii="Times New Roman" w:hAnsi="Times New Roman" w:cs="Times New Roman"/>
          </w:rPr>
          <w:t xml:space="preserve"> </w:t>
        </w:r>
      </w:ins>
      <w:ins w:id="79" w:author="Lim Jun Ying" w:date="2018-11-20T17:11:00Z">
        <w:r w:rsidR="00DF5295">
          <w:rPr>
            <w:rFonts w:ascii="Times New Roman" w:hAnsi="Times New Roman" w:cs="Times New Roman"/>
          </w:rPr>
          <w:t>(</w:t>
        </w:r>
      </w:ins>
      <w:ins w:id="80" w:author="Lim Jun Ying" w:date="2018-11-20T17:17:00Z">
        <w:r w:rsidR="00DF5295">
          <w:rPr>
            <w:rFonts w:ascii="Times New Roman" w:hAnsi="Times New Roman" w:cs="Times New Roman"/>
          </w:rPr>
          <w:t xml:space="preserve">see supplementary in </w:t>
        </w:r>
      </w:ins>
      <w:proofErr w:type="spellStart"/>
      <w:ins w:id="81" w:author="Lim Jun Ying" w:date="2018-11-20T17:11:00Z">
        <w:r w:rsidR="00DF5295">
          <w:rPr>
            <w:rFonts w:ascii="Times New Roman" w:hAnsi="Times New Roman" w:cs="Times New Roman"/>
          </w:rPr>
          <w:t>Faurby</w:t>
        </w:r>
        <w:proofErr w:type="spellEnd"/>
        <w:r w:rsidR="00DF5295">
          <w:rPr>
            <w:rFonts w:ascii="Times New Roman" w:hAnsi="Times New Roman" w:cs="Times New Roman"/>
          </w:rPr>
          <w:t xml:space="preserve"> &amp; </w:t>
        </w:r>
        <w:proofErr w:type="spellStart"/>
        <w:r w:rsidR="00DF5295">
          <w:rPr>
            <w:rFonts w:ascii="Times New Roman" w:hAnsi="Times New Roman" w:cs="Times New Roman"/>
          </w:rPr>
          <w:t>Svenning</w:t>
        </w:r>
        <w:proofErr w:type="spellEnd"/>
        <w:r w:rsidR="00DF5295">
          <w:rPr>
            <w:rFonts w:ascii="Times New Roman" w:hAnsi="Times New Roman" w:cs="Times New Roman"/>
          </w:rPr>
          <w:t xml:space="preserve"> 201</w:t>
        </w:r>
      </w:ins>
      <w:ins w:id="82" w:author="Lim Jun Ying" w:date="2018-11-20T17:13:00Z">
        <w:r w:rsidR="00DF5295">
          <w:rPr>
            <w:rFonts w:ascii="Times New Roman" w:hAnsi="Times New Roman" w:cs="Times New Roman"/>
          </w:rPr>
          <w:t>5</w:t>
        </w:r>
      </w:ins>
      <w:ins w:id="83" w:author="Lim Jun Ying" w:date="2018-11-20T17:11:00Z">
        <w:r w:rsidR="00DF5295">
          <w:rPr>
            <w:rFonts w:ascii="Times New Roman" w:hAnsi="Times New Roman" w:cs="Times New Roman"/>
          </w:rPr>
          <w:t xml:space="preserve">; </w:t>
        </w:r>
        <w:proofErr w:type="spellStart"/>
        <w:r w:rsidR="00DF5295">
          <w:rPr>
            <w:rFonts w:ascii="Times New Roman" w:hAnsi="Times New Roman" w:cs="Times New Roman"/>
          </w:rPr>
          <w:t>Faurby</w:t>
        </w:r>
        <w:proofErr w:type="spellEnd"/>
        <w:r w:rsidR="00DF5295">
          <w:rPr>
            <w:rFonts w:ascii="Times New Roman" w:hAnsi="Times New Roman" w:cs="Times New Roman"/>
          </w:rPr>
          <w:t xml:space="preserve"> </w:t>
        </w:r>
      </w:ins>
      <w:ins w:id="84" w:author="Lim Jun Ying" w:date="2018-11-20T17:17:00Z">
        <w:r w:rsidR="00DF5295">
          <w:rPr>
            <w:rFonts w:ascii="Times New Roman" w:hAnsi="Times New Roman" w:cs="Times New Roman"/>
          </w:rPr>
          <w:t xml:space="preserve">et al </w:t>
        </w:r>
      </w:ins>
      <w:ins w:id="85" w:author="Lim Jun Ying" w:date="2018-11-20T17:11:00Z">
        <w:r w:rsidR="00DF5295">
          <w:rPr>
            <w:rFonts w:ascii="Times New Roman" w:hAnsi="Times New Roman" w:cs="Times New Roman"/>
          </w:rPr>
          <w:t>2018)</w:t>
        </w:r>
      </w:ins>
      <w:ins w:id="86" w:author="Lim Jun Ying" w:date="2018-11-20T17:14:00Z">
        <w:r w:rsidR="00DF5295">
          <w:rPr>
            <w:rFonts w:ascii="Times New Roman" w:hAnsi="Times New Roman" w:cs="Times New Roman"/>
          </w:rPr>
          <w:t xml:space="preserve">. </w:t>
        </w:r>
      </w:ins>
      <w:ins w:id="87" w:author="Lim Jun Ying" w:date="2018-11-20T17:16:00Z">
        <w:r w:rsidR="00DF5295">
          <w:rPr>
            <w:rFonts w:ascii="Times New Roman" w:hAnsi="Times New Roman" w:cs="Times New Roman"/>
          </w:rPr>
          <w:t xml:space="preserve">This also included human-mediated range expansion, which IUCN range maps </w:t>
        </w:r>
      </w:ins>
      <w:ins w:id="88" w:author="Lim Jun Ying" w:date="2018-11-20T17:18:00Z">
        <w:r w:rsidR="00DF5295">
          <w:rPr>
            <w:rFonts w:ascii="Times New Roman" w:hAnsi="Times New Roman" w:cs="Times New Roman"/>
          </w:rPr>
          <w:t xml:space="preserve">for some taxa </w:t>
        </w:r>
      </w:ins>
      <w:ins w:id="89" w:author="Lim Jun Ying" w:date="2018-11-20T17:16:00Z">
        <w:r w:rsidR="00DF5295">
          <w:rPr>
            <w:rFonts w:ascii="Times New Roman" w:hAnsi="Times New Roman" w:cs="Times New Roman"/>
          </w:rPr>
          <w:t xml:space="preserve">do not correct for. </w:t>
        </w:r>
      </w:ins>
      <w:ins w:id="90" w:author="Lim Jun Ying" w:date="2018-11-20T17:28:00Z">
        <w:r w:rsidR="005973EE">
          <w:rPr>
            <w:rFonts w:ascii="Times New Roman" w:hAnsi="Times New Roman" w:cs="Times New Roman"/>
          </w:rPr>
          <w:t xml:space="preserve">For extinct taxa, </w:t>
        </w:r>
      </w:ins>
      <w:ins w:id="91" w:author="Lim Jun Ying" w:date="2018-11-20T17:14:00Z">
        <w:r w:rsidR="00DF5295">
          <w:rPr>
            <w:rFonts w:ascii="Times New Roman" w:hAnsi="Times New Roman" w:cs="Times New Roman"/>
          </w:rPr>
          <w:t xml:space="preserve">present-natural ranges </w:t>
        </w:r>
      </w:ins>
      <w:ins w:id="92" w:author="Lim Jun Ying" w:date="2018-11-20T17:21:00Z">
        <w:r w:rsidR="008C0474">
          <w:rPr>
            <w:rFonts w:ascii="Times New Roman" w:hAnsi="Times New Roman" w:cs="Times New Roman"/>
          </w:rPr>
          <w:t>were est</w:t>
        </w:r>
      </w:ins>
      <w:ins w:id="93" w:author="Lim Jun Ying" w:date="2018-11-20T17:22:00Z">
        <w:r w:rsidR="008C0474">
          <w:rPr>
            <w:rFonts w:ascii="Times New Roman" w:hAnsi="Times New Roman" w:cs="Times New Roman"/>
          </w:rPr>
          <w:t>imated</w:t>
        </w:r>
      </w:ins>
      <w:ins w:id="94" w:author="Lim Jun Ying" w:date="2018-11-20T17:24:00Z">
        <w:r w:rsidR="008C0474">
          <w:rPr>
            <w:rFonts w:ascii="Times New Roman" w:hAnsi="Times New Roman" w:cs="Times New Roman"/>
          </w:rPr>
          <w:t xml:space="preserve"> </w:t>
        </w:r>
      </w:ins>
      <w:ins w:id="95" w:author="Lim Jun Ying" w:date="2018-11-20T17:28:00Z">
        <w:r w:rsidR="005973EE">
          <w:rPr>
            <w:rFonts w:ascii="Times New Roman" w:hAnsi="Times New Roman" w:cs="Times New Roman"/>
          </w:rPr>
          <w:t xml:space="preserve">based on </w:t>
        </w:r>
      </w:ins>
      <w:ins w:id="96" w:author="Lim Jun Ying" w:date="2018-11-20T17:31:00Z">
        <w:r w:rsidR="000B0CB1">
          <w:rPr>
            <w:rFonts w:ascii="Times New Roman" w:hAnsi="Times New Roman" w:cs="Times New Roman"/>
          </w:rPr>
          <w:t xml:space="preserve">fossil occurrences or the </w:t>
        </w:r>
      </w:ins>
      <w:ins w:id="97" w:author="Lim Jun Ying" w:date="2018-11-20T17:32:00Z">
        <w:r w:rsidR="000B0CB1">
          <w:rPr>
            <w:rFonts w:ascii="Times New Roman" w:hAnsi="Times New Roman" w:cs="Times New Roman"/>
          </w:rPr>
          <w:t xml:space="preserve">distribution of extant taxa that the extinct taxa frequently </w:t>
        </w:r>
      </w:ins>
      <w:ins w:id="98" w:author="Lim Jun Ying" w:date="2018-11-20T17:28:00Z">
        <w:r w:rsidR="005973EE">
          <w:rPr>
            <w:rFonts w:ascii="Times New Roman" w:hAnsi="Times New Roman" w:cs="Times New Roman"/>
          </w:rPr>
          <w:t>co-occur</w:t>
        </w:r>
      </w:ins>
      <w:ins w:id="99" w:author="Lim Jun Ying" w:date="2018-11-21T13:20:00Z">
        <w:r w:rsidR="00924BA2">
          <w:rPr>
            <w:rFonts w:ascii="Times New Roman" w:hAnsi="Times New Roman" w:cs="Times New Roman"/>
          </w:rPr>
          <w:t xml:space="preserve">red </w:t>
        </w:r>
      </w:ins>
      <w:ins w:id="100" w:author="Lim Jun Ying" w:date="2018-11-20T17:28:00Z">
        <w:r w:rsidR="005973EE">
          <w:rPr>
            <w:rFonts w:ascii="Times New Roman" w:hAnsi="Times New Roman" w:cs="Times New Roman"/>
          </w:rPr>
          <w:t>with in fossil</w:t>
        </w:r>
      </w:ins>
      <w:ins w:id="101" w:author="Lim Jun Ying" w:date="2018-11-20T17:31:00Z">
        <w:r w:rsidR="000B0CB1">
          <w:rPr>
            <w:rFonts w:ascii="Times New Roman" w:hAnsi="Times New Roman" w:cs="Times New Roman"/>
          </w:rPr>
          <w:t xml:space="preserve"> </w:t>
        </w:r>
      </w:ins>
      <w:ins w:id="102" w:author="Lim Jun Ying" w:date="2018-11-20T17:30:00Z">
        <w:r w:rsidR="005973EE">
          <w:rPr>
            <w:rFonts w:ascii="Times New Roman" w:hAnsi="Times New Roman" w:cs="Times New Roman"/>
          </w:rPr>
          <w:t>assemblages</w:t>
        </w:r>
      </w:ins>
      <w:ins w:id="103" w:author="Lim Jun Ying" w:date="2018-11-20T17:33:00Z">
        <w:r w:rsidR="00B9224E">
          <w:rPr>
            <w:rFonts w:ascii="Times New Roman" w:hAnsi="Times New Roman" w:cs="Times New Roman"/>
          </w:rPr>
          <w:t xml:space="preserve"> (</w:t>
        </w:r>
        <w:proofErr w:type="spellStart"/>
        <w:r w:rsidR="00B9224E">
          <w:rPr>
            <w:rFonts w:ascii="Times New Roman" w:hAnsi="Times New Roman" w:cs="Times New Roman"/>
          </w:rPr>
          <w:t>Faurby</w:t>
        </w:r>
        <w:proofErr w:type="spellEnd"/>
        <w:r w:rsidR="00B9224E">
          <w:rPr>
            <w:rFonts w:ascii="Times New Roman" w:hAnsi="Times New Roman" w:cs="Times New Roman"/>
          </w:rPr>
          <w:t xml:space="preserve"> &amp; </w:t>
        </w:r>
        <w:proofErr w:type="spellStart"/>
        <w:r w:rsidR="00B9224E">
          <w:rPr>
            <w:rFonts w:ascii="Times New Roman" w:hAnsi="Times New Roman" w:cs="Times New Roman"/>
          </w:rPr>
          <w:t>Svenning</w:t>
        </w:r>
        <w:proofErr w:type="spellEnd"/>
        <w:r w:rsidR="00B9224E">
          <w:rPr>
            <w:rFonts w:ascii="Times New Roman" w:hAnsi="Times New Roman" w:cs="Times New Roman"/>
          </w:rPr>
          <w:t xml:space="preserve"> 2015; </w:t>
        </w:r>
        <w:proofErr w:type="spellStart"/>
        <w:r w:rsidR="00B9224E">
          <w:rPr>
            <w:rFonts w:ascii="Times New Roman" w:hAnsi="Times New Roman" w:cs="Times New Roman"/>
          </w:rPr>
          <w:t>Faurby</w:t>
        </w:r>
        <w:proofErr w:type="spellEnd"/>
        <w:r w:rsidR="00B9224E">
          <w:rPr>
            <w:rFonts w:ascii="Times New Roman" w:hAnsi="Times New Roman" w:cs="Times New Roman"/>
          </w:rPr>
          <w:t xml:space="preserve"> et al 2018)</w:t>
        </w:r>
      </w:ins>
      <w:ins w:id="104" w:author="Lim Jun Ying" w:date="2018-11-20T17:28:00Z">
        <w:r w:rsidR="005973EE">
          <w:rPr>
            <w:rFonts w:ascii="Times New Roman" w:hAnsi="Times New Roman" w:cs="Times New Roman"/>
          </w:rPr>
          <w:t>.</w:t>
        </w:r>
      </w:ins>
      <w:ins w:id="105" w:author="Lim Jun Ying" w:date="2018-11-20T17:41:00Z">
        <w:r w:rsidR="00FA1C18">
          <w:rPr>
            <w:rFonts w:ascii="Times New Roman" w:hAnsi="Times New Roman" w:cs="Times New Roman"/>
          </w:rPr>
          <w:t xml:space="preserve"> Range</w:t>
        </w:r>
      </w:ins>
      <w:ins w:id="106" w:author="Lim Jun Ying" w:date="2018-11-20T17:42:00Z">
        <w:r w:rsidR="00FA1C18">
          <w:rPr>
            <w:rFonts w:ascii="Times New Roman" w:hAnsi="Times New Roman" w:cs="Times New Roman"/>
          </w:rPr>
          <w:t xml:space="preserve"> maps</w:t>
        </w:r>
      </w:ins>
      <w:ins w:id="107" w:author="Lim Jun Ying" w:date="2018-11-20T17:41:00Z">
        <w:r w:rsidR="00FA1C18">
          <w:rPr>
            <w:rFonts w:ascii="Times New Roman" w:hAnsi="Times New Roman" w:cs="Times New Roman"/>
          </w:rPr>
          <w:t xml:space="preserve"> with zero </w:t>
        </w:r>
      </w:ins>
      <w:ins w:id="108" w:author="Lim Jun Ying" w:date="2018-11-20T17:42:00Z">
        <w:r w:rsidR="00FA1C18">
          <w:rPr>
            <w:rFonts w:ascii="Times New Roman" w:hAnsi="Times New Roman" w:cs="Times New Roman"/>
          </w:rPr>
          <w:t xml:space="preserve">occupied </w:t>
        </w:r>
      </w:ins>
      <w:ins w:id="109" w:author="Lim Jun Ying" w:date="2018-11-20T17:41:00Z">
        <w:r w:rsidR="00FA1C18">
          <w:rPr>
            <w:rFonts w:ascii="Times New Roman" w:hAnsi="Times New Roman" w:cs="Times New Roman"/>
          </w:rPr>
          <w:t>grid cells (e.g., species whose ranges have not been mapped by the IUCN) were excluded from our analysis.</w:t>
        </w:r>
      </w:ins>
    </w:p>
    <w:p w14:paraId="0DCF235F" w14:textId="33C70A0A" w:rsidR="0002087B" w:rsidRDefault="0002087B" w:rsidP="004A32D2">
      <w:pPr>
        <w:ind w:firstLine="0"/>
        <w:rPr>
          <w:ins w:id="110" w:author="Lim Jun Ying" w:date="2018-11-20T17:46:00Z"/>
          <w:rFonts w:ascii="Times New Roman" w:hAnsi="Times New Roman" w:cs="Times New Roman"/>
        </w:rPr>
      </w:pPr>
      <w:ins w:id="111" w:author="Lim Jun Ying" w:date="2018-11-20T16:47:00Z">
        <w:r>
          <w:rPr>
            <w:rFonts w:ascii="Times New Roman" w:hAnsi="Times New Roman" w:cs="Times New Roman"/>
          </w:rPr>
          <w:t xml:space="preserve">To </w:t>
        </w:r>
      </w:ins>
      <w:ins w:id="112" w:author="Lim Jun Ying" w:date="2018-11-20T17:36:00Z">
        <w:r w:rsidR="00CB1F06">
          <w:rPr>
            <w:rFonts w:ascii="Times New Roman" w:hAnsi="Times New Roman" w:cs="Times New Roman"/>
          </w:rPr>
          <w:t xml:space="preserve">identify </w:t>
        </w:r>
      </w:ins>
      <w:ins w:id="113" w:author="Lim Jun Ying" w:date="2018-11-20T16:47:00Z">
        <w:r>
          <w:rPr>
            <w:rFonts w:ascii="Times New Roman" w:hAnsi="Times New Roman" w:cs="Times New Roman"/>
          </w:rPr>
          <w:t xml:space="preserve">species </w:t>
        </w:r>
      </w:ins>
      <w:ins w:id="114" w:author="Lim Jun Ying" w:date="2018-11-20T17:36:00Z">
        <w:r w:rsidR="00CB1F06">
          <w:rPr>
            <w:rFonts w:ascii="Times New Roman" w:hAnsi="Times New Roman" w:cs="Times New Roman"/>
          </w:rPr>
          <w:t xml:space="preserve">with a </w:t>
        </w:r>
      </w:ins>
      <w:ins w:id="115" w:author="Lim Jun Ying" w:date="2018-11-20T16:47:00Z">
        <w:r>
          <w:rPr>
            <w:rFonts w:ascii="Times New Roman" w:hAnsi="Times New Roman" w:cs="Times New Roman"/>
          </w:rPr>
          <w:t>frugivorous</w:t>
        </w:r>
      </w:ins>
      <w:ins w:id="116" w:author="Lim Jun Ying" w:date="2018-11-20T17:36:00Z">
        <w:r w:rsidR="00CB1F06">
          <w:rPr>
            <w:rFonts w:ascii="Times New Roman" w:hAnsi="Times New Roman" w:cs="Times New Roman"/>
          </w:rPr>
          <w:t xml:space="preserve"> or </w:t>
        </w:r>
      </w:ins>
      <w:ins w:id="117" w:author="Lim Jun Ying" w:date="2018-11-20T17:37:00Z">
        <w:r w:rsidR="00CB1F06">
          <w:rPr>
            <w:rFonts w:ascii="Times New Roman" w:hAnsi="Times New Roman" w:cs="Times New Roman"/>
          </w:rPr>
          <w:t xml:space="preserve">at least a </w:t>
        </w:r>
      </w:ins>
      <w:ins w:id="118" w:author="Lim Jun Ying" w:date="2018-11-20T17:36:00Z">
        <w:r w:rsidR="00CB1F06">
          <w:rPr>
            <w:rFonts w:ascii="Times New Roman" w:hAnsi="Times New Roman" w:cs="Times New Roman"/>
          </w:rPr>
          <w:t>fruit-containing diet</w:t>
        </w:r>
      </w:ins>
      <w:ins w:id="119" w:author="Lim Jun Ying" w:date="2018-11-20T16:47:00Z">
        <w:r>
          <w:rPr>
            <w:rFonts w:ascii="Times New Roman" w:hAnsi="Times New Roman" w:cs="Times New Roman"/>
          </w:rPr>
          <w:t xml:space="preserve">, we used the </w:t>
        </w:r>
        <w:proofErr w:type="spellStart"/>
        <w:r>
          <w:rPr>
            <w:rFonts w:ascii="Times New Roman" w:hAnsi="Times New Roman" w:cs="Times New Roman"/>
          </w:rPr>
          <w:t>MammalDIET</w:t>
        </w:r>
        <w:proofErr w:type="spellEnd"/>
        <w:r>
          <w:rPr>
            <w:rFonts w:ascii="Times New Roman" w:hAnsi="Times New Roman" w:cs="Times New Roman"/>
          </w:rPr>
          <w:t xml:space="preserve"> dataset (Kissling</w:t>
        </w:r>
      </w:ins>
      <w:ins w:id="120" w:author="Lim Jun Ying" w:date="2018-11-20T17:33:00Z">
        <w:r w:rsidR="005F66A6">
          <w:rPr>
            <w:rFonts w:ascii="Times New Roman" w:hAnsi="Times New Roman" w:cs="Times New Roman"/>
          </w:rPr>
          <w:t xml:space="preserve"> et al 2014</w:t>
        </w:r>
      </w:ins>
      <w:ins w:id="121" w:author="Lim Jun Ying" w:date="2018-11-20T16:47:00Z">
        <w:r>
          <w:rPr>
            <w:rFonts w:ascii="Times New Roman" w:hAnsi="Times New Roman" w:cs="Times New Roman"/>
          </w:rPr>
          <w:t xml:space="preserve">). </w:t>
        </w:r>
        <w:r w:rsidR="006545B1">
          <w:rPr>
            <w:rFonts w:ascii="Times New Roman" w:hAnsi="Times New Roman" w:cs="Times New Roman"/>
          </w:rPr>
          <w:t xml:space="preserve">Synonyms of binomial names in the </w:t>
        </w:r>
        <w:proofErr w:type="spellStart"/>
        <w:r w:rsidR="006545B1">
          <w:rPr>
            <w:rFonts w:ascii="Times New Roman" w:hAnsi="Times New Roman" w:cs="Times New Roman"/>
          </w:rPr>
          <w:t>MammalD</w:t>
        </w:r>
      </w:ins>
      <w:ins w:id="122" w:author="Lim Jun Ying" w:date="2018-11-20T16:48:00Z">
        <w:r w:rsidR="006545B1">
          <w:rPr>
            <w:rFonts w:ascii="Times New Roman" w:hAnsi="Times New Roman" w:cs="Times New Roman"/>
          </w:rPr>
          <w:t>IET</w:t>
        </w:r>
        <w:proofErr w:type="spellEnd"/>
        <w:r w:rsidR="006545B1">
          <w:rPr>
            <w:rFonts w:ascii="Times New Roman" w:hAnsi="Times New Roman" w:cs="Times New Roman"/>
          </w:rPr>
          <w:t xml:space="preserve"> dataset were corrected using IUCN taxon</w:t>
        </w:r>
      </w:ins>
      <w:ins w:id="123" w:author="Lim Jun Ying" w:date="2018-11-20T16:55:00Z">
        <w:r w:rsidR="008B65C2">
          <w:rPr>
            <w:rFonts w:ascii="Times New Roman" w:hAnsi="Times New Roman" w:cs="Times New Roman"/>
          </w:rPr>
          <w:t xml:space="preserve"> lists</w:t>
        </w:r>
      </w:ins>
      <w:ins w:id="124" w:author="Lim Jun Ying" w:date="2018-11-20T16:48:00Z">
        <w:r w:rsidR="006545B1">
          <w:rPr>
            <w:rFonts w:ascii="Times New Roman" w:hAnsi="Times New Roman" w:cs="Times New Roman"/>
          </w:rPr>
          <w:t xml:space="preserve"> </w:t>
        </w:r>
      </w:ins>
      <w:ins w:id="125" w:author="Lim Jun Ying" w:date="2018-11-20T17:33:00Z">
        <w:r w:rsidR="005F66A6">
          <w:rPr>
            <w:rFonts w:ascii="Times New Roman" w:hAnsi="Times New Roman" w:cs="Times New Roman"/>
          </w:rPr>
          <w:t>(last</w:t>
        </w:r>
      </w:ins>
      <w:ins w:id="126" w:author="Lim Jun Ying" w:date="2018-11-20T17:34:00Z">
        <w:r w:rsidR="005F66A6">
          <w:rPr>
            <w:rFonts w:ascii="Times New Roman" w:hAnsi="Times New Roman" w:cs="Times New Roman"/>
          </w:rPr>
          <w:t xml:space="preserve"> </w:t>
        </w:r>
      </w:ins>
      <w:ins w:id="127" w:author="Lim Jun Ying" w:date="2018-11-20T17:33:00Z">
        <w:r w:rsidR="005F66A6">
          <w:rPr>
            <w:rFonts w:ascii="Times New Roman" w:hAnsi="Times New Roman" w:cs="Times New Roman"/>
          </w:rPr>
          <w:t xml:space="preserve">downloaded: </w:t>
        </w:r>
      </w:ins>
      <w:ins w:id="128" w:author="Lim Jun Ying" w:date="2018-11-20T17:34:00Z">
        <w:r w:rsidR="005F66A6">
          <w:rPr>
            <w:rFonts w:ascii="Times New Roman" w:hAnsi="Times New Roman" w:cs="Times New Roman"/>
          </w:rPr>
          <w:t>Oct</w:t>
        </w:r>
      </w:ins>
      <w:ins w:id="129" w:author="Lim Jun Ying" w:date="2018-11-20T17:33:00Z">
        <w:r w:rsidR="005F66A6">
          <w:rPr>
            <w:rFonts w:ascii="Times New Roman" w:hAnsi="Times New Roman" w:cs="Times New Roman"/>
          </w:rPr>
          <w:t xml:space="preserve"> 2018) </w:t>
        </w:r>
      </w:ins>
      <w:ins w:id="130" w:author="Lim Jun Ying" w:date="2018-11-20T16:48:00Z">
        <w:r w:rsidR="006545B1">
          <w:rPr>
            <w:rFonts w:ascii="Times New Roman" w:hAnsi="Times New Roman" w:cs="Times New Roman"/>
          </w:rPr>
          <w:t>as a reference.</w:t>
        </w:r>
      </w:ins>
      <w:ins w:id="131" w:author="Lim Jun Ying" w:date="2018-11-20T17:34:00Z">
        <w:r w:rsidR="00C26709">
          <w:rPr>
            <w:rFonts w:ascii="Times New Roman" w:hAnsi="Times New Roman" w:cs="Times New Roman"/>
          </w:rPr>
          <w:t xml:space="preserve"> Species </w:t>
        </w:r>
      </w:ins>
      <w:ins w:id="132" w:author="Lim Jun Ying" w:date="2018-11-20T17:35:00Z">
        <w:r w:rsidR="00C26709">
          <w:rPr>
            <w:rFonts w:ascii="Times New Roman" w:hAnsi="Times New Roman" w:cs="Times New Roman"/>
          </w:rPr>
          <w:t>names</w:t>
        </w:r>
      </w:ins>
      <w:ins w:id="133" w:author="Lim Jun Ying" w:date="2018-11-20T17:34:00Z">
        <w:r w:rsidR="00C26709">
          <w:rPr>
            <w:rFonts w:ascii="Times New Roman" w:hAnsi="Times New Roman" w:cs="Times New Roman"/>
          </w:rPr>
          <w:t xml:space="preserve"> that could not be reconciled with the taxonomy in the P</w:t>
        </w:r>
      </w:ins>
      <w:ins w:id="134" w:author="Lim Jun Ying" w:date="2018-11-20T17:35:00Z">
        <w:r w:rsidR="00C26709">
          <w:rPr>
            <w:rFonts w:ascii="Times New Roman" w:hAnsi="Times New Roman" w:cs="Times New Roman"/>
          </w:rPr>
          <w:t>HYLACINE dataset were omitted. In total</w:t>
        </w:r>
      </w:ins>
      <w:ins w:id="135" w:author="Lim Jun Ying" w:date="2018-11-20T17:42:00Z">
        <w:r w:rsidR="004D374D">
          <w:rPr>
            <w:rFonts w:ascii="Times New Roman" w:hAnsi="Times New Roman" w:cs="Times New Roman"/>
          </w:rPr>
          <w:t>,</w:t>
        </w:r>
      </w:ins>
      <w:ins w:id="136" w:author="Lim Jun Ying" w:date="2018-11-20T17:35:00Z">
        <w:r w:rsidR="00C26709">
          <w:rPr>
            <w:rFonts w:ascii="Times New Roman" w:hAnsi="Times New Roman" w:cs="Times New Roman"/>
          </w:rPr>
          <w:t xml:space="preserve"> out of the </w:t>
        </w:r>
        <w:r w:rsidR="00CB1F06">
          <w:rPr>
            <w:rFonts w:ascii="Times New Roman" w:hAnsi="Times New Roman" w:cs="Times New Roman"/>
          </w:rPr>
          <w:t>1</w:t>
        </w:r>
      </w:ins>
      <w:ins w:id="137" w:author="Lim Jun Ying" w:date="2018-11-20T17:38:00Z">
        <w:r w:rsidR="00CB1F06">
          <w:rPr>
            <w:rFonts w:ascii="Times New Roman" w:hAnsi="Times New Roman" w:cs="Times New Roman"/>
          </w:rPr>
          <w:t>,</w:t>
        </w:r>
      </w:ins>
      <w:ins w:id="138" w:author="Lim Jun Ying" w:date="2018-11-20T17:35:00Z">
        <w:r w:rsidR="00CB1F06">
          <w:rPr>
            <w:rFonts w:ascii="Times New Roman" w:hAnsi="Times New Roman" w:cs="Times New Roman"/>
          </w:rPr>
          <w:t xml:space="preserve">950 </w:t>
        </w:r>
      </w:ins>
      <w:ins w:id="139" w:author="Lim Jun Ying" w:date="2018-11-20T17:39:00Z">
        <w:r w:rsidR="00984994">
          <w:rPr>
            <w:rFonts w:ascii="Times New Roman" w:hAnsi="Times New Roman" w:cs="Times New Roman"/>
          </w:rPr>
          <w:t xml:space="preserve">extant </w:t>
        </w:r>
      </w:ins>
      <w:ins w:id="140" w:author="Lim Jun Ying" w:date="2018-11-20T17:35:00Z">
        <w:r w:rsidR="00CB1F06">
          <w:rPr>
            <w:rFonts w:ascii="Times New Roman" w:hAnsi="Times New Roman" w:cs="Times New Roman"/>
          </w:rPr>
          <w:t xml:space="preserve">frugivorous (obligate and facultative) taxa in the </w:t>
        </w:r>
        <w:proofErr w:type="spellStart"/>
        <w:r w:rsidR="00CB1F06">
          <w:rPr>
            <w:rFonts w:ascii="Times New Roman" w:hAnsi="Times New Roman" w:cs="Times New Roman"/>
          </w:rPr>
          <w:t>MammalDIET</w:t>
        </w:r>
        <w:proofErr w:type="spellEnd"/>
        <w:r w:rsidR="00CB1F06">
          <w:rPr>
            <w:rFonts w:ascii="Times New Roman" w:hAnsi="Times New Roman" w:cs="Times New Roman"/>
          </w:rPr>
          <w:t xml:space="preserve"> dataset, </w:t>
        </w:r>
      </w:ins>
      <w:ins w:id="141" w:author="Lim Jun Ying" w:date="2018-11-20T17:37:00Z">
        <w:r w:rsidR="00CB1F06">
          <w:rPr>
            <w:rFonts w:ascii="Times New Roman" w:hAnsi="Times New Roman" w:cs="Times New Roman"/>
          </w:rPr>
          <w:t xml:space="preserve">we </w:t>
        </w:r>
      </w:ins>
      <w:ins w:id="142" w:author="Lim Jun Ying" w:date="2018-11-20T17:53:00Z">
        <w:r w:rsidR="000D6B4B">
          <w:rPr>
            <w:rFonts w:ascii="Times New Roman" w:hAnsi="Times New Roman" w:cs="Times New Roman"/>
          </w:rPr>
          <w:t>analyzed</w:t>
        </w:r>
      </w:ins>
      <w:ins w:id="143" w:author="Lim Jun Ying" w:date="2018-11-20T17:41:00Z">
        <w:r w:rsidR="00FA1C18">
          <w:rPr>
            <w:rFonts w:ascii="Times New Roman" w:hAnsi="Times New Roman" w:cs="Times New Roman"/>
          </w:rPr>
          <w:t xml:space="preserve"> the </w:t>
        </w:r>
      </w:ins>
      <w:ins w:id="144" w:author="Lim Jun Ying" w:date="2018-11-20T17:42:00Z">
        <w:r w:rsidR="004D374D">
          <w:rPr>
            <w:rFonts w:ascii="Times New Roman" w:hAnsi="Times New Roman" w:cs="Times New Roman"/>
          </w:rPr>
          <w:t xml:space="preserve">current and </w:t>
        </w:r>
      </w:ins>
      <w:ins w:id="145" w:author="Lim Jun Ying" w:date="2018-11-20T17:41:00Z">
        <w:r w:rsidR="00FA1C18">
          <w:rPr>
            <w:rFonts w:ascii="Times New Roman" w:hAnsi="Times New Roman" w:cs="Times New Roman"/>
          </w:rPr>
          <w:t>present-natural ranges of</w:t>
        </w:r>
      </w:ins>
      <w:ins w:id="146" w:author="Lim Jun Ying" w:date="2018-11-20T17:37:00Z">
        <w:r w:rsidR="00CB1F06">
          <w:rPr>
            <w:rFonts w:ascii="Times New Roman" w:hAnsi="Times New Roman" w:cs="Times New Roman"/>
          </w:rPr>
          <w:t xml:space="preserve"> </w:t>
        </w:r>
      </w:ins>
      <w:ins w:id="147" w:author="Lim Jun Ying" w:date="2018-11-20T17:42:00Z">
        <w:r w:rsidR="004D374D">
          <w:rPr>
            <w:rFonts w:ascii="Times New Roman" w:hAnsi="Times New Roman" w:cs="Times New Roman"/>
          </w:rPr>
          <w:t>1,861 a</w:t>
        </w:r>
      </w:ins>
      <w:ins w:id="148" w:author="Lim Jun Ying" w:date="2018-11-20T17:43:00Z">
        <w:r w:rsidR="004D374D">
          <w:rPr>
            <w:rFonts w:ascii="Times New Roman" w:hAnsi="Times New Roman" w:cs="Times New Roman"/>
          </w:rPr>
          <w:t>n</w:t>
        </w:r>
      </w:ins>
      <w:ins w:id="149" w:author="Lim Jun Ying" w:date="2018-11-20T17:42:00Z">
        <w:r w:rsidR="004D374D">
          <w:rPr>
            <w:rFonts w:ascii="Times New Roman" w:hAnsi="Times New Roman" w:cs="Times New Roman"/>
          </w:rPr>
          <w:t xml:space="preserve">d </w:t>
        </w:r>
      </w:ins>
      <w:ins w:id="150" w:author="Lim Jun Ying" w:date="2018-11-20T17:38:00Z">
        <w:r w:rsidR="00CB1F06">
          <w:rPr>
            <w:rFonts w:ascii="Times New Roman" w:hAnsi="Times New Roman" w:cs="Times New Roman"/>
          </w:rPr>
          <w:t xml:space="preserve">1,894 </w:t>
        </w:r>
      </w:ins>
      <w:ins w:id="151" w:author="Lim Jun Ying" w:date="2018-11-20T17:43:00Z">
        <w:r w:rsidR="004D374D">
          <w:rPr>
            <w:rFonts w:ascii="Times New Roman" w:hAnsi="Times New Roman" w:cs="Times New Roman"/>
          </w:rPr>
          <w:t xml:space="preserve">taxa respectively. The </w:t>
        </w:r>
      </w:ins>
      <w:ins w:id="152" w:author="Lim Jun Ying" w:date="2018-11-20T17:44:00Z">
        <w:r w:rsidR="004D374D">
          <w:rPr>
            <w:rFonts w:ascii="Times New Roman" w:hAnsi="Times New Roman" w:cs="Times New Roman"/>
          </w:rPr>
          <w:t xml:space="preserve">diet of extinct mammals </w:t>
        </w:r>
      </w:ins>
      <w:ins w:id="153" w:author="Lim Jun Ying" w:date="2018-11-20T17:45:00Z">
        <w:r w:rsidR="004D374D">
          <w:rPr>
            <w:rFonts w:ascii="Times New Roman" w:hAnsi="Times New Roman" w:cs="Times New Roman"/>
          </w:rPr>
          <w:t xml:space="preserve">was </w:t>
        </w:r>
      </w:ins>
      <w:ins w:id="154" w:author="Lim Jun Ying" w:date="2018-11-20T17:44:00Z">
        <w:r w:rsidR="004D374D">
          <w:rPr>
            <w:rFonts w:ascii="Times New Roman" w:hAnsi="Times New Roman" w:cs="Times New Roman"/>
          </w:rPr>
          <w:t xml:space="preserve">determined </w:t>
        </w:r>
      </w:ins>
      <w:ins w:id="155" w:author="Lim Jun Ying" w:date="2018-11-20T17:45:00Z">
        <w:r w:rsidR="004D374D">
          <w:rPr>
            <w:rFonts w:ascii="Times New Roman" w:hAnsi="Times New Roman" w:cs="Times New Roman"/>
          </w:rPr>
          <w:t xml:space="preserve">using </w:t>
        </w:r>
      </w:ins>
      <w:ins w:id="156" w:author="Lim Jun Ying" w:date="2018-11-20T17:44:00Z">
        <w:r w:rsidR="004D374D">
          <w:rPr>
            <w:rFonts w:ascii="Times New Roman" w:hAnsi="Times New Roman" w:cs="Times New Roman"/>
          </w:rPr>
          <w:t xml:space="preserve">the PHYLACINE </w:t>
        </w:r>
      </w:ins>
      <w:ins w:id="157" w:author="Lim Jun Ying" w:date="2018-11-20T17:52:00Z">
        <w:r w:rsidR="000D6B4B">
          <w:rPr>
            <w:rFonts w:ascii="Times New Roman" w:hAnsi="Times New Roman" w:cs="Times New Roman"/>
          </w:rPr>
          <w:t xml:space="preserve">dataset, which was </w:t>
        </w:r>
      </w:ins>
      <w:ins w:id="158" w:author="Lim Jun Ying" w:date="2018-11-20T17:53:00Z">
        <w:r w:rsidR="000D6B4B">
          <w:rPr>
            <w:rFonts w:ascii="Times New Roman" w:hAnsi="Times New Roman" w:cs="Times New Roman"/>
          </w:rPr>
          <w:t xml:space="preserve">in turn </w:t>
        </w:r>
      </w:ins>
      <w:ins w:id="159" w:author="Lim Jun Ying" w:date="2018-11-20T17:52:00Z">
        <w:r w:rsidR="000D6B4B">
          <w:rPr>
            <w:rFonts w:ascii="Times New Roman" w:hAnsi="Times New Roman" w:cs="Times New Roman"/>
          </w:rPr>
          <w:t xml:space="preserve">derived from other sources such </w:t>
        </w:r>
      </w:ins>
      <w:ins w:id="160" w:author="Lim Jun Ying" w:date="2018-11-20T17:53:00Z">
        <w:r w:rsidR="000D6B4B">
          <w:rPr>
            <w:rFonts w:ascii="Times New Roman" w:hAnsi="Times New Roman" w:cs="Times New Roman"/>
          </w:rPr>
          <w:t xml:space="preserve">as the </w:t>
        </w:r>
      </w:ins>
      <w:proofErr w:type="spellStart"/>
      <w:ins w:id="161" w:author="Lim Jun Ying" w:date="2018-11-20T17:52:00Z">
        <w:r w:rsidR="000D6B4B">
          <w:rPr>
            <w:rFonts w:ascii="Times New Roman" w:hAnsi="Times New Roman" w:cs="Times New Roman"/>
          </w:rPr>
          <w:t>EltonTraits</w:t>
        </w:r>
        <w:proofErr w:type="spellEnd"/>
        <w:r w:rsidR="000D6B4B">
          <w:rPr>
            <w:rFonts w:ascii="Times New Roman" w:hAnsi="Times New Roman" w:cs="Times New Roman"/>
          </w:rPr>
          <w:t xml:space="preserve"> </w:t>
        </w:r>
      </w:ins>
      <w:ins w:id="162" w:author="Lim Jun Ying" w:date="2018-11-20T17:53:00Z">
        <w:r w:rsidR="000D6B4B">
          <w:rPr>
            <w:rFonts w:ascii="Times New Roman" w:hAnsi="Times New Roman" w:cs="Times New Roman"/>
          </w:rPr>
          <w:t xml:space="preserve">dataset </w:t>
        </w:r>
      </w:ins>
      <w:ins w:id="163" w:author="Lim Jun Ying" w:date="2018-11-20T17:52:00Z">
        <w:r w:rsidR="000D6B4B">
          <w:rPr>
            <w:rFonts w:ascii="Times New Roman" w:hAnsi="Times New Roman" w:cs="Times New Roman"/>
          </w:rPr>
          <w:t>(REF)</w:t>
        </w:r>
      </w:ins>
      <w:ins w:id="164" w:author="Lim Jun Ying" w:date="2018-11-20T17:44:00Z">
        <w:r w:rsidR="004D374D">
          <w:rPr>
            <w:rFonts w:ascii="Times New Roman" w:hAnsi="Times New Roman" w:cs="Times New Roman"/>
          </w:rPr>
          <w:t xml:space="preserve">. </w:t>
        </w:r>
      </w:ins>
      <w:ins w:id="165" w:author="Lim Jun Ying" w:date="2018-11-20T17:48:00Z">
        <w:r w:rsidR="00E668E3">
          <w:rPr>
            <w:rFonts w:ascii="Times New Roman" w:hAnsi="Times New Roman" w:cs="Times New Roman"/>
          </w:rPr>
          <w:t xml:space="preserve">While </w:t>
        </w:r>
      </w:ins>
      <w:ins w:id="166" w:author="Lim Jun Ying" w:date="2018-11-20T17:44:00Z">
        <w:r w:rsidR="004D374D">
          <w:rPr>
            <w:rFonts w:ascii="Times New Roman" w:hAnsi="Times New Roman" w:cs="Times New Roman"/>
          </w:rPr>
          <w:t xml:space="preserve">there is </w:t>
        </w:r>
      </w:ins>
      <w:ins w:id="167" w:author="Lim Jun Ying" w:date="2018-11-20T17:48:00Z">
        <w:r w:rsidR="00E668E3">
          <w:rPr>
            <w:rFonts w:ascii="Times New Roman" w:hAnsi="Times New Roman" w:cs="Times New Roman"/>
          </w:rPr>
          <w:t xml:space="preserve">limited direct </w:t>
        </w:r>
      </w:ins>
      <w:ins w:id="168" w:author="Lim Jun Ying" w:date="2018-11-20T17:44:00Z">
        <w:r w:rsidR="004D374D">
          <w:rPr>
            <w:rFonts w:ascii="Times New Roman" w:hAnsi="Times New Roman" w:cs="Times New Roman"/>
          </w:rPr>
          <w:t xml:space="preserve">evidence </w:t>
        </w:r>
      </w:ins>
      <w:ins w:id="169" w:author="Lim Jun Ying" w:date="2018-11-20T17:45:00Z">
        <w:r w:rsidR="004D374D">
          <w:rPr>
            <w:rFonts w:ascii="Times New Roman" w:hAnsi="Times New Roman" w:cs="Times New Roman"/>
          </w:rPr>
          <w:t xml:space="preserve">of </w:t>
        </w:r>
      </w:ins>
      <w:ins w:id="170" w:author="Lim Jun Ying" w:date="2018-11-20T17:53:00Z">
        <w:r w:rsidR="000D6B4B">
          <w:rPr>
            <w:rFonts w:ascii="Times New Roman" w:hAnsi="Times New Roman" w:cs="Times New Roman"/>
          </w:rPr>
          <w:t>frugivory</w:t>
        </w:r>
      </w:ins>
      <w:ins w:id="171" w:author="Lim Jun Ying" w:date="2018-11-20T17:49:00Z">
        <w:r w:rsidR="00E668E3">
          <w:rPr>
            <w:rFonts w:ascii="Times New Roman" w:hAnsi="Times New Roman" w:cs="Times New Roman"/>
          </w:rPr>
          <w:t xml:space="preserve"> in extinct taxa</w:t>
        </w:r>
      </w:ins>
      <w:ins w:id="172" w:author="Lim Jun Ying" w:date="2018-11-20T17:45:00Z">
        <w:r w:rsidR="004D374D">
          <w:rPr>
            <w:rFonts w:ascii="Times New Roman" w:hAnsi="Times New Roman" w:cs="Times New Roman"/>
          </w:rPr>
          <w:t>, w</w:t>
        </w:r>
      </w:ins>
      <w:ins w:id="173" w:author="Lim Jun Ying" w:date="2018-11-20T17:44:00Z">
        <w:r w:rsidR="004D374D">
          <w:rPr>
            <w:rFonts w:ascii="Times New Roman" w:hAnsi="Times New Roman" w:cs="Times New Roman"/>
          </w:rPr>
          <w:t xml:space="preserve">e assumed </w:t>
        </w:r>
        <w:commentRangeStart w:id="174"/>
        <w:r w:rsidR="004D374D">
          <w:rPr>
            <w:rFonts w:ascii="Times New Roman" w:hAnsi="Times New Roman" w:cs="Times New Roman"/>
          </w:rPr>
          <w:t xml:space="preserve">herbivores </w:t>
        </w:r>
      </w:ins>
      <w:commentRangeEnd w:id="174"/>
      <w:ins w:id="175" w:author="Lim Jun Ying" w:date="2018-11-20T17:46:00Z">
        <w:r w:rsidR="000F2E23">
          <w:rPr>
            <w:rStyle w:val="CommentReference"/>
          </w:rPr>
          <w:commentReference w:id="174"/>
        </w:r>
      </w:ins>
      <w:ins w:id="176" w:author="Lim Jun Ying" w:date="2018-11-20T17:49:00Z">
        <w:r w:rsidR="00E668E3">
          <w:rPr>
            <w:rFonts w:ascii="Times New Roman" w:hAnsi="Times New Roman" w:cs="Times New Roman"/>
          </w:rPr>
          <w:t xml:space="preserve">to be the </w:t>
        </w:r>
      </w:ins>
      <w:ins w:id="177" w:author="Lim Jun Ying" w:date="2018-11-20T17:45:00Z">
        <w:r w:rsidR="004D374D">
          <w:rPr>
            <w:rFonts w:ascii="Times New Roman" w:hAnsi="Times New Roman" w:cs="Times New Roman"/>
          </w:rPr>
          <w:t xml:space="preserve">most likely candidate frugivores </w:t>
        </w:r>
      </w:ins>
      <w:ins w:id="178" w:author="Lim Jun Ying" w:date="2018-11-20T17:50:00Z">
        <w:r w:rsidR="00E668E3">
          <w:rPr>
            <w:rFonts w:ascii="Times New Roman" w:hAnsi="Times New Roman" w:cs="Times New Roman"/>
          </w:rPr>
          <w:t>of palms</w:t>
        </w:r>
      </w:ins>
      <w:ins w:id="179" w:author="Lim Jun Ying" w:date="2018-11-20T17:44:00Z">
        <w:r w:rsidR="004D374D">
          <w:rPr>
            <w:rFonts w:ascii="Times New Roman" w:hAnsi="Times New Roman" w:cs="Times New Roman"/>
          </w:rPr>
          <w:t xml:space="preserve">. </w:t>
        </w:r>
      </w:ins>
      <w:ins w:id="180" w:author="Lim Jun Ying" w:date="2018-11-20T17:45:00Z">
        <w:r w:rsidR="000F2E23">
          <w:rPr>
            <w:rFonts w:ascii="Times New Roman" w:hAnsi="Times New Roman" w:cs="Times New Roman"/>
          </w:rPr>
          <w:t xml:space="preserve">In total, we </w:t>
        </w:r>
      </w:ins>
      <w:ins w:id="181" w:author="Lim Jun Ying" w:date="2018-11-20T17:53:00Z">
        <w:r w:rsidR="000D6B4B">
          <w:rPr>
            <w:rFonts w:ascii="Times New Roman" w:hAnsi="Times New Roman" w:cs="Times New Roman"/>
          </w:rPr>
          <w:t xml:space="preserve">analyzed </w:t>
        </w:r>
      </w:ins>
      <w:ins w:id="182" w:author="Lim Jun Ying" w:date="2018-11-20T17:45:00Z">
        <w:r w:rsidR="000F2E23">
          <w:rPr>
            <w:rFonts w:ascii="Times New Roman" w:hAnsi="Times New Roman" w:cs="Times New Roman"/>
          </w:rPr>
          <w:t xml:space="preserve">the present-natural ranges for </w:t>
        </w:r>
      </w:ins>
      <w:ins w:id="183" w:author="Lim Jun Ying" w:date="2018-11-20T17:46:00Z">
        <w:r w:rsidR="000F2E23">
          <w:rPr>
            <w:rFonts w:ascii="Times New Roman" w:hAnsi="Times New Roman" w:cs="Times New Roman"/>
          </w:rPr>
          <w:t>178 extinct potential frugivores.</w:t>
        </w:r>
      </w:ins>
    </w:p>
    <w:p w14:paraId="57A8CBA4" w14:textId="786E74CD" w:rsidR="00620E3A" w:rsidRDefault="00620E3A" w:rsidP="004A32D2">
      <w:pPr>
        <w:ind w:firstLine="0"/>
        <w:rPr>
          <w:ins w:id="184" w:author="Lim Jun Ying" w:date="2018-11-20T17:46:00Z"/>
          <w:rFonts w:ascii="Times New Roman" w:hAnsi="Times New Roman" w:cs="Times New Roman"/>
        </w:rPr>
      </w:pPr>
      <w:ins w:id="185" w:author="Lim Jun Ying" w:date="2018-11-20T17:46:00Z">
        <w:r>
          <w:rPr>
            <w:rFonts w:ascii="Times New Roman" w:hAnsi="Times New Roman" w:cs="Times New Roman"/>
          </w:rPr>
          <w:t xml:space="preserve">Body size </w:t>
        </w:r>
      </w:ins>
      <w:ins w:id="186" w:author="Lim Jun Ying" w:date="2018-11-20T17:47:00Z">
        <w:r>
          <w:rPr>
            <w:rFonts w:ascii="Times New Roman" w:hAnsi="Times New Roman" w:cs="Times New Roman"/>
          </w:rPr>
          <w:t xml:space="preserve">information </w:t>
        </w:r>
      </w:ins>
      <w:ins w:id="187" w:author="Lim Jun Ying" w:date="2018-11-20T17:46:00Z">
        <w:r>
          <w:rPr>
            <w:rFonts w:ascii="Times New Roman" w:hAnsi="Times New Roman" w:cs="Times New Roman"/>
          </w:rPr>
          <w:t>was</w:t>
        </w:r>
      </w:ins>
      <w:ins w:id="188" w:author="Lim Jun Ying" w:date="2018-11-20T17:50:00Z">
        <w:r w:rsidR="00E668E3">
          <w:rPr>
            <w:rFonts w:ascii="Times New Roman" w:hAnsi="Times New Roman" w:cs="Times New Roman"/>
          </w:rPr>
          <w:t xml:space="preserve"> obtained from the PHYLACINE dataset, which in turn was based on a variety of sources, </w:t>
        </w:r>
      </w:ins>
      <w:ins w:id="189" w:author="Lim Jun Ying" w:date="2018-11-20T17:54:00Z">
        <w:r w:rsidR="001E450A">
          <w:rPr>
            <w:rFonts w:ascii="Times New Roman" w:hAnsi="Times New Roman" w:cs="Times New Roman"/>
          </w:rPr>
          <w:t>majority of which from</w:t>
        </w:r>
      </w:ins>
      <w:ins w:id="190" w:author="Lim Jun Ying" w:date="2018-11-20T17:52:00Z">
        <w:r w:rsidR="000D6B4B">
          <w:rPr>
            <w:rFonts w:ascii="Times New Roman" w:hAnsi="Times New Roman" w:cs="Times New Roman"/>
          </w:rPr>
          <w:t xml:space="preserve"> the Mass of Mammals database v4.1 (Smith et al 2003)</w:t>
        </w:r>
      </w:ins>
      <w:ins w:id="191" w:author="Lim Jun Ying" w:date="2018-11-20T17:54:00Z">
        <w:r w:rsidR="001E450A">
          <w:rPr>
            <w:rFonts w:ascii="Times New Roman" w:hAnsi="Times New Roman" w:cs="Times New Roman"/>
          </w:rPr>
          <w:t xml:space="preserve">. </w:t>
        </w:r>
      </w:ins>
      <w:ins w:id="192" w:author="Lim Jun Ying" w:date="2018-11-20T17:47:00Z">
        <w:r>
          <w:rPr>
            <w:rFonts w:ascii="Times New Roman" w:hAnsi="Times New Roman" w:cs="Times New Roman"/>
          </w:rPr>
          <w:t>We calculated the mean body size within each TDWG unit</w:t>
        </w:r>
      </w:ins>
      <w:ins w:id="193" w:author="Lim Jun Ying" w:date="2018-11-20T17:54:00Z">
        <w:r w:rsidR="001E450A">
          <w:rPr>
            <w:rFonts w:ascii="Times New Roman" w:hAnsi="Times New Roman" w:cs="Times New Roman"/>
          </w:rPr>
          <w:t>.</w:t>
        </w:r>
      </w:ins>
    </w:p>
    <w:p w14:paraId="27316AF4" w14:textId="77777777" w:rsidR="00620E3A" w:rsidRDefault="00620E3A" w:rsidP="004A32D2">
      <w:pPr>
        <w:ind w:firstLine="0"/>
        <w:rPr>
          <w:ins w:id="194" w:author="Lim Jun Ying" w:date="2018-11-20T16:45:00Z"/>
          <w:rFonts w:ascii="Times New Roman" w:hAnsi="Times New Roman" w:cs="Times New Roman"/>
        </w:rPr>
      </w:pPr>
    </w:p>
    <w:p w14:paraId="4122FE7C" w14:textId="0DFF14D7" w:rsidR="00A412AF" w:rsidRDefault="00093AE4" w:rsidP="004A32D2">
      <w:pPr>
        <w:ind w:firstLine="0"/>
        <w:rPr>
          <w:rFonts w:ascii="Times New Roman" w:hAnsi="Times New Roman" w:cs="Times New Roman"/>
        </w:rPr>
      </w:pPr>
      <w:r>
        <w:rPr>
          <w:rFonts w:ascii="Times New Roman" w:hAnsi="Times New Roman" w:cs="Times New Roman"/>
        </w:rPr>
        <w:t>We quantified the</w:t>
      </w:r>
      <w:r w:rsidR="00702600" w:rsidRPr="00FF6249">
        <w:rPr>
          <w:rFonts w:ascii="Times New Roman" w:hAnsi="Times New Roman" w:cs="Times New Roman"/>
        </w:rPr>
        <w:t xml:space="preserve"> spatial </w:t>
      </w:r>
      <w:r>
        <w:rPr>
          <w:rFonts w:ascii="Times New Roman" w:hAnsi="Times New Roman" w:cs="Times New Roman"/>
        </w:rPr>
        <w:t>distribution</w:t>
      </w:r>
      <w:r w:rsidRPr="00FF6249">
        <w:rPr>
          <w:rFonts w:ascii="Times New Roman" w:hAnsi="Times New Roman" w:cs="Times New Roman"/>
        </w:rPr>
        <w:t xml:space="preserve"> </w:t>
      </w:r>
      <w:r w:rsidR="00702600" w:rsidRPr="00FF6249">
        <w:rPr>
          <w:rFonts w:ascii="Times New Roman" w:hAnsi="Times New Roman" w:cs="Times New Roman"/>
        </w:rPr>
        <w:t xml:space="preserve">of </w:t>
      </w:r>
      <w:r w:rsidR="00502CBE">
        <w:rPr>
          <w:rFonts w:ascii="Times New Roman" w:hAnsi="Times New Roman" w:cs="Times New Roman"/>
        </w:rPr>
        <w:t>current</w:t>
      </w:r>
      <w:r w:rsidR="00B53431">
        <w:rPr>
          <w:rFonts w:ascii="Times New Roman" w:hAnsi="Times New Roman" w:cs="Times New Roman"/>
        </w:rPr>
        <w:t xml:space="preserve"> </w:t>
      </w:r>
      <w:r>
        <w:rPr>
          <w:rFonts w:ascii="Times New Roman" w:hAnsi="Times New Roman" w:cs="Times New Roman"/>
        </w:rPr>
        <w:t xml:space="preserve">frugivorous </w:t>
      </w:r>
      <w:r w:rsidR="00702600" w:rsidRPr="00FF6249">
        <w:rPr>
          <w:rFonts w:ascii="Times New Roman" w:hAnsi="Times New Roman" w:cs="Times New Roman"/>
        </w:rPr>
        <w:t>mammals us</w:t>
      </w:r>
      <w:r>
        <w:rPr>
          <w:rFonts w:ascii="Times New Roman" w:hAnsi="Times New Roman" w:cs="Times New Roman"/>
        </w:rPr>
        <w:t>ing</w:t>
      </w:r>
      <w:r w:rsidR="00702600" w:rsidRPr="00FF6249">
        <w:rPr>
          <w:rFonts w:ascii="Times New Roman" w:hAnsi="Times New Roman" w:cs="Times New Roman"/>
        </w:rPr>
        <w:t xml:space="preserve"> the </w:t>
      </w:r>
      <w:r w:rsidR="00721002">
        <w:rPr>
          <w:rFonts w:ascii="Times New Roman" w:hAnsi="Times New Roman" w:cs="Times New Roman"/>
        </w:rPr>
        <w:t xml:space="preserve">taxonomy and </w:t>
      </w:r>
      <w:r>
        <w:rPr>
          <w:rFonts w:ascii="Times New Roman" w:hAnsi="Times New Roman" w:cs="Times New Roman"/>
        </w:rPr>
        <w:t xml:space="preserve">geographic </w:t>
      </w:r>
      <w:r w:rsidR="00702600" w:rsidRPr="00FF6249">
        <w:rPr>
          <w:rFonts w:ascii="Times New Roman" w:hAnsi="Times New Roman" w:cs="Times New Roman"/>
        </w:rPr>
        <w:t xml:space="preserve">range maps compiled by the </w:t>
      </w:r>
      <w:commentRangeStart w:id="195"/>
      <w:r w:rsidR="0070301C" w:rsidRPr="00FF6249">
        <w:rPr>
          <w:rFonts w:ascii="Times New Roman" w:hAnsi="Times New Roman" w:cs="Times New Roman"/>
        </w:rPr>
        <w:t xml:space="preserve">IUCN Global Mammal Assessment 2012 </w:t>
      </w:r>
      <w:commentRangeEnd w:id="195"/>
      <w:r w:rsidR="009F48A8">
        <w:rPr>
          <w:rStyle w:val="CommentReference"/>
        </w:rPr>
        <w:commentReference w:id="195"/>
      </w:r>
      <w:r w:rsidR="0070301C" w:rsidRPr="00FF6249">
        <w:rPr>
          <w:rFonts w:ascii="Times New Roman" w:hAnsi="Times New Roman" w:cs="Times New Roman"/>
        </w:rPr>
        <w:t>(http://www.iucnredlist.org/)</w:t>
      </w:r>
      <w:r w:rsidR="008B3A62">
        <w:rPr>
          <w:rFonts w:ascii="Times New Roman" w:hAnsi="Times New Roman" w:cs="Times New Roman"/>
        </w:rPr>
        <w:t xml:space="preserve">. </w:t>
      </w:r>
      <w:r w:rsidR="004A32D2">
        <w:rPr>
          <w:rFonts w:ascii="Times New Roman" w:hAnsi="Times New Roman" w:cs="Times New Roman"/>
        </w:rPr>
        <w:t>D</w:t>
      </w:r>
      <w:r w:rsidR="004A32D2" w:rsidRPr="00FF6249">
        <w:rPr>
          <w:rStyle w:val="Emphasis"/>
          <w:rFonts w:ascii="Times New Roman" w:hAnsi="Times New Roman" w:cs="Times New Roman"/>
          <w:i w:val="0"/>
        </w:rPr>
        <w:t xml:space="preserve">iet preferences for </w:t>
      </w:r>
      <w:r w:rsidR="004A32D2">
        <w:rPr>
          <w:rStyle w:val="Emphasis"/>
          <w:rFonts w:ascii="Times New Roman" w:hAnsi="Times New Roman" w:cs="Times New Roman"/>
          <w:i w:val="0"/>
        </w:rPr>
        <w:t>current</w:t>
      </w:r>
      <w:r w:rsidR="004A32D2" w:rsidRPr="00FF6249">
        <w:rPr>
          <w:rStyle w:val="Emphasis"/>
          <w:rFonts w:ascii="Times New Roman" w:hAnsi="Times New Roman" w:cs="Times New Roman"/>
          <w:i w:val="0"/>
        </w:rPr>
        <w:t xml:space="preserve"> mammals were </w:t>
      </w:r>
      <w:r w:rsidR="004A32D2">
        <w:rPr>
          <w:rStyle w:val="Emphasis"/>
          <w:rFonts w:ascii="Times New Roman" w:hAnsi="Times New Roman" w:cs="Times New Roman"/>
          <w:i w:val="0"/>
        </w:rPr>
        <w:t>obtained</w:t>
      </w:r>
      <w:r w:rsidR="004A32D2" w:rsidRPr="00FF6249">
        <w:rPr>
          <w:rStyle w:val="Emphasis"/>
          <w:rFonts w:ascii="Times New Roman" w:hAnsi="Times New Roman" w:cs="Times New Roman"/>
          <w:i w:val="0"/>
        </w:rPr>
        <w:t xml:space="preserve"> from the </w:t>
      </w:r>
      <w:proofErr w:type="spellStart"/>
      <w:r w:rsidR="004A32D2">
        <w:rPr>
          <w:rStyle w:val="Emphasis"/>
          <w:rFonts w:ascii="Times New Roman" w:hAnsi="Times New Roman" w:cs="Times New Roman"/>
          <w:i w:val="0"/>
        </w:rPr>
        <w:t>MammalDiet</w:t>
      </w:r>
      <w:proofErr w:type="spellEnd"/>
      <w:r w:rsidR="004A32D2">
        <w:rPr>
          <w:rStyle w:val="Emphasis"/>
          <w:rFonts w:ascii="Times New Roman" w:hAnsi="Times New Roman" w:cs="Times New Roman"/>
          <w:i w:val="0"/>
        </w:rPr>
        <w:t xml:space="preserve"> </w:t>
      </w:r>
      <w:r w:rsidR="004A32D2" w:rsidRPr="00FF6249">
        <w:rPr>
          <w:rStyle w:val="Emphasis"/>
          <w:rFonts w:ascii="Times New Roman" w:hAnsi="Times New Roman" w:cs="Times New Roman"/>
          <w:i w:val="0"/>
        </w:rPr>
        <w:t xml:space="preserve">dataset </w:t>
      </w:r>
      <w:r w:rsidR="004A32D2">
        <w:rPr>
          <w:rStyle w:val="Emphasis"/>
          <w:rFonts w:ascii="Times New Roman" w:hAnsi="Times New Roman" w:cs="Times New Roman"/>
          <w:i w:val="0"/>
        </w:rPr>
        <w:t>(</w:t>
      </w:r>
      <w:r w:rsidR="004A32D2" w:rsidRPr="00FF6249">
        <w:rPr>
          <w:rStyle w:val="Emphasis"/>
          <w:rFonts w:ascii="Times New Roman" w:hAnsi="Times New Roman" w:cs="Times New Roman"/>
          <w:i w:val="0"/>
        </w:rPr>
        <w:fldChar w:fldCharType="begin"/>
      </w:r>
      <w:r w:rsidR="004A32D2">
        <w:rPr>
          <w:rStyle w:val="Emphasis"/>
          <w:rFonts w:ascii="Times New Roman" w:hAnsi="Times New Roman" w:cs="Times New Roman"/>
          <w:i w:val="0"/>
        </w:rPr>
        <w:instrText xml:space="preserve"> ADDIN EN.CITE &lt;EndNote&gt;&lt;Cite AuthorYear="1"&gt;&lt;Author&gt;Kissling&lt;/Author&gt;&lt;Year&gt;2014&lt;/Year&gt;&lt;RecNum&gt;37&lt;/RecNum&gt;&lt;DisplayText&gt;Kissling&lt;style face="italic"&gt; et al.&lt;/style&gt; (2014)&lt;/DisplayText&gt;&lt;record&gt;&lt;rec-number&gt;37&lt;/rec-number&gt;&lt;foreign-keys&gt;&lt;key app="EN" db-id="9xdtxzfffxtpt2e59vsvde599ear9ts52rap" timestamp="1445352358"&gt;37&lt;/key&gt;&lt;/foreign-keys&gt;&lt;ref-type name="Journal Article"&gt;17&lt;/ref-type&gt;&lt;contributors&gt;&lt;authors&gt;&lt;author&gt;Kissling, W. D.&lt;/author&gt;&lt;author&gt;Dalby, L.&lt;/author&gt;&lt;author&gt;Flojgaard, C.&lt;/author&gt;&lt;author&gt;Lenoir, J.&lt;/author&gt;&lt;author&gt;Sandel, B.&lt;/author&gt;&lt;author&gt;Sandom, C.&lt;/author&gt;&lt;author&gt;Trojelsgaard, K.&lt;/author&gt;&lt;author&gt;Svenning, J.-C.&lt;/author&gt;&lt;/authors&gt;&lt;/contributors&gt;&lt;titles&gt;&lt;title&gt;Establishing macroecological trait datasets: digitalization, extrapolation, and validation of diet preferences in terrestrial mammals worldwide&lt;/title&gt;&lt;secondary-title&gt;Ecology and Evolution&lt;/secondary-title&gt;&lt;/titles&gt;&lt;periodical&gt;&lt;full-title&gt;Ecology and Evolution&lt;/full-title&gt;&lt;/periodical&gt;&lt;pages&gt;2913–2930&lt;/pages&gt;&lt;volume&gt;4&lt;/volume&gt;&lt;number&gt;14&lt;/number&gt;&lt;dates&gt;&lt;year&gt;2014&lt;/year&gt;&lt;pub-dates&gt;&lt;date&gt;Jul&lt;/date&gt;&lt;/pub-dates&gt;&lt;/dates&gt;&lt;isbn&gt;2045-7758&lt;/isbn&gt;&lt;accession-num&gt;WOS:000340146300009&lt;/accession-num&gt;&lt;urls&gt;&lt;related-urls&gt;&lt;url&gt;&amp;lt;Go to ISI&amp;gt;://WOS:000340146300009&lt;/url&gt;&lt;/related-urls&gt;&lt;/urls&gt;&lt;electronic-resource-num&gt;10.1002/ece3.1136&lt;/electronic-resource-num&gt;&lt;/record&gt;&lt;/Cite&gt;&lt;/EndNote&gt;</w:instrText>
      </w:r>
      <w:r w:rsidR="004A32D2" w:rsidRPr="00FF6249">
        <w:rPr>
          <w:rStyle w:val="Emphasis"/>
          <w:rFonts w:ascii="Times New Roman" w:hAnsi="Times New Roman" w:cs="Times New Roman"/>
          <w:i w:val="0"/>
        </w:rPr>
        <w:fldChar w:fldCharType="separate"/>
      </w:r>
      <w:r w:rsidR="004A32D2">
        <w:rPr>
          <w:rStyle w:val="Emphasis"/>
          <w:rFonts w:ascii="Times New Roman" w:hAnsi="Times New Roman" w:cs="Times New Roman"/>
          <w:i w:val="0"/>
          <w:noProof/>
        </w:rPr>
        <w:t>Kissling</w:t>
      </w:r>
      <w:r w:rsidR="004A32D2" w:rsidRPr="004D363F">
        <w:rPr>
          <w:rStyle w:val="Emphasis"/>
          <w:rFonts w:ascii="Times New Roman" w:hAnsi="Times New Roman" w:cs="Times New Roman"/>
          <w:noProof/>
        </w:rPr>
        <w:t xml:space="preserve"> et al.</w:t>
      </w:r>
      <w:r w:rsidR="004A32D2">
        <w:rPr>
          <w:rStyle w:val="Emphasis"/>
          <w:rFonts w:ascii="Times New Roman" w:hAnsi="Times New Roman" w:cs="Times New Roman"/>
          <w:i w:val="0"/>
          <w:noProof/>
        </w:rPr>
        <w:t xml:space="preserve"> (2014)</w:t>
      </w:r>
      <w:r w:rsidR="004A32D2" w:rsidRPr="00FF6249">
        <w:rPr>
          <w:rStyle w:val="Emphasis"/>
          <w:rFonts w:ascii="Times New Roman" w:hAnsi="Times New Roman" w:cs="Times New Roman"/>
          <w:i w:val="0"/>
        </w:rPr>
        <w:fldChar w:fldCharType="end"/>
      </w:r>
      <w:r w:rsidR="004A32D2">
        <w:rPr>
          <w:rStyle w:val="Emphasis"/>
          <w:rFonts w:ascii="Times New Roman" w:hAnsi="Times New Roman" w:cs="Times New Roman"/>
          <w:i w:val="0"/>
        </w:rPr>
        <w:t>. Out of a total of</w:t>
      </w:r>
      <w:r w:rsidR="004A32D2" w:rsidRPr="00FF6249">
        <w:rPr>
          <w:rStyle w:val="Emphasis"/>
          <w:rFonts w:ascii="Times New Roman" w:hAnsi="Times New Roman" w:cs="Times New Roman"/>
          <w:i w:val="0"/>
        </w:rPr>
        <w:t xml:space="preserve"> </w:t>
      </w:r>
      <w:commentRangeStart w:id="196"/>
      <w:r w:rsidR="004A32D2" w:rsidRPr="00FF6249">
        <w:rPr>
          <w:rStyle w:val="Emphasis"/>
          <w:rFonts w:ascii="Times New Roman" w:hAnsi="Times New Roman" w:cs="Times New Roman"/>
          <w:i w:val="0"/>
        </w:rPr>
        <w:t>5364 terrestrial mammal species</w:t>
      </w:r>
      <w:commentRangeEnd w:id="196"/>
      <w:r w:rsidR="006E2206">
        <w:rPr>
          <w:rStyle w:val="CommentReference"/>
        </w:rPr>
        <w:commentReference w:id="196"/>
      </w:r>
      <w:r w:rsidR="004A32D2">
        <w:rPr>
          <w:rStyle w:val="Emphasis"/>
          <w:rFonts w:ascii="Times New Roman" w:hAnsi="Times New Roman" w:cs="Times New Roman"/>
          <w:i w:val="0"/>
        </w:rPr>
        <w:t xml:space="preserve">, </w:t>
      </w:r>
      <w:commentRangeStart w:id="197"/>
      <w:r w:rsidR="00DC5378" w:rsidRPr="005F3456">
        <w:rPr>
          <w:rStyle w:val="Emphasis"/>
          <w:rFonts w:ascii="Times New Roman" w:hAnsi="Times New Roman" w:cs="Times New Roman"/>
          <w:i w:val="0"/>
        </w:rPr>
        <w:t>1950</w:t>
      </w:r>
      <w:r w:rsidR="004A32D2" w:rsidRPr="005F3456">
        <w:rPr>
          <w:rStyle w:val="Emphasis"/>
          <w:rFonts w:ascii="Times New Roman" w:hAnsi="Times New Roman" w:cs="Times New Roman"/>
          <w:i w:val="0"/>
        </w:rPr>
        <w:t xml:space="preserve"> </w:t>
      </w:r>
      <w:commentRangeEnd w:id="197"/>
      <w:r w:rsidR="006E2206">
        <w:rPr>
          <w:rStyle w:val="CommentReference"/>
        </w:rPr>
        <w:commentReference w:id="197"/>
      </w:r>
      <w:r w:rsidR="004A32D2">
        <w:rPr>
          <w:rStyle w:val="Emphasis"/>
          <w:rFonts w:ascii="Times New Roman" w:hAnsi="Times New Roman" w:cs="Times New Roman"/>
          <w:i w:val="0"/>
        </w:rPr>
        <w:t>are</w:t>
      </w:r>
      <w:r w:rsidR="004A32D2" w:rsidRPr="00FF6249">
        <w:rPr>
          <w:rStyle w:val="Emphasis"/>
          <w:rFonts w:ascii="Times New Roman" w:hAnsi="Times New Roman" w:cs="Times New Roman"/>
          <w:i w:val="0"/>
        </w:rPr>
        <w:t xml:space="preserve"> frugivorous</w:t>
      </w:r>
      <w:r w:rsidR="004A32D2">
        <w:rPr>
          <w:rStyle w:val="Emphasis"/>
          <w:rFonts w:ascii="Times New Roman" w:hAnsi="Times New Roman" w:cs="Times New Roman"/>
          <w:i w:val="0"/>
        </w:rPr>
        <w:t xml:space="preserve">, i.e. species which have fleshy fruits </w:t>
      </w:r>
      <w:r w:rsidR="00D8455E">
        <w:rPr>
          <w:rStyle w:val="Emphasis"/>
          <w:rFonts w:ascii="Times New Roman" w:hAnsi="Times New Roman" w:cs="Times New Roman"/>
          <w:i w:val="0"/>
        </w:rPr>
        <w:t>as a preferred</w:t>
      </w:r>
      <w:r w:rsidR="004A32D2">
        <w:rPr>
          <w:rStyle w:val="Emphasis"/>
          <w:rFonts w:ascii="Times New Roman" w:hAnsi="Times New Roman" w:cs="Times New Roman"/>
          <w:i w:val="0"/>
        </w:rPr>
        <w:t xml:space="preserve"> diet </w:t>
      </w:r>
      <w:r w:rsidR="004A32D2">
        <w:rPr>
          <w:rStyle w:val="Emphasis"/>
          <w:rFonts w:ascii="Times New Roman" w:hAnsi="Times New Roman" w:cs="Times New Roman"/>
          <w:i w:val="0"/>
        </w:rPr>
        <w:fldChar w:fldCharType="begin"/>
      </w:r>
      <w:r w:rsidR="004A32D2">
        <w:rPr>
          <w:rStyle w:val="Emphasis"/>
          <w:rFonts w:ascii="Times New Roman" w:hAnsi="Times New Roman" w:cs="Times New Roman"/>
          <w:i w:val="0"/>
        </w:rPr>
        <w:instrText xml:space="preserve"> ADDIN EN.CITE &lt;EndNote&gt;&lt;Cite&gt;&lt;Author&gt;Kissling&lt;/Author&gt;&lt;Year&gt;2014&lt;/Year&gt;&lt;RecNum&gt;37&lt;/RecNum&gt;&lt;DisplayText&gt;(Kissling&lt;style face="italic"&gt; et al.&lt;/style&gt;, 2014)&lt;/DisplayText&gt;&lt;record&gt;&lt;rec-number&gt;37&lt;/rec-number&gt;&lt;foreign-keys&gt;&lt;key app="EN" db-id="9xdtxzfffxtpt2e59vsvde599ear9ts52rap" timestamp="1445352358"&gt;37&lt;/key&gt;&lt;/foreign-keys&gt;&lt;ref-type name="Journal Article"&gt;17&lt;/ref-type&gt;&lt;contributors&gt;&lt;authors&gt;&lt;author&gt;Kissling, W. D.&lt;/author&gt;&lt;author&gt;Dalby, L.&lt;/author&gt;&lt;author&gt;Flojgaard, C.&lt;/author&gt;&lt;author&gt;Lenoir, J.&lt;/author&gt;&lt;author&gt;Sandel, B.&lt;/author&gt;&lt;author&gt;Sandom, C.&lt;/author&gt;&lt;author&gt;Trojelsgaard, K.&lt;/author&gt;&lt;author&gt;Svenning, J.-C.&lt;/author&gt;&lt;/authors&gt;&lt;/contributors&gt;&lt;titles&gt;&lt;title&gt;Establishing macroecological trait datasets: digitalization, extrapolation, and validation of diet preferences in terrestrial mammals worldwide&lt;/title&gt;&lt;secondary-title&gt;Ecology and Evolution&lt;/secondary-title&gt;&lt;/titles&gt;&lt;periodical&gt;&lt;full-title&gt;Ecology and Evolution&lt;/full-title&gt;&lt;/periodical&gt;&lt;pages&gt;2913–2930&lt;/pages&gt;&lt;volume&gt;4&lt;/volume&gt;&lt;number&gt;14&lt;/number&gt;&lt;dates&gt;&lt;year&gt;2014&lt;/year&gt;&lt;pub-dates&gt;&lt;date&gt;Jul&lt;/date&gt;&lt;/pub-dates&gt;&lt;/dates&gt;&lt;isbn&gt;2045-7758&lt;/isbn&gt;&lt;accession-num&gt;WOS:000340146300009&lt;/accession-num&gt;&lt;urls&gt;&lt;related-urls&gt;&lt;url&gt;&amp;lt;Go to ISI&amp;gt;://WOS:000340146300009&lt;/url&gt;&lt;/related-urls&gt;&lt;/urls&gt;&lt;electronic-resource-num&gt;10.1002/ece3.1136&lt;/electronic-resource-num&gt;&lt;/record&gt;&lt;/Cite&gt;&lt;/EndNote&gt;</w:instrText>
      </w:r>
      <w:r w:rsidR="004A32D2">
        <w:rPr>
          <w:rStyle w:val="Emphasis"/>
          <w:rFonts w:ascii="Times New Roman" w:hAnsi="Times New Roman" w:cs="Times New Roman"/>
          <w:i w:val="0"/>
        </w:rPr>
        <w:fldChar w:fldCharType="separate"/>
      </w:r>
      <w:r w:rsidR="004A32D2">
        <w:rPr>
          <w:rStyle w:val="Emphasis"/>
          <w:rFonts w:ascii="Times New Roman" w:hAnsi="Times New Roman" w:cs="Times New Roman"/>
          <w:i w:val="0"/>
          <w:noProof/>
        </w:rPr>
        <w:t>(Kissling</w:t>
      </w:r>
      <w:r w:rsidR="004A32D2" w:rsidRPr="002126C3">
        <w:rPr>
          <w:rStyle w:val="Emphasis"/>
          <w:rFonts w:ascii="Times New Roman" w:hAnsi="Times New Roman" w:cs="Times New Roman"/>
          <w:noProof/>
        </w:rPr>
        <w:t xml:space="preserve"> et al.</w:t>
      </w:r>
      <w:r w:rsidR="004A32D2">
        <w:rPr>
          <w:rStyle w:val="Emphasis"/>
          <w:rFonts w:ascii="Times New Roman" w:hAnsi="Times New Roman" w:cs="Times New Roman"/>
          <w:i w:val="0"/>
          <w:noProof/>
        </w:rPr>
        <w:t>, 2014)</w:t>
      </w:r>
      <w:r w:rsidR="004A32D2">
        <w:rPr>
          <w:rStyle w:val="Emphasis"/>
          <w:rFonts w:ascii="Times New Roman" w:hAnsi="Times New Roman" w:cs="Times New Roman"/>
          <w:i w:val="0"/>
        </w:rPr>
        <w:fldChar w:fldCharType="end"/>
      </w:r>
      <w:r w:rsidR="004A32D2">
        <w:rPr>
          <w:rStyle w:val="Emphasis"/>
          <w:rFonts w:ascii="Times New Roman" w:hAnsi="Times New Roman" w:cs="Times New Roman"/>
          <w:i w:val="0"/>
        </w:rPr>
        <w:t xml:space="preserve">. </w:t>
      </w:r>
      <w:r w:rsidR="008328FA">
        <w:rPr>
          <w:rFonts w:ascii="Times New Roman" w:hAnsi="Times New Roman" w:cs="Times New Roman"/>
        </w:rPr>
        <w:t>W</w:t>
      </w:r>
      <w:r w:rsidR="00043FD8" w:rsidRPr="00FF6249">
        <w:rPr>
          <w:rFonts w:ascii="Times New Roman" w:hAnsi="Times New Roman" w:cs="Times New Roman"/>
        </w:rPr>
        <w:t>e</w:t>
      </w:r>
      <w:r w:rsidR="007C4DB1" w:rsidRPr="00FF6249">
        <w:rPr>
          <w:rFonts w:ascii="Times New Roman" w:hAnsi="Times New Roman" w:cs="Times New Roman"/>
        </w:rPr>
        <w:t xml:space="preserve"> </w:t>
      </w:r>
      <w:r w:rsidR="008328FA">
        <w:rPr>
          <w:rFonts w:ascii="Times New Roman" w:hAnsi="Times New Roman" w:cs="Times New Roman"/>
        </w:rPr>
        <w:t xml:space="preserve">then </w:t>
      </w:r>
      <w:r w:rsidR="008328FA">
        <w:rPr>
          <w:rFonts w:ascii="Times New Roman" w:hAnsi="Times New Roman" w:cs="Times New Roman"/>
        </w:rPr>
        <w:lastRenderedPageBreak/>
        <w:t>intersected</w:t>
      </w:r>
      <w:r w:rsidR="007C4DB1" w:rsidRPr="00FF6249">
        <w:rPr>
          <w:rFonts w:ascii="Times New Roman" w:hAnsi="Times New Roman" w:cs="Times New Roman"/>
        </w:rPr>
        <w:t xml:space="preserve"> </w:t>
      </w:r>
      <w:r w:rsidR="004A32D2">
        <w:rPr>
          <w:rFonts w:ascii="Times New Roman" w:hAnsi="Times New Roman" w:cs="Times New Roman"/>
        </w:rPr>
        <w:t>the range maps</w:t>
      </w:r>
      <w:r w:rsidR="00D1014E">
        <w:rPr>
          <w:rFonts w:ascii="Times New Roman" w:hAnsi="Times New Roman" w:cs="Times New Roman"/>
        </w:rPr>
        <w:t xml:space="preserve"> </w:t>
      </w:r>
      <w:r w:rsidR="004A32D2">
        <w:rPr>
          <w:rFonts w:ascii="Times New Roman" w:hAnsi="Times New Roman" w:cs="Times New Roman"/>
        </w:rPr>
        <w:t xml:space="preserve">of </w:t>
      </w:r>
      <w:r w:rsidR="008328FA">
        <w:rPr>
          <w:rFonts w:ascii="Times New Roman" w:hAnsi="Times New Roman" w:cs="Times New Roman"/>
        </w:rPr>
        <w:t>the frugivorous mammals</w:t>
      </w:r>
      <w:r w:rsidR="007C4DB1" w:rsidRPr="00FF6249">
        <w:rPr>
          <w:rFonts w:ascii="Times New Roman" w:hAnsi="Times New Roman" w:cs="Times New Roman"/>
        </w:rPr>
        <w:t xml:space="preserve"> with the </w:t>
      </w:r>
      <w:r w:rsidR="008328FA">
        <w:rPr>
          <w:rFonts w:ascii="Times New Roman" w:hAnsi="Times New Roman" w:cs="Times New Roman"/>
        </w:rPr>
        <w:t xml:space="preserve">TDWG level 3 units </w:t>
      </w:r>
      <w:r w:rsidR="00A177FA">
        <w:rPr>
          <w:rFonts w:ascii="Times New Roman" w:hAnsi="Times New Roman" w:cs="Times New Roman"/>
        </w:rPr>
        <w:t>and re</w:t>
      </w:r>
      <w:r w:rsidR="008328FA">
        <w:rPr>
          <w:rFonts w:ascii="Times New Roman" w:hAnsi="Times New Roman" w:cs="Times New Roman"/>
        </w:rPr>
        <w:t>tained</w:t>
      </w:r>
      <w:r w:rsidR="00A177FA">
        <w:rPr>
          <w:rFonts w:ascii="Times New Roman" w:hAnsi="Times New Roman" w:cs="Times New Roman"/>
        </w:rPr>
        <w:t xml:space="preserve"> </w:t>
      </w:r>
      <w:r w:rsidR="008328FA">
        <w:rPr>
          <w:rFonts w:ascii="Times New Roman" w:hAnsi="Times New Roman" w:cs="Times New Roman"/>
        </w:rPr>
        <w:t xml:space="preserve">the </w:t>
      </w:r>
      <w:commentRangeStart w:id="198"/>
      <w:r w:rsidR="008938C7" w:rsidRPr="008938C7">
        <w:rPr>
          <w:rFonts w:ascii="Times New Roman" w:hAnsi="Times New Roman" w:cs="Times New Roman"/>
        </w:rPr>
        <w:t>1</w:t>
      </w:r>
      <w:r w:rsidR="00BB2564">
        <w:rPr>
          <w:rFonts w:ascii="Times New Roman" w:hAnsi="Times New Roman" w:cs="Times New Roman"/>
        </w:rPr>
        <w:t>806</w:t>
      </w:r>
      <w:r w:rsidR="00043FD8" w:rsidRPr="008938C7">
        <w:rPr>
          <w:rFonts w:ascii="Times New Roman" w:hAnsi="Times New Roman" w:cs="Times New Roman"/>
        </w:rPr>
        <w:t xml:space="preserve"> </w:t>
      </w:r>
      <w:r w:rsidR="00043FD8" w:rsidRPr="00FF6249">
        <w:rPr>
          <w:rFonts w:ascii="Times New Roman" w:hAnsi="Times New Roman" w:cs="Times New Roman"/>
        </w:rPr>
        <w:t xml:space="preserve">frugivorous mammals </w:t>
      </w:r>
      <w:commentRangeEnd w:id="198"/>
      <w:r w:rsidR="00407DCC">
        <w:rPr>
          <w:rStyle w:val="CommentReference"/>
        </w:rPr>
        <w:commentReference w:id="198"/>
      </w:r>
      <w:r w:rsidR="00043FD8" w:rsidRPr="00FF6249">
        <w:rPr>
          <w:rFonts w:ascii="Times New Roman" w:hAnsi="Times New Roman" w:cs="Times New Roman"/>
        </w:rPr>
        <w:t>which occur</w:t>
      </w:r>
      <w:r w:rsidR="0070301C" w:rsidRPr="00FF6249">
        <w:rPr>
          <w:rFonts w:ascii="Times New Roman" w:hAnsi="Times New Roman" w:cs="Times New Roman"/>
        </w:rPr>
        <w:t>red</w:t>
      </w:r>
      <w:r w:rsidR="00043FD8" w:rsidRPr="00FF6249">
        <w:rPr>
          <w:rFonts w:ascii="Times New Roman" w:hAnsi="Times New Roman" w:cs="Times New Roman"/>
        </w:rPr>
        <w:t xml:space="preserve"> within the botanical countries </w:t>
      </w:r>
      <w:r w:rsidR="003C2510">
        <w:rPr>
          <w:rFonts w:ascii="Times New Roman" w:hAnsi="Times New Roman" w:cs="Times New Roman"/>
        </w:rPr>
        <w:t xml:space="preserve">where </w:t>
      </w:r>
      <w:r w:rsidR="00043FD8" w:rsidRPr="00FF6249">
        <w:rPr>
          <w:rFonts w:ascii="Times New Roman" w:hAnsi="Times New Roman" w:cs="Times New Roman"/>
        </w:rPr>
        <w:t>palm</w:t>
      </w:r>
      <w:r w:rsidR="003C2510">
        <w:rPr>
          <w:rFonts w:ascii="Times New Roman" w:hAnsi="Times New Roman" w:cs="Times New Roman"/>
        </w:rPr>
        <w:t>s</w:t>
      </w:r>
      <w:r w:rsidR="00043FD8" w:rsidRPr="00FF6249">
        <w:rPr>
          <w:rFonts w:ascii="Times New Roman" w:hAnsi="Times New Roman" w:cs="Times New Roman"/>
        </w:rPr>
        <w:t xml:space="preserve"> </w:t>
      </w:r>
      <w:r w:rsidR="003C2510">
        <w:rPr>
          <w:rFonts w:ascii="Times New Roman" w:hAnsi="Times New Roman" w:cs="Times New Roman"/>
        </w:rPr>
        <w:t>are present</w:t>
      </w:r>
      <w:r w:rsidR="007B2078" w:rsidRPr="00FF6249">
        <w:rPr>
          <w:rFonts w:ascii="Times New Roman" w:hAnsi="Times New Roman" w:cs="Times New Roman"/>
        </w:rPr>
        <w:t xml:space="preserve">. </w:t>
      </w:r>
      <w:r w:rsidR="00DD1BCA" w:rsidRPr="00167540">
        <w:rPr>
          <w:rFonts w:ascii="Times New Roman" w:hAnsi="Times New Roman" w:cs="Times New Roman"/>
        </w:rPr>
        <w:t xml:space="preserve">To </w:t>
      </w:r>
      <w:r w:rsidR="00167540">
        <w:rPr>
          <w:rFonts w:ascii="Times New Roman" w:hAnsi="Times New Roman" w:cs="Times New Roman"/>
        </w:rPr>
        <w:t>quantify historical mammal distributions</w:t>
      </w:r>
      <w:r w:rsidR="00026287" w:rsidRPr="00167540">
        <w:rPr>
          <w:rFonts w:ascii="Times New Roman" w:hAnsi="Times New Roman" w:cs="Times New Roman"/>
        </w:rPr>
        <w:t xml:space="preserve"> we </w:t>
      </w:r>
      <w:r w:rsidR="00167540">
        <w:rPr>
          <w:rFonts w:ascii="Times New Roman" w:hAnsi="Times New Roman" w:cs="Times New Roman"/>
        </w:rPr>
        <w:t>used</w:t>
      </w:r>
      <w:r w:rsidR="00026287" w:rsidRPr="00167540">
        <w:rPr>
          <w:rFonts w:ascii="Times New Roman" w:hAnsi="Times New Roman" w:cs="Times New Roman"/>
        </w:rPr>
        <w:t xml:space="preserve"> </w:t>
      </w:r>
      <w:r w:rsidR="00167540">
        <w:rPr>
          <w:rFonts w:ascii="Times New Roman" w:hAnsi="Times New Roman" w:cs="Times New Roman"/>
        </w:rPr>
        <w:t xml:space="preserve">the </w:t>
      </w:r>
      <w:r w:rsidR="00026287" w:rsidRPr="00167540">
        <w:rPr>
          <w:rFonts w:ascii="Times New Roman" w:hAnsi="Times New Roman" w:cs="Times New Roman"/>
        </w:rPr>
        <w:t xml:space="preserve">dataset </w:t>
      </w:r>
      <w:r w:rsidR="00167540">
        <w:rPr>
          <w:rFonts w:ascii="Times New Roman" w:hAnsi="Times New Roman" w:cs="Times New Roman"/>
        </w:rPr>
        <w:t>from</w:t>
      </w:r>
      <w:r w:rsidR="00D766AD">
        <w:rPr>
          <w:rFonts w:ascii="Times New Roman" w:hAnsi="Times New Roman" w:cs="Times New Roman"/>
        </w:rPr>
        <w:t xml:space="preserve"> </w:t>
      </w:r>
      <w:r w:rsidR="00D766AD">
        <w:rPr>
          <w:rFonts w:ascii="Times New Roman" w:hAnsi="Times New Roman" w:cs="Times New Roman"/>
        </w:rPr>
        <w:fldChar w:fldCharType="begin"/>
      </w:r>
      <w:r w:rsidR="00D766AD">
        <w:rPr>
          <w:rFonts w:ascii="Times New Roman" w:hAnsi="Times New Roman" w:cs="Times New Roman"/>
        </w:rPr>
        <w:instrText xml:space="preserve"> ADDIN EN.CITE &lt;EndNote&gt;&lt;Cite AuthorYear="1"&gt;&lt;Author&gt;Faurby&lt;/Author&gt;&lt;Year&gt;2015&lt;/Year&gt;&lt;RecNum&gt;77&lt;/RecNum&gt;&lt;DisplayText&gt;Faurby and Svenning (2015)&lt;/DisplayText&gt;&lt;record&gt;&lt;rec-number&gt;77&lt;/rec-number&gt;&lt;foreign-keys&gt;&lt;key app="EN" db-id="9xdtxzfffxtpt2e59vsvde599ear9ts52rap" timestamp="1445356328"&gt;77&lt;/key&gt;&lt;/foreign-keys&gt;&lt;ref-type name="Journal Article"&gt;17&lt;/ref-type&gt;&lt;contributors&gt;&lt;authors&gt;&lt;author&gt;Faurby, S.&lt;/author&gt;&lt;author&gt;Svenning, J.-C.&lt;/author&gt;&lt;/authors&gt;&lt;/contributors&gt;&lt;titles&gt;&lt;title&gt;Historic and prehistoric human-driven extinctions have reshaped global mammal diversity patterns&lt;/title&gt;&lt;secondary-title&gt;Diversity and Distributions&lt;/secondary-title&gt;&lt;/titles&gt;&lt;periodical&gt;&lt;full-title&gt;Diversity and Distributions&lt;/full-title&gt;&lt;/periodical&gt;&lt;pages&gt;1155–1166&lt;/pages&gt;&lt;volume&gt;21&lt;/volume&gt;&lt;number&gt;10&lt;/number&gt;&lt;dates&gt;&lt;year&gt;2015&lt;/year&gt;&lt;pub-dates&gt;&lt;date&gt;Oct&lt;/date&gt;&lt;/pub-dates&gt;&lt;/dates&gt;&lt;isbn&gt;1366-9516&lt;/isbn&gt;&lt;accession-num&gt;WOS:000361204100003&lt;/accession-num&gt;&lt;urls&gt;&lt;related-urls&gt;&lt;url&gt;&amp;lt;Go to ISI&amp;gt;://WOS:000361204100003&lt;/url&gt;&lt;/related-urls&gt;&lt;/urls&gt;&lt;electronic-resource-num&gt;10.1111/ddi.12369&lt;/electronic-resource-num&gt;&lt;/record&gt;&lt;/Cite&gt;&lt;/EndNote&gt;</w:instrText>
      </w:r>
      <w:r w:rsidR="00D766AD">
        <w:rPr>
          <w:rFonts w:ascii="Times New Roman" w:hAnsi="Times New Roman" w:cs="Times New Roman"/>
        </w:rPr>
        <w:fldChar w:fldCharType="separate"/>
      </w:r>
      <w:r w:rsidR="00D766AD">
        <w:rPr>
          <w:rFonts w:ascii="Times New Roman" w:hAnsi="Times New Roman" w:cs="Times New Roman"/>
          <w:noProof/>
        </w:rPr>
        <w:t>Faurby and Svenning (2015)</w:t>
      </w:r>
      <w:r w:rsidR="00D766AD">
        <w:rPr>
          <w:rFonts w:ascii="Times New Roman" w:hAnsi="Times New Roman" w:cs="Times New Roman"/>
        </w:rPr>
        <w:fldChar w:fldCharType="end"/>
      </w:r>
      <w:r w:rsidR="00700257">
        <w:rPr>
          <w:rFonts w:ascii="Times New Roman" w:hAnsi="Times New Roman" w:cs="Times New Roman"/>
        </w:rPr>
        <w:t>,</w:t>
      </w:r>
      <w:r w:rsidR="005F246C">
        <w:rPr>
          <w:rFonts w:ascii="Times New Roman" w:hAnsi="Times New Roman" w:cs="Times New Roman"/>
        </w:rPr>
        <w:t xml:space="preserve"> </w:t>
      </w:r>
      <w:r w:rsidR="00026287" w:rsidRPr="00167540">
        <w:rPr>
          <w:rFonts w:ascii="Times New Roman" w:hAnsi="Times New Roman" w:cs="Times New Roman"/>
        </w:rPr>
        <w:t xml:space="preserve">which estimates the </w:t>
      </w:r>
      <w:r w:rsidR="00B85F45">
        <w:rPr>
          <w:rFonts w:ascii="Times New Roman" w:hAnsi="Times New Roman" w:cs="Times New Roman"/>
        </w:rPr>
        <w:t xml:space="preserve">geographic </w:t>
      </w:r>
      <w:r w:rsidR="0087272E">
        <w:rPr>
          <w:rFonts w:ascii="Times New Roman" w:hAnsi="Times New Roman" w:cs="Times New Roman"/>
        </w:rPr>
        <w:t xml:space="preserve">ranges </w:t>
      </w:r>
      <w:r w:rsidR="00B85F45" w:rsidRPr="00B85F45">
        <w:rPr>
          <w:rFonts w:ascii="Times New Roman" w:hAnsi="Times New Roman" w:cs="Times New Roman"/>
        </w:rPr>
        <w:t xml:space="preserve">of all late Quaternary mammalian species </w:t>
      </w:r>
      <w:r w:rsidR="0087272E">
        <w:rPr>
          <w:rFonts w:ascii="Times New Roman" w:hAnsi="Times New Roman" w:cs="Times New Roman"/>
        </w:rPr>
        <w:t>as they would have b</w:t>
      </w:r>
      <w:r w:rsidR="00700257">
        <w:rPr>
          <w:rFonts w:ascii="Times New Roman" w:hAnsi="Times New Roman" w:cs="Times New Roman"/>
        </w:rPr>
        <w:t>e</w:t>
      </w:r>
      <w:r w:rsidR="00E51FED">
        <w:rPr>
          <w:rFonts w:ascii="Times New Roman" w:hAnsi="Times New Roman" w:cs="Times New Roman"/>
        </w:rPr>
        <w:t>en</w:t>
      </w:r>
      <w:r w:rsidR="00700257">
        <w:rPr>
          <w:rFonts w:ascii="Times New Roman" w:hAnsi="Times New Roman" w:cs="Times New Roman"/>
        </w:rPr>
        <w:t xml:space="preserve"> under present climate in the absence of past or present impacts by </w:t>
      </w:r>
      <w:r w:rsidR="00700257" w:rsidRPr="0087272E">
        <w:rPr>
          <w:rFonts w:ascii="Times New Roman" w:hAnsi="Times New Roman" w:cs="Times New Roman"/>
          <w:i/>
        </w:rPr>
        <w:t>Homo sapiens</w:t>
      </w:r>
      <w:r w:rsidR="00C65B3D">
        <w:rPr>
          <w:rFonts w:ascii="Times New Roman" w:hAnsi="Times New Roman" w:cs="Times New Roman"/>
        </w:rPr>
        <w:t xml:space="preserve">. </w:t>
      </w:r>
      <w:r w:rsidR="00B85F45">
        <w:rPr>
          <w:rFonts w:ascii="Times New Roman" w:hAnsi="Times New Roman" w:cs="Times New Roman"/>
        </w:rPr>
        <w:t>We refer to these geographic ranges as ‘</w:t>
      </w:r>
      <w:r w:rsidR="00B85F45" w:rsidRPr="00B85F45">
        <w:rPr>
          <w:rFonts w:ascii="Times New Roman" w:hAnsi="Times New Roman" w:cs="Times New Roman"/>
        </w:rPr>
        <w:t>present-natural ranges</w:t>
      </w:r>
      <w:r w:rsidR="001604B2">
        <w:rPr>
          <w:rFonts w:ascii="Times New Roman" w:hAnsi="Times New Roman" w:cs="Times New Roman"/>
        </w:rPr>
        <w:t xml:space="preserve">’ (following </w:t>
      </w:r>
      <w:r w:rsidR="001604B2">
        <w:rPr>
          <w:rFonts w:ascii="Times New Roman" w:hAnsi="Times New Roman" w:cs="Times New Roman"/>
        </w:rPr>
        <w:fldChar w:fldCharType="begin"/>
      </w:r>
      <w:r w:rsidR="001604B2">
        <w:rPr>
          <w:rFonts w:ascii="Times New Roman" w:hAnsi="Times New Roman" w:cs="Times New Roman"/>
        </w:rPr>
        <w:instrText xml:space="preserve"> ADDIN EN.CITE &lt;EndNote&gt;&lt;Cite AuthorYear="1"&gt;&lt;Author&gt;Faurby&lt;/Author&gt;&lt;Year&gt;2015&lt;/Year&gt;&lt;RecNum&gt;77&lt;/RecNum&gt;&lt;DisplayText&gt;Faurby and Svenning (2015)&lt;/DisplayText&gt;&lt;record&gt;&lt;rec-number&gt;77&lt;/rec-number&gt;&lt;foreign-keys&gt;&lt;key app="EN" db-id="9xdtxzfffxtpt2e59vsvde599ear9ts52rap" timestamp="1445356328"&gt;77&lt;/key&gt;&lt;/foreign-keys&gt;&lt;ref-type name="Journal Article"&gt;17&lt;/ref-type&gt;&lt;contributors&gt;&lt;authors&gt;&lt;author&gt;Faurby, S.&lt;/author&gt;&lt;author&gt;Svenning, J.-C.&lt;/author&gt;&lt;/authors&gt;&lt;/contributors&gt;&lt;titles&gt;&lt;title&gt;Historic and prehistoric human-driven extinctions have reshaped global mammal diversity patterns&lt;/title&gt;&lt;secondary-title&gt;Diversity and Distributions&lt;/secondary-title&gt;&lt;/titles&gt;&lt;periodical&gt;&lt;full-title&gt;Diversity and Distributions&lt;/full-title&gt;&lt;/periodical&gt;&lt;pages&gt;1155–1166&lt;/pages&gt;&lt;volume&gt;21&lt;/volume&gt;&lt;number&gt;10&lt;/number&gt;&lt;dates&gt;&lt;year&gt;2015&lt;/year&gt;&lt;pub-dates&gt;&lt;date&gt;Oct&lt;/date&gt;&lt;/pub-dates&gt;&lt;/dates&gt;&lt;isbn&gt;1366-9516&lt;/isbn&gt;&lt;accession-num&gt;WOS:000361204100003&lt;/accession-num&gt;&lt;urls&gt;&lt;related-urls&gt;&lt;url&gt;&amp;lt;Go to ISI&amp;gt;://WOS:000361204100003&lt;/url&gt;&lt;/related-urls&gt;&lt;/urls&gt;&lt;electronic-resource-num&gt;10.1111/ddi.12369&lt;/electronic-resource-num&gt;&lt;/record&gt;&lt;/Cite&gt;&lt;/EndNote&gt;</w:instrText>
      </w:r>
      <w:r w:rsidR="001604B2">
        <w:rPr>
          <w:rFonts w:ascii="Times New Roman" w:hAnsi="Times New Roman" w:cs="Times New Roman"/>
        </w:rPr>
        <w:fldChar w:fldCharType="separate"/>
      </w:r>
      <w:r w:rsidR="001604B2">
        <w:rPr>
          <w:rFonts w:ascii="Times New Roman" w:hAnsi="Times New Roman" w:cs="Times New Roman"/>
          <w:noProof/>
        </w:rPr>
        <w:t>Faurby and Svenning (2015)</w:t>
      </w:r>
      <w:r w:rsidR="001604B2">
        <w:rPr>
          <w:rFonts w:ascii="Times New Roman" w:hAnsi="Times New Roman" w:cs="Times New Roman"/>
        </w:rPr>
        <w:fldChar w:fldCharType="end"/>
      </w:r>
      <w:r w:rsidR="001604B2">
        <w:rPr>
          <w:rFonts w:ascii="Times New Roman" w:hAnsi="Times New Roman" w:cs="Times New Roman"/>
        </w:rPr>
        <w:t>)</w:t>
      </w:r>
      <w:r w:rsidR="00B85F45">
        <w:rPr>
          <w:rFonts w:ascii="Times New Roman" w:hAnsi="Times New Roman" w:cs="Times New Roman"/>
        </w:rPr>
        <w:t xml:space="preserve">. </w:t>
      </w:r>
      <w:r w:rsidR="008B4714">
        <w:rPr>
          <w:rFonts w:ascii="Times New Roman" w:hAnsi="Times New Roman" w:cs="Times New Roman"/>
        </w:rPr>
        <w:t xml:space="preserve">We </w:t>
      </w:r>
      <w:r w:rsidR="008B4714" w:rsidRPr="008B4714">
        <w:rPr>
          <w:rFonts w:ascii="Times New Roman" w:hAnsi="Times New Roman" w:cs="Times New Roman"/>
        </w:rPr>
        <w:t xml:space="preserve">acknowledge that other non-flying dispersers like tortoises and </w:t>
      </w:r>
      <w:r w:rsidR="007564A8">
        <w:rPr>
          <w:rFonts w:ascii="Times New Roman" w:hAnsi="Times New Roman" w:cs="Times New Roman"/>
        </w:rPr>
        <w:t xml:space="preserve">ratite </w:t>
      </w:r>
      <w:r w:rsidR="008B4714" w:rsidRPr="008B4714">
        <w:rPr>
          <w:rFonts w:ascii="Times New Roman" w:hAnsi="Times New Roman" w:cs="Times New Roman"/>
        </w:rPr>
        <w:t xml:space="preserve">birds could potentially be </w:t>
      </w:r>
      <w:del w:id="199" w:author="Lim Jun Ying" w:date="2018-10-10T10:24:00Z">
        <w:r w:rsidR="008B4714" w:rsidRPr="008B4714" w:rsidDel="00AB6F5C">
          <w:rPr>
            <w:rFonts w:ascii="Times New Roman" w:hAnsi="Times New Roman" w:cs="Times New Roman"/>
          </w:rPr>
          <w:delText xml:space="preserve">important </w:delText>
        </w:r>
      </w:del>
      <w:r w:rsidR="008B4714" w:rsidRPr="008B4714">
        <w:rPr>
          <w:rFonts w:ascii="Times New Roman" w:hAnsi="Times New Roman" w:cs="Times New Roman"/>
        </w:rPr>
        <w:t>functional</w:t>
      </w:r>
      <w:ins w:id="200" w:author="Lim Jun Ying" w:date="2018-10-10T10:24:00Z">
        <w:r w:rsidR="00AB6F5C">
          <w:rPr>
            <w:rFonts w:ascii="Times New Roman" w:hAnsi="Times New Roman" w:cs="Times New Roman"/>
          </w:rPr>
          <w:t>ly</w:t>
        </w:r>
      </w:ins>
      <w:r w:rsidR="008B4714" w:rsidRPr="008B4714">
        <w:rPr>
          <w:rFonts w:ascii="Times New Roman" w:hAnsi="Times New Roman" w:cs="Times New Roman"/>
        </w:rPr>
        <w:t xml:space="preserve"> analogous to mammalian dispersers</w:t>
      </w:r>
      <w:r w:rsidR="008B4714">
        <w:rPr>
          <w:rFonts w:ascii="Times New Roman" w:hAnsi="Times New Roman" w:cs="Times New Roman"/>
        </w:rPr>
        <w:t xml:space="preserve">, but data on their present-natural distribution is not available </w:t>
      </w:r>
      <w:r w:rsidR="00E51FED">
        <w:rPr>
          <w:rFonts w:ascii="Times New Roman" w:hAnsi="Times New Roman" w:cs="Times New Roman"/>
        </w:rPr>
        <w:t xml:space="preserve">and </w:t>
      </w:r>
      <w:r w:rsidR="008B4714">
        <w:rPr>
          <w:rFonts w:ascii="Times New Roman" w:hAnsi="Times New Roman" w:cs="Times New Roman"/>
        </w:rPr>
        <w:t xml:space="preserve">we </w:t>
      </w:r>
      <w:r w:rsidR="00E51FED">
        <w:rPr>
          <w:rFonts w:ascii="Times New Roman" w:hAnsi="Times New Roman" w:cs="Times New Roman"/>
        </w:rPr>
        <w:t xml:space="preserve">therefore </w:t>
      </w:r>
      <w:r w:rsidR="00C5737F">
        <w:rPr>
          <w:rFonts w:ascii="Times New Roman" w:hAnsi="Times New Roman" w:cs="Times New Roman"/>
        </w:rPr>
        <w:t xml:space="preserve">did not include </w:t>
      </w:r>
      <w:r w:rsidR="008B4714">
        <w:rPr>
          <w:rFonts w:ascii="Times New Roman" w:hAnsi="Times New Roman" w:cs="Times New Roman"/>
        </w:rPr>
        <w:t>these groups.</w:t>
      </w:r>
      <w:r w:rsidR="00A745B7">
        <w:rPr>
          <w:rFonts w:ascii="Times New Roman" w:hAnsi="Times New Roman" w:cs="Times New Roman"/>
        </w:rPr>
        <w:t xml:space="preserve"> </w:t>
      </w:r>
      <w:r w:rsidR="005D59AD">
        <w:rPr>
          <w:rFonts w:ascii="Times New Roman" w:hAnsi="Times New Roman" w:cs="Times New Roman"/>
        </w:rPr>
        <w:t>In detail</w:t>
      </w:r>
      <w:r w:rsidR="00C65B3D">
        <w:rPr>
          <w:rFonts w:ascii="Times New Roman" w:hAnsi="Times New Roman" w:cs="Times New Roman"/>
        </w:rPr>
        <w:t xml:space="preserve">, we </w:t>
      </w:r>
      <w:r w:rsidR="0061628B">
        <w:rPr>
          <w:rFonts w:ascii="Times New Roman" w:hAnsi="Times New Roman" w:cs="Times New Roman"/>
        </w:rPr>
        <w:t>estimated</w:t>
      </w:r>
      <w:r w:rsidR="00CC2928">
        <w:rPr>
          <w:rFonts w:ascii="Times New Roman" w:hAnsi="Times New Roman" w:cs="Times New Roman"/>
        </w:rPr>
        <w:t xml:space="preserve"> </w:t>
      </w:r>
      <w:r w:rsidR="00C65B3D">
        <w:rPr>
          <w:rFonts w:ascii="Times New Roman" w:hAnsi="Times New Roman" w:cs="Times New Roman"/>
        </w:rPr>
        <w:t xml:space="preserve">the </w:t>
      </w:r>
      <w:r w:rsidR="00E51FED" w:rsidRPr="00B85F45">
        <w:rPr>
          <w:rFonts w:ascii="Times New Roman" w:hAnsi="Times New Roman" w:cs="Times New Roman"/>
        </w:rPr>
        <w:t>present-natural ranges</w:t>
      </w:r>
      <w:r w:rsidR="00E51FED">
        <w:rPr>
          <w:rFonts w:ascii="Times New Roman" w:hAnsi="Times New Roman" w:cs="Times New Roman"/>
        </w:rPr>
        <w:t xml:space="preserve"> </w:t>
      </w:r>
      <w:r w:rsidR="00C65B3D">
        <w:rPr>
          <w:rFonts w:ascii="Times New Roman" w:hAnsi="Times New Roman" w:cs="Times New Roman"/>
        </w:rPr>
        <w:t xml:space="preserve">from </w:t>
      </w:r>
      <w:commentRangeStart w:id="201"/>
      <w:r w:rsidR="006961D9" w:rsidRPr="006961D9">
        <w:rPr>
          <w:rFonts w:ascii="Times New Roman" w:hAnsi="Times New Roman" w:cs="Times New Roman"/>
        </w:rPr>
        <w:t>691</w:t>
      </w:r>
      <w:r w:rsidR="00C65B3D" w:rsidRPr="00B96746">
        <w:rPr>
          <w:rFonts w:ascii="Times New Roman" w:hAnsi="Times New Roman" w:cs="Times New Roman"/>
          <w:color w:val="FF0000"/>
        </w:rPr>
        <w:t xml:space="preserve"> </w:t>
      </w:r>
      <w:r w:rsidR="00C65B3D">
        <w:rPr>
          <w:rFonts w:ascii="Times New Roman" w:hAnsi="Times New Roman" w:cs="Times New Roman"/>
        </w:rPr>
        <w:t xml:space="preserve">current </w:t>
      </w:r>
      <w:r w:rsidR="001C5289">
        <w:rPr>
          <w:rFonts w:ascii="Times New Roman" w:hAnsi="Times New Roman" w:cs="Times New Roman"/>
        </w:rPr>
        <w:t xml:space="preserve">and </w:t>
      </w:r>
      <w:r w:rsidR="006961D9">
        <w:rPr>
          <w:rFonts w:ascii="Times New Roman" w:hAnsi="Times New Roman" w:cs="Times New Roman"/>
        </w:rPr>
        <w:t xml:space="preserve">93 </w:t>
      </w:r>
      <w:r w:rsidR="00C65B3D">
        <w:rPr>
          <w:rFonts w:ascii="Times New Roman" w:hAnsi="Times New Roman" w:cs="Times New Roman"/>
        </w:rPr>
        <w:t>extinct</w:t>
      </w:r>
      <w:r w:rsidR="00AC4EED">
        <w:rPr>
          <w:rFonts w:ascii="Times New Roman" w:hAnsi="Times New Roman" w:cs="Times New Roman"/>
        </w:rPr>
        <w:t xml:space="preserve"> </w:t>
      </w:r>
      <w:r w:rsidR="00A55DFC">
        <w:rPr>
          <w:rFonts w:ascii="Times New Roman" w:hAnsi="Times New Roman" w:cs="Times New Roman"/>
        </w:rPr>
        <w:t xml:space="preserve">frugivorous </w:t>
      </w:r>
      <w:r w:rsidR="00AC4EED">
        <w:rPr>
          <w:rFonts w:ascii="Times New Roman" w:hAnsi="Times New Roman" w:cs="Times New Roman"/>
        </w:rPr>
        <w:t>species</w:t>
      </w:r>
      <w:commentRangeEnd w:id="201"/>
      <w:r w:rsidR="009A7DF5">
        <w:rPr>
          <w:rStyle w:val="CommentReference"/>
        </w:rPr>
        <w:commentReference w:id="201"/>
      </w:r>
      <w:r w:rsidR="00AF6AB2">
        <w:rPr>
          <w:rFonts w:ascii="Times New Roman" w:hAnsi="Times New Roman" w:cs="Times New Roman"/>
        </w:rPr>
        <w:t xml:space="preserve"> </w:t>
      </w:r>
      <w:r w:rsidR="0061628B">
        <w:rPr>
          <w:rFonts w:ascii="Times New Roman" w:hAnsi="Times New Roman" w:cs="Times New Roman"/>
        </w:rPr>
        <w:t>at the resolution of</w:t>
      </w:r>
      <w:r w:rsidR="00AF6AB2">
        <w:rPr>
          <w:rFonts w:ascii="Times New Roman" w:hAnsi="Times New Roman" w:cs="Times New Roman"/>
        </w:rPr>
        <w:t xml:space="preserve"> </w:t>
      </w:r>
      <w:r w:rsidR="00CC2928">
        <w:rPr>
          <w:rFonts w:ascii="Times New Roman" w:hAnsi="Times New Roman" w:cs="Times New Roman"/>
        </w:rPr>
        <w:t>TDWG level 3 units</w:t>
      </w:r>
      <w:r w:rsidR="0061628B">
        <w:rPr>
          <w:rFonts w:ascii="Times New Roman" w:hAnsi="Times New Roman" w:cs="Times New Roman"/>
        </w:rPr>
        <w:t>. C</w:t>
      </w:r>
      <w:r w:rsidR="00E96EB5">
        <w:rPr>
          <w:rFonts w:ascii="Times New Roman" w:hAnsi="Times New Roman" w:cs="Times New Roman"/>
        </w:rPr>
        <w:t xml:space="preserve">ombined </w:t>
      </w:r>
      <w:r w:rsidR="0061628B">
        <w:rPr>
          <w:rFonts w:ascii="Times New Roman" w:hAnsi="Times New Roman" w:cs="Times New Roman"/>
        </w:rPr>
        <w:t xml:space="preserve">with </w:t>
      </w:r>
      <w:r w:rsidR="00864282">
        <w:rPr>
          <w:rFonts w:ascii="Times New Roman" w:hAnsi="Times New Roman" w:cs="Times New Roman"/>
        </w:rPr>
        <w:t>current</w:t>
      </w:r>
      <w:r w:rsidR="0061628B">
        <w:rPr>
          <w:rFonts w:ascii="Times New Roman" w:hAnsi="Times New Roman" w:cs="Times New Roman"/>
        </w:rPr>
        <w:t xml:space="preserve"> </w:t>
      </w:r>
      <w:proofErr w:type="spellStart"/>
      <w:r w:rsidR="0061628B">
        <w:rPr>
          <w:rFonts w:ascii="Times New Roman" w:hAnsi="Times New Roman" w:cs="Times New Roman"/>
        </w:rPr>
        <w:t>frugivoous</w:t>
      </w:r>
      <w:proofErr w:type="spellEnd"/>
      <w:r w:rsidR="0061628B">
        <w:rPr>
          <w:rFonts w:ascii="Times New Roman" w:hAnsi="Times New Roman" w:cs="Times New Roman"/>
        </w:rPr>
        <w:t xml:space="preserve"> mammals, this included a total of </w:t>
      </w:r>
      <w:r w:rsidR="0061628B" w:rsidRPr="008938C7">
        <w:rPr>
          <w:rFonts w:ascii="Times New Roman" w:hAnsi="Times New Roman" w:cs="Times New Roman"/>
        </w:rPr>
        <w:t>1</w:t>
      </w:r>
      <w:r w:rsidR="0061628B">
        <w:rPr>
          <w:rFonts w:ascii="Times New Roman" w:hAnsi="Times New Roman" w:cs="Times New Roman"/>
        </w:rPr>
        <w:t xml:space="preserve">899 mammal species in the dataset of the </w:t>
      </w:r>
      <w:r w:rsidR="00C65B3D">
        <w:rPr>
          <w:rFonts w:ascii="Times New Roman" w:hAnsi="Times New Roman" w:cs="Times New Roman"/>
        </w:rPr>
        <w:t>present-natural</w:t>
      </w:r>
      <w:r w:rsidR="00E96EB5">
        <w:rPr>
          <w:rFonts w:ascii="Times New Roman" w:hAnsi="Times New Roman" w:cs="Times New Roman"/>
        </w:rPr>
        <w:t xml:space="preserve"> </w:t>
      </w:r>
      <w:r w:rsidR="00B737FC">
        <w:rPr>
          <w:rFonts w:ascii="Times New Roman" w:hAnsi="Times New Roman" w:cs="Times New Roman"/>
        </w:rPr>
        <w:t xml:space="preserve">mammal </w:t>
      </w:r>
      <w:r w:rsidR="0061628B">
        <w:rPr>
          <w:rFonts w:ascii="Times New Roman" w:hAnsi="Times New Roman" w:cs="Times New Roman"/>
        </w:rPr>
        <w:t>distributions</w:t>
      </w:r>
      <w:r w:rsidR="00C65B3D">
        <w:rPr>
          <w:rFonts w:ascii="Times New Roman" w:hAnsi="Times New Roman" w:cs="Times New Roman"/>
        </w:rPr>
        <w:t xml:space="preserve">. </w:t>
      </w:r>
      <w:r w:rsidR="00C75AEA">
        <w:rPr>
          <w:rFonts w:ascii="Times New Roman" w:hAnsi="Times New Roman" w:cs="Times New Roman"/>
        </w:rPr>
        <w:t>For diet</w:t>
      </w:r>
      <w:r w:rsidR="00BA6ED1" w:rsidRPr="00FF6249">
        <w:rPr>
          <w:rFonts w:ascii="Times New Roman" w:hAnsi="Times New Roman" w:cs="Times New Roman"/>
        </w:rPr>
        <w:t xml:space="preserve"> </w:t>
      </w:r>
      <w:r w:rsidR="00AC4EED">
        <w:rPr>
          <w:rFonts w:ascii="Times New Roman" w:hAnsi="Times New Roman" w:cs="Times New Roman"/>
        </w:rPr>
        <w:t xml:space="preserve">information </w:t>
      </w:r>
      <w:r w:rsidR="00C75AEA">
        <w:rPr>
          <w:rFonts w:ascii="Times New Roman" w:hAnsi="Times New Roman" w:cs="Times New Roman"/>
        </w:rPr>
        <w:t>of</w:t>
      </w:r>
      <w:r w:rsidR="00C75AEA" w:rsidRPr="00FF6249">
        <w:rPr>
          <w:rFonts w:ascii="Times New Roman" w:hAnsi="Times New Roman" w:cs="Times New Roman"/>
        </w:rPr>
        <w:t xml:space="preserve"> </w:t>
      </w:r>
      <w:r w:rsidR="00BA6ED1" w:rsidRPr="00FF6249">
        <w:rPr>
          <w:rFonts w:ascii="Times New Roman" w:hAnsi="Times New Roman" w:cs="Times New Roman"/>
        </w:rPr>
        <w:t>extinct mammal</w:t>
      </w:r>
      <w:r w:rsidR="00C75AEA">
        <w:rPr>
          <w:rFonts w:ascii="Times New Roman" w:hAnsi="Times New Roman" w:cs="Times New Roman"/>
        </w:rPr>
        <w:t>s</w:t>
      </w:r>
      <w:r w:rsidR="00AC4EED">
        <w:rPr>
          <w:rFonts w:ascii="Times New Roman" w:hAnsi="Times New Roman" w:cs="Times New Roman"/>
        </w:rPr>
        <w:t xml:space="preserve"> w</w:t>
      </w:r>
      <w:r w:rsidR="00333245">
        <w:rPr>
          <w:rFonts w:ascii="Times New Roman" w:hAnsi="Times New Roman" w:cs="Times New Roman"/>
        </w:rPr>
        <w:t xml:space="preserve">e </w:t>
      </w:r>
      <w:r w:rsidR="00800E2D" w:rsidRPr="00FF6249">
        <w:rPr>
          <w:rFonts w:ascii="Times New Roman" w:hAnsi="Times New Roman" w:cs="Times New Roman"/>
        </w:rPr>
        <w:t xml:space="preserve">assessed </w:t>
      </w:r>
      <w:r w:rsidR="0061628B">
        <w:rPr>
          <w:rFonts w:ascii="Times New Roman" w:hAnsi="Times New Roman" w:cs="Times New Roman"/>
        </w:rPr>
        <w:t xml:space="preserve">that </w:t>
      </w:r>
      <w:r w:rsidR="00800E2D" w:rsidRPr="00FF6249">
        <w:rPr>
          <w:rFonts w:ascii="Times New Roman" w:hAnsi="Times New Roman" w:cs="Times New Roman"/>
        </w:rPr>
        <w:t xml:space="preserve">the groups </w:t>
      </w:r>
      <w:r w:rsidR="003149CF">
        <w:rPr>
          <w:rFonts w:ascii="Times New Roman" w:hAnsi="Times New Roman" w:cs="Times New Roman"/>
        </w:rPr>
        <w:t xml:space="preserve">of </w:t>
      </w:r>
      <w:r w:rsidR="00333245" w:rsidRPr="00FF6249">
        <w:rPr>
          <w:rFonts w:ascii="Times New Roman" w:hAnsi="Times New Roman" w:cs="Times New Roman"/>
        </w:rPr>
        <w:t>herbiv</w:t>
      </w:r>
      <w:r w:rsidR="00333245">
        <w:rPr>
          <w:rFonts w:ascii="Times New Roman" w:hAnsi="Times New Roman" w:cs="Times New Roman"/>
        </w:rPr>
        <w:t xml:space="preserve">ores and omnivores </w:t>
      </w:r>
      <w:r w:rsidR="0061628B">
        <w:rPr>
          <w:rFonts w:ascii="Times New Roman" w:hAnsi="Times New Roman" w:cs="Times New Roman"/>
        </w:rPr>
        <w:t>are</w:t>
      </w:r>
      <w:r w:rsidR="00800E2D" w:rsidRPr="00FF6249">
        <w:rPr>
          <w:rFonts w:ascii="Times New Roman" w:hAnsi="Times New Roman" w:cs="Times New Roman"/>
        </w:rPr>
        <w:t xml:space="preserve"> most </w:t>
      </w:r>
      <w:r w:rsidR="00BA6ED1" w:rsidRPr="00FF6249">
        <w:rPr>
          <w:rFonts w:ascii="Times New Roman" w:hAnsi="Times New Roman" w:cs="Times New Roman"/>
        </w:rPr>
        <w:t xml:space="preserve">likely </w:t>
      </w:r>
      <w:r w:rsidR="0061628B">
        <w:rPr>
          <w:rFonts w:ascii="Times New Roman" w:hAnsi="Times New Roman" w:cs="Times New Roman"/>
        </w:rPr>
        <w:t>represent</w:t>
      </w:r>
      <w:r w:rsidR="00AC4EED">
        <w:rPr>
          <w:rFonts w:ascii="Times New Roman" w:hAnsi="Times New Roman" w:cs="Times New Roman"/>
        </w:rPr>
        <w:t xml:space="preserve"> (palm)</w:t>
      </w:r>
      <w:r w:rsidR="00333245">
        <w:rPr>
          <w:rFonts w:ascii="Times New Roman" w:hAnsi="Times New Roman" w:cs="Times New Roman"/>
        </w:rPr>
        <w:t xml:space="preserve"> fruit and seed dispers</w:t>
      </w:r>
      <w:r w:rsidR="0061628B">
        <w:rPr>
          <w:rFonts w:ascii="Times New Roman" w:hAnsi="Times New Roman" w:cs="Times New Roman"/>
        </w:rPr>
        <w:t>ers</w:t>
      </w:r>
      <w:r w:rsidR="00333245">
        <w:rPr>
          <w:rFonts w:ascii="Times New Roman" w:hAnsi="Times New Roman" w:cs="Times New Roman"/>
        </w:rPr>
        <w:t>.</w:t>
      </w:r>
      <w:r w:rsidR="00A412AF">
        <w:rPr>
          <w:rFonts w:ascii="Times New Roman" w:hAnsi="Times New Roman" w:cs="Times New Roman"/>
        </w:rPr>
        <w:t xml:space="preserve"> We then added information on </w:t>
      </w:r>
      <w:r w:rsidR="00A412AF" w:rsidRPr="00485B21">
        <w:rPr>
          <w:rFonts w:ascii="Times New Roman" w:hAnsi="Times New Roman" w:cs="Times New Roman"/>
        </w:rPr>
        <w:t xml:space="preserve">current </w:t>
      </w:r>
      <w:r w:rsidR="00A412AF">
        <w:rPr>
          <w:rFonts w:ascii="Times New Roman" w:hAnsi="Times New Roman" w:cs="Times New Roman"/>
        </w:rPr>
        <w:t xml:space="preserve">and present-natural </w:t>
      </w:r>
      <w:r w:rsidR="00A412AF" w:rsidRPr="00FF6249">
        <w:rPr>
          <w:rFonts w:ascii="Times New Roman" w:hAnsi="Times New Roman" w:cs="Times New Roman"/>
        </w:rPr>
        <w:t>mammal body size</w:t>
      </w:r>
      <w:r w:rsidR="00A412AF">
        <w:rPr>
          <w:rFonts w:ascii="Times New Roman" w:hAnsi="Times New Roman" w:cs="Times New Roman"/>
        </w:rPr>
        <w:t>s</w:t>
      </w:r>
      <w:r w:rsidR="00A412AF" w:rsidRPr="00FF6249">
        <w:rPr>
          <w:rFonts w:ascii="Times New Roman" w:hAnsi="Times New Roman" w:cs="Times New Roman"/>
        </w:rPr>
        <w:t xml:space="preserve"> </w:t>
      </w:r>
      <w:r w:rsidR="00A412AF">
        <w:rPr>
          <w:rFonts w:ascii="Times New Roman" w:hAnsi="Times New Roman" w:cs="Times New Roman"/>
        </w:rPr>
        <w:fldChar w:fldCharType="begin"/>
      </w:r>
      <w:r w:rsidR="00A412AF">
        <w:rPr>
          <w:rFonts w:ascii="Times New Roman" w:hAnsi="Times New Roman" w:cs="Times New Roman"/>
        </w:rPr>
        <w:instrText xml:space="preserve"> ADDIN EN.CITE &lt;EndNote&gt;&lt;Cite&gt;&lt;Author&gt;Faurby&lt;/Author&gt;&lt;Year&gt;2016&lt;/Year&gt;&lt;RecNum&gt;132&lt;/RecNum&gt;&lt;DisplayText&gt;(Faurby &amp;amp; Svenning, 2016)&lt;/DisplayText&gt;&lt;record&gt;&lt;rec-number&gt;132&lt;/rec-number&gt;&lt;foreign-keys&gt;&lt;key app="EN" db-id="9xdtxzfffxtpt2e59vsvde599ear9ts52rap" timestamp="1460730435"&gt;132&lt;/key&gt;&lt;/foreign-keys&gt;&lt;ref-type name="Journal Article"&gt;17&lt;/ref-type&gt;&lt;contributors&gt;&lt;authors&gt;&lt;author&gt;Faurby, S.&lt;/author&gt;&lt;author&gt;Svenning, J.-C.&lt;/author&gt;&lt;/authors&gt;&lt;/contributors&gt;&lt;titles&gt;&lt;title&gt;Resurrection of the island rule–human-driven extinctions have obscured a basic evolutionary pattern&lt;/title&gt;&lt;secondary-title&gt;American Naturalist&lt;/secondary-title&gt;&lt;/titles&gt;&lt;periodical&gt;&lt;full-title&gt;American Naturalist&lt;/full-title&gt;&lt;/periodical&gt;&lt;pages&gt;812–820&lt;/pages&gt;&lt;volume&gt;187&lt;/volume&gt;&lt;dates&gt;&lt;year&gt;2016&lt;/year&gt;&lt;/dates&gt;&lt;urls&gt;&lt;/urls&gt;&lt;/record&gt;&lt;/Cite&gt;&lt;/EndNote&gt;</w:instrText>
      </w:r>
      <w:r w:rsidR="00A412AF">
        <w:rPr>
          <w:rFonts w:ascii="Times New Roman" w:hAnsi="Times New Roman" w:cs="Times New Roman"/>
        </w:rPr>
        <w:fldChar w:fldCharType="separate"/>
      </w:r>
      <w:r w:rsidR="00A412AF">
        <w:rPr>
          <w:rFonts w:ascii="Times New Roman" w:hAnsi="Times New Roman" w:cs="Times New Roman"/>
          <w:noProof/>
        </w:rPr>
        <w:t>(Faurby &amp; Svenning, 2016)</w:t>
      </w:r>
      <w:r w:rsidR="00A412AF">
        <w:rPr>
          <w:rFonts w:ascii="Times New Roman" w:hAnsi="Times New Roman" w:cs="Times New Roman"/>
        </w:rPr>
        <w:fldChar w:fldCharType="end"/>
      </w:r>
      <w:r w:rsidR="00A412AF">
        <w:rPr>
          <w:rFonts w:ascii="Times New Roman" w:hAnsi="Times New Roman" w:cs="Times New Roman"/>
        </w:rPr>
        <w:t xml:space="preserve"> and </w:t>
      </w:r>
      <w:r w:rsidR="00A412AF" w:rsidRPr="00FF6249">
        <w:rPr>
          <w:rFonts w:ascii="Times New Roman" w:hAnsi="Times New Roman" w:cs="Times New Roman"/>
        </w:rPr>
        <w:t>calculated the mean body size over all</w:t>
      </w:r>
      <w:r w:rsidR="00A412AF">
        <w:rPr>
          <w:rFonts w:ascii="Times New Roman" w:hAnsi="Times New Roman" w:cs="Times New Roman"/>
        </w:rPr>
        <w:t xml:space="preserve"> frugivorous</w:t>
      </w:r>
      <w:r w:rsidR="00A412AF" w:rsidRPr="00FF6249">
        <w:rPr>
          <w:rFonts w:ascii="Times New Roman" w:hAnsi="Times New Roman" w:cs="Times New Roman"/>
        </w:rPr>
        <w:t xml:space="preserve"> mammal species within </w:t>
      </w:r>
      <w:r w:rsidR="00A412AF">
        <w:rPr>
          <w:rFonts w:ascii="Times New Roman" w:hAnsi="Times New Roman" w:cs="Times New Roman"/>
        </w:rPr>
        <w:t>each</w:t>
      </w:r>
      <w:r w:rsidR="00A412AF" w:rsidRPr="00FF6249">
        <w:rPr>
          <w:rFonts w:ascii="Times New Roman" w:hAnsi="Times New Roman" w:cs="Times New Roman"/>
        </w:rPr>
        <w:t xml:space="preserve"> palm </w:t>
      </w:r>
      <w:r w:rsidR="00A412AF">
        <w:rPr>
          <w:rFonts w:ascii="Times New Roman" w:hAnsi="Times New Roman" w:cs="Times New Roman"/>
        </w:rPr>
        <w:t xml:space="preserve">TDWG units </w:t>
      </w:r>
      <w:r w:rsidR="00A412AF" w:rsidRPr="008435BC">
        <w:rPr>
          <w:rFonts w:ascii="Times New Roman" w:hAnsi="Times New Roman" w:cs="Times New Roman"/>
        </w:rPr>
        <w:t>(</w:t>
      </w:r>
      <w:r w:rsidR="00A412AF" w:rsidRPr="00E6410D">
        <w:rPr>
          <w:rFonts w:ascii="Times New Roman" w:hAnsi="Times New Roman" w:cs="Times New Roman"/>
        </w:rPr>
        <w:t>Table 1</w:t>
      </w:r>
      <w:r w:rsidR="00A412AF" w:rsidRPr="008435BC">
        <w:rPr>
          <w:rFonts w:ascii="Times New Roman" w:hAnsi="Times New Roman" w:cs="Times New Roman"/>
        </w:rPr>
        <w:t>)</w:t>
      </w:r>
      <w:r w:rsidR="00A412AF" w:rsidRPr="00FF6249">
        <w:rPr>
          <w:rFonts w:ascii="Times New Roman" w:hAnsi="Times New Roman" w:cs="Times New Roman"/>
        </w:rPr>
        <w:t xml:space="preserve">. </w:t>
      </w:r>
      <w:r w:rsidR="00A412AF">
        <w:rPr>
          <w:rFonts w:ascii="Times New Roman" w:hAnsi="Times New Roman" w:cs="Times New Roman"/>
        </w:rPr>
        <w:t xml:space="preserve">We chose the mean over the median because the richness of extinct megafauna was rather low </w:t>
      </w:r>
      <w:r w:rsidR="00A412AF">
        <w:rPr>
          <w:rFonts w:ascii="Times New Roman" w:hAnsi="Times New Roman" w:cs="Times New Roman"/>
        </w:rPr>
        <w:fldChar w:fldCharType="begin">
          <w:fldData xml:space="preserve">PEVuZE5vdGU+PENpdGU+PEF1dGhvcj5TYW5kb208L0F1dGhvcj48WWVhcj4yMDEzPC9ZZWFyPjxS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</w:fldData>
        </w:fldChar>
      </w:r>
      <w:r w:rsidR="00A412AF">
        <w:rPr>
          <w:rFonts w:ascii="Times New Roman" w:hAnsi="Times New Roman" w:cs="Times New Roman"/>
        </w:rPr>
        <w:instrText xml:space="preserve"> ADDIN EN.CITE </w:instrText>
      </w:r>
      <w:r w:rsidR="00A412AF">
        <w:rPr>
          <w:rFonts w:ascii="Times New Roman" w:hAnsi="Times New Roman" w:cs="Times New Roman"/>
        </w:rPr>
        <w:fldChar w:fldCharType="begin">
          <w:fldData xml:space="preserve">PEVuZE5vdGU+PENpdGU+PEF1dGhvcj5TYW5kb208L0F1dGhvcj48WWVhcj4yMDEzPC9ZZWFyPjxS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</w:fldData>
        </w:fldChar>
      </w:r>
      <w:r w:rsidR="00A412AF">
        <w:rPr>
          <w:rFonts w:ascii="Times New Roman" w:hAnsi="Times New Roman" w:cs="Times New Roman"/>
        </w:rPr>
        <w:instrText xml:space="preserve"> ADDIN EN.CITE.DATA </w:instrText>
      </w:r>
      <w:r w:rsidR="00A412AF">
        <w:rPr>
          <w:rFonts w:ascii="Times New Roman" w:hAnsi="Times New Roman" w:cs="Times New Roman"/>
        </w:rPr>
      </w:r>
      <w:r w:rsidR="00A412AF">
        <w:rPr>
          <w:rFonts w:ascii="Times New Roman" w:hAnsi="Times New Roman" w:cs="Times New Roman"/>
        </w:rPr>
        <w:fldChar w:fldCharType="end"/>
      </w:r>
      <w:r w:rsidR="00A412AF">
        <w:rPr>
          <w:rFonts w:ascii="Times New Roman" w:hAnsi="Times New Roman" w:cs="Times New Roman"/>
        </w:rPr>
      </w:r>
      <w:r w:rsidR="00A412AF">
        <w:rPr>
          <w:rFonts w:ascii="Times New Roman" w:hAnsi="Times New Roman" w:cs="Times New Roman"/>
        </w:rPr>
        <w:fldChar w:fldCharType="separate"/>
      </w:r>
      <w:r w:rsidR="00A412AF">
        <w:rPr>
          <w:rFonts w:ascii="Times New Roman" w:hAnsi="Times New Roman" w:cs="Times New Roman"/>
          <w:noProof/>
        </w:rPr>
        <w:t>(Sandom</w:t>
      </w:r>
      <w:r w:rsidR="00A412AF" w:rsidRPr="0024051C">
        <w:rPr>
          <w:rFonts w:ascii="Times New Roman" w:hAnsi="Times New Roman" w:cs="Times New Roman"/>
          <w:i/>
          <w:noProof/>
        </w:rPr>
        <w:t xml:space="preserve"> et al.</w:t>
      </w:r>
      <w:r w:rsidR="00A412AF">
        <w:rPr>
          <w:rFonts w:ascii="Times New Roman" w:hAnsi="Times New Roman" w:cs="Times New Roman"/>
          <w:noProof/>
        </w:rPr>
        <w:t>, 2013; Faurby &amp; Svenning, 2015)</w:t>
      </w:r>
      <w:r w:rsidR="00A412AF">
        <w:rPr>
          <w:rFonts w:ascii="Times New Roman" w:hAnsi="Times New Roman" w:cs="Times New Roman"/>
        </w:rPr>
        <w:fldChar w:fldCharType="end"/>
      </w:r>
      <w:r w:rsidR="00A412AF">
        <w:rPr>
          <w:rFonts w:ascii="Times New Roman" w:hAnsi="Times New Roman" w:cs="Times New Roman"/>
        </w:rPr>
        <w:t xml:space="preserve"> and </w:t>
      </w:r>
      <w:commentRangeStart w:id="202"/>
      <w:r w:rsidR="00E51FED">
        <w:rPr>
          <w:rFonts w:ascii="Times New Roman" w:hAnsi="Times New Roman" w:cs="Times New Roman"/>
        </w:rPr>
        <w:t xml:space="preserve">we aimed </w:t>
      </w:r>
      <w:r w:rsidR="0018118E">
        <w:rPr>
          <w:rFonts w:ascii="Times New Roman" w:hAnsi="Times New Roman" w:cs="Times New Roman"/>
        </w:rPr>
        <w:t>to emphasize the effect of large mammalian frugivores</w:t>
      </w:r>
      <w:r w:rsidR="00A412AF">
        <w:rPr>
          <w:rFonts w:ascii="Times New Roman" w:hAnsi="Times New Roman" w:cs="Times New Roman"/>
        </w:rPr>
        <w:t>.</w:t>
      </w:r>
      <w:commentRangeEnd w:id="202"/>
      <w:r w:rsidR="00A62F65">
        <w:rPr>
          <w:rStyle w:val="CommentReference"/>
        </w:rPr>
        <w:commentReference w:id="202"/>
      </w:r>
    </w:p>
    <w:p w14:paraId="037A012C" w14:textId="382F31F5" w:rsidR="00101E5F" w:rsidRPr="00101E5F" w:rsidRDefault="00101E5F" w:rsidP="00101E5F">
      <w:pPr>
        <w:spacing w:after="120"/>
        <w:rPr>
          <w:rFonts w:ascii="Times New Roman" w:hAnsi="Times New Roman" w:cs="Times New Roman"/>
          <w:iCs/>
        </w:rPr>
      </w:pPr>
      <w:r>
        <w:rPr>
          <w:rFonts w:ascii="Times New Roman" w:hAnsi="Times New Roman" w:cs="Times New Roman"/>
          <w:iCs/>
        </w:rPr>
        <w:t>Additionally, t</w:t>
      </w:r>
      <w:r w:rsidRPr="00FF6249">
        <w:rPr>
          <w:rFonts w:ascii="Times New Roman" w:hAnsi="Times New Roman" w:cs="Times New Roman"/>
          <w:iCs/>
        </w:rPr>
        <w:t>o assess whether there are differences among all</w:t>
      </w:r>
      <w:r>
        <w:rPr>
          <w:rFonts w:ascii="Times New Roman" w:hAnsi="Times New Roman" w:cs="Times New Roman"/>
          <w:iCs/>
        </w:rPr>
        <w:t xml:space="preserve"> current</w:t>
      </w:r>
      <w:r w:rsidRPr="00FF6249">
        <w:rPr>
          <w:rFonts w:ascii="Times New Roman" w:hAnsi="Times New Roman" w:cs="Times New Roman"/>
          <w:iCs/>
        </w:rPr>
        <w:t xml:space="preserve"> frugivores</w:t>
      </w:r>
      <w:r w:rsidRPr="005F3456">
        <w:rPr>
          <w:rFonts w:ascii="Times New Roman" w:hAnsi="Times New Roman" w:cs="Times New Roman"/>
          <w:iCs/>
        </w:rPr>
        <w:t xml:space="preserve"> (</w:t>
      </w:r>
      <w:r w:rsidRPr="005F3456">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1806</w:t>
      </w:r>
      <w:r w:rsidRPr="005F3456">
        <w:rPr>
          <w:rFonts w:ascii="Times New Roman" w:hAnsi="Times New Roman" w:cs="Times New Roman"/>
          <w:iCs/>
        </w:rPr>
        <w:t>), fruit specialists (</w:t>
      </w:r>
      <w:r w:rsidRPr="005F3456">
        <w:rPr>
          <w:rFonts w:ascii="Times New Roman" w:hAnsi="Times New Roman" w:cs="Times New Roman"/>
          <w:i/>
          <w:iCs/>
        </w:rPr>
        <w:t>n</w:t>
      </w:r>
      <w:r>
        <w:rPr>
          <w:rFonts w:ascii="Times New Roman" w:hAnsi="Times New Roman" w:cs="Times New Roman"/>
          <w:i/>
          <w:iCs/>
        </w:rPr>
        <w:t xml:space="preserve"> </w:t>
      </w:r>
      <w:r w:rsidRPr="005F3456">
        <w:rPr>
          <w:rFonts w:ascii="Times New Roman" w:hAnsi="Times New Roman" w:cs="Times New Roman"/>
          <w:iCs/>
        </w:rPr>
        <w:t>=</w:t>
      </w:r>
      <w:r>
        <w:rPr>
          <w:rFonts w:ascii="Times New Roman" w:hAnsi="Times New Roman" w:cs="Times New Roman"/>
          <w:iCs/>
        </w:rPr>
        <w:t xml:space="preserve"> </w:t>
      </w:r>
      <w:r w:rsidRPr="00BB2564">
        <w:rPr>
          <w:rFonts w:ascii="Times New Roman" w:hAnsi="Times New Roman" w:cs="Times New Roman"/>
          <w:iCs/>
        </w:rPr>
        <w:t>1578</w:t>
      </w:r>
      <w:r w:rsidRPr="005F3456">
        <w:rPr>
          <w:rFonts w:ascii="Times New Roman" w:hAnsi="Times New Roman" w:cs="Times New Roman"/>
          <w:iCs/>
        </w:rPr>
        <w:t>), partial frugivores (</w:t>
      </w:r>
      <w:r w:rsidRPr="005F3456">
        <w:rPr>
          <w:rFonts w:ascii="Times New Roman" w:hAnsi="Times New Roman" w:cs="Times New Roman"/>
          <w:i/>
          <w:iCs/>
        </w:rPr>
        <w:t>n</w:t>
      </w:r>
      <w:r>
        <w:rPr>
          <w:rFonts w:ascii="Times New Roman" w:hAnsi="Times New Roman" w:cs="Times New Roman"/>
          <w:i/>
          <w:iCs/>
        </w:rPr>
        <w:t xml:space="preserve"> </w:t>
      </w:r>
      <w:r w:rsidRPr="005F3456">
        <w:rPr>
          <w:rFonts w:ascii="Times New Roman" w:hAnsi="Times New Roman" w:cs="Times New Roman"/>
          <w:iCs/>
        </w:rPr>
        <w:t>=</w:t>
      </w:r>
      <w:r>
        <w:rPr>
          <w:rFonts w:ascii="Times New Roman" w:hAnsi="Times New Roman" w:cs="Times New Roman"/>
          <w:iCs/>
        </w:rPr>
        <w:t xml:space="preserve"> </w:t>
      </w:r>
      <w:r w:rsidRPr="005F3456">
        <w:rPr>
          <w:rFonts w:ascii="Times New Roman" w:hAnsi="Times New Roman" w:cs="Times New Roman"/>
          <w:iCs/>
        </w:rPr>
        <w:t>194) and opportunists (</w:t>
      </w:r>
      <w:r w:rsidRPr="005F3456">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xml:space="preserve">= </w:t>
      </w:r>
      <w:r w:rsidRPr="00BB2564">
        <w:rPr>
          <w:rFonts w:ascii="Times New Roman" w:hAnsi="Times New Roman" w:cs="Times New Roman"/>
          <w:iCs/>
        </w:rPr>
        <w:t>34</w:t>
      </w:r>
      <w:r w:rsidRPr="005F3456">
        <w:rPr>
          <w:rFonts w:ascii="Times New Roman" w:hAnsi="Times New Roman" w:cs="Times New Roman"/>
          <w:iCs/>
        </w:rPr>
        <w:t xml:space="preserve">) we </w:t>
      </w:r>
      <w:r>
        <w:rPr>
          <w:rFonts w:ascii="Times New Roman" w:hAnsi="Times New Roman" w:cs="Times New Roman"/>
          <w:iCs/>
        </w:rPr>
        <w:t xml:space="preserve">re-did the global and </w:t>
      </w:r>
      <w:r w:rsidR="00E51FED">
        <w:rPr>
          <w:rFonts w:ascii="Times New Roman" w:hAnsi="Times New Roman" w:cs="Times New Roman"/>
          <w:iCs/>
        </w:rPr>
        <w:t xml:space="preserve">biogeographical </w:t>
      </w:r>
      <w:r>
        <w:rPr>
          <w:rFonts w:ascii="Times New Roman" w:hAnsi="Times New Roman" w:cs="Times New Roman"/>
          <w:iCs/>
        </w:rPr>
        <w:t xml:space="preserve">analyses for these groups separately as a sensitivity-analysis. </w:t>
      </w:r>
    </w:p>
    <w:p w14:paraId="079BB52E" w14:textId="77777777" w:rsidR="00FD27DC" w:rsidRPr="00C470C1" w:rsidRDefault="00E30781" w:rsidP="004B0C1D">
      <w:pPr>
        <w:spacing w:after="120"/>
        <w:ind w:firstLine="0"/>
        <w:rPr>
          <w:rStyle w:val="Emphasis"/>
          <w:rFonts w:ascii="Times New Roman" w:hAnsi="Times New Roman" w:cs="Times New Roman"/>
          <w:b/>
          <w:i w:val="0"/>
          <w:sz w:val="24"/>
          <w:szCs w:val="24"/>
        </w:rPr>
      </w:pPr>
      <w:r w:rsidRPr="00C470C1">
        <w:rPr>
          <w:rStyle w:val="Emphasis"/>
          <w:rFonts w:ascii="Times New Roman" w:hAnsi="Times New Roman" w:cs="Times New Roman"/>
          <w:b/>
          <w:i w:val="0"/>
          <w:sz w:val="24"/>
          <w:szCs w:val="24"/>
        </w:rPr>
        <w:t>Environmental data</w:t>
      </w:r>
    </w:p>
    <w:p w14:paraId="7B82591C" w14:textId="7E54810A" w:rsidR="00DB52F6" w:rsidRPr="00FF6249" w:rsidRDefault="008216CD" w:rsidP="009D737C">
      <w:pPr>
        <w:ind w:firstLine="0"/>
        <w:rPr>
          <w:rStyle w:val="Emphasis"/>
          <w:rFonts w:ascii="Times New Roman" w:hAnsi="Times New Roman" w:cs="Times New Roman"/>
          <w:i w:val="0"/>
        </w:rPr>
      </w:pPr>
      <w:r>
        <w:rPr>
          <w:rStyle w:val="Emphasis"/>
          <w:rFonts w:ascii="Times New Roman" w:hAnsi="Times New Roman" w:cs="Times New Roman"/>
          <w:i w:val="0"/>
        </w:rPr>
        <w:t xml:space="preserve">To account for environmental variation </w:t>
      </w:r>
      <w:r w:rsidR="0061628B">
        <w:rPr>
          <w:rStyle w:val="Emphasis"/>
          <w:rFonts w:ascii="Times New Roman" w:hAnsi="Times New Roman" w:cs="Times New Roman"/>
          <w:i w:val="0"/>
        </w:rPr>
        <w:t xml:space="preserve">at the level of TDWG units </w:t>
      </w:r>
      <w:r>
        <w:rPr>
          <w:rStyle w:val="Emphasis"/>
          <w:rFonts w:ascii="Times New Roman" w:hAnsi="Times New Roman" w:cs="Times New Roman"/>
          <w:i w:val="0"/>
        </w:rPr>
        <w:t>w</w:t>
      </w:r>
      <w:r w:rsidR="00DB52F6" w:rsidRPr="00FF6249">
        <w:rPr>
          <w:rStyle w:val="Emphasis"/>
          <w:rFonts w:ascii="Times New Roman" w:hAnsi="Times New Roman" w:cs="Times New Roman"/>
          <w:i w:val="0"/>
        </w:rPr>
        <w:t xml:space="preserve">e </w:t>
      </w:r>
      <w:r>
        <w:rPr>
          <w:rStyle w:val="Emphasis"/>
          <w:rFonts w:ascii="Times New Roman" w:hAnsi="Times New Roman" w:cs="Times New Roman"/>
          <w:i w:val="0"/>
        </w:rPr>
        <w:t>included data on</w:t>
      </w:r>
      <w:r w:rsidR="00DB52F6" w:rsidRPr="00FF6249">
        <w:rPr>
          <w:rStyle w:val="Emphasis"/>
          <w:rFonts w:ascii="Times New Roman" w:hAnsi="Times New Roman" w:cs="Times New Roman"/>
          <w:i w:val="0"/>
        </w:rPr>
        <w:t xml:space="preserve"> current climate (three predictor variables), paleoclimate (two variables), soil (one variable) and </w:t>
      </w:r>
      <w:r w:rsidR="00DF229E" w:rsidRPr="00FF6249">
        <w:rPr>
          <w:rStyle w:val="Emphasis"/>
          <w:rFonts w:ascii="Times New Roman" w:hAnsi="Times New Roman" w:cs="Times New Roman"/>
          <w:i w:val="0"/>
        </w:rPr>
        <w:t>net primary productivity (</w:t>
      </w:r>
      <w:r w:rsidR="00E3502A" w:rsidRPr="00FF6249">
        <w:rPr>
          <w:rStyle w:val="Emphasis"/>
          <w:rFonts w:ascii="Times New Roman" w:hAnsi="Times New Roman" w:cs="Times New Roman"/>
          <w:i w:val="0"/>
        </w:rPr>
        <w:t>one variable</w:t>
      </w:r>
      <w:r w:rsidR="00DF229E" w:rsidRPr="00FF6249">
        <w:rPr>
          <w:rStyle w:val="Emphasis"/>
          <w:rFonts w:ascii="Times New Roman" w:hAnsi="Times New Roman" w:cs="Times New Roman"/>
          <w:i w:val="0"/>
        </w:rPr>
        <w:t>)</w:t>
      </w:r>
      <w:r w:rsidR="00DB52F6" w:rsidRPr="00FF6249">
        <w:rPr>
          <w:rStyle w:val="Emphasis"/>
          <w:rFonts w:ascii="Times New Roman" w:hAnsi="Times New Roman" w:cs="Times New Roman"/>
          <w:i w:val="0"/>
        </w:rPr>
        <w:t xml:space="preserve"> </w:t>
      </w:r>
      <w:r w:rsidR="00436238" w:rsidRPr="00FF6249">
        <w:rPr>
          <w:rStyle w:val="Emphasis"/>
          <w:rFonts w:ascii="Times New Roman" w:hAnsi="Times New Roman" w:cs="Times New Roman"/>
          <w:i w:val="0"/>
        </w:rPr>
        <w:t>(</w:t>
      </w:r>
      <w:r w:rsidR="00244392" w:rsidRPr="00E6410D">
        <w:rPr>
          <w:rStyle w:val="Emphasis"/>
          <w:rFonts w:ascii="Times New Roman" w:hAnsi="Times New Roman" w:cs="Times New Roman"/>
          <w:i w:val="0"/>
        </w:rPr>
        <w:t>Table 1</w:t>
      </w:r>
      <w:r w:rsidR="00DB52F6" w:rsidRPr="00FF6249">
        <w:rPr>
          <w:rStyle w:val="Emphasis"/>
          <w:rFonts w:ascii="Times New Roman" w:hAnsi="Times New Roman" w:cs="Times New Roman"/>
          <w:i w:val="0"/>
        </w:rPr>
        <w:t xml:space="preserve">). </w:t>
      </w:r>
      <w:r w:rsidR="0039484E" w:rsidRPr="00FF6249">
        <w:rPr>
          <w:rFonts w:ascii="Times New Roman" w:hAnsi="Times New Roman" w:cs="Times New Roman"/>
          <w:iCs/>
        </w:rPr>
        <w:t>All environmental variables were calculated in ArcGIS (version</w:t>
      </w:r>
      <w:r w:rsidR="005104E5" w:rsidRPr="00FF6249">
        <w:rPr>
          <w:rFonts w:ascii="Times New Roman" w:hAnsi="Times New Roman" w:cs="Times New Roman"/>
          <w:iCs/>
        </w:rPr>
        <w:t xml:space="preserve"> 10.1, ESRI, Redlands, CA, USA).</w:t>
      </w:r>
    </w:p>
    <w:p w14:paraId="52A1783D" w14:textId="77777777" w:rsidR="00E30781" w:rsidRPr="00C470C1" w:rsidRDefault="00E30781" w:rsidP="004B0C1D">
      <w:pPr>
        <w:spacing w:after="120"/>
        <w:ind w:firstLine="0"/>
        <w:rPr>
          <w:rStyle w:val="Emphasis"/>
          <w:rFonts w:ascii="Times New Roman" w:hAnsi="Times New Roman" w:cs="Times New Roman"/>
        </w:rPr>
      </w:pPr>
      <w:r w:rsidRPr="00C470C1">
        <w:rPr>
          <w:rStyle w:val="Emphasis"/>
          <w:rFonts w:ascii="Times New Roman" w:hAnsi="Times New Roman" w:cs="Times New Roman"/>
        </w:rPr>
        <w:t>Current climate</w:t>
      </w:r>
    </w:p>
    <w:p w14:paraId="178E99C0" w14:textId="1FC76140" w:rsidR="003627DF" w:rsidRPr="009B2F06" w:rsidRDefault="00507EA3" w:rsidP="009D737C">
      <w:pPr>
        <w:ind w:firstLine="0"/>
        <w:rPr>
          <w:rFonts w:ascii="Times New Roman" w:hAnsi="Times New Roman" w:cs="Times New Roman"/>
          <w:iCs/>
        </w:rPr>
      </w:pPr>
      <w:r w:rsidRPr="00FF6249">
        <w:rPr>
          <w:rStyle w:val="Emphasis"/>
          <w:rFonts w:ascii="Times New Roman" w:hAnsi="Times New Roman" w:cs="Times New Roman"/>
          <w:i w:val="0"/>
        </w:rPr>
        <w:t>To represent current climate we use</w:t>
      </w:r>
      <w:r w:rsidR="008216CD">
        <w:rPr>
          <w:rStyle w:val="Emphasis"/>
          <w:rFonts w:ascii="Times New Roman" w:hAnsi="Times New Roman" w:cs="Times New Roman"/>
          <w:i w:val="0"/>
        </w:rPr>
        <w:t>d</w:t>
      </w:r>
      <w:r w:rsidRPr="00FF6249">
        <w:rPr>
          <w:rStyle w:val="Emphasis"/>
          <w:rFonts w:ascii="Times New Roman" w:hAnsi="Times New Roman" w:cs="Times New Roman"/>
          <w:i w:val="0"/>
        </w:rPr>
        <w:t xml:space="preserve"> six climate variables </w:t>
      </w:r>
      <w:r w:rsidRPr="00FF6249">
        <w:rPr>
          <w:rFonts w:ascii="Times New Roman" w:hAnsi="Times New Roman" w:cs="Times New Roman"/>
          <w:iCs/>
        </w:rPr>
        <w:t xml:space="preserve">from the WORLDCLIM database (version 1.4; http:// www.worldclim.org), a set of global climate layers with a spatial resolution of </w:t>
      </w:r>
      <w:r w:rsidRPr="00FF6249">
        <w:rPr>
          <w:rFonts w:ascii="Times New Roman" w:hAnsi="Times New Roman" w:cs="Times New Roman"/>
          <w:i/>
          <w:iCs/>
        </w:rPr>
        <w:t>c</w:t>
      </w:r>
      <w:r w:rsidR="006F1D75" w:rsidRPr="00FF6249">
        <w:rPr>
          <w:rFonts w:ascii="Times New Roman" w:hAnsi="Times New Roman" w:cs="Times New Roman"/>
          <w:iCs/>
        </w:rPr>
        <w:t>. 1 km</w:t>
      </w:r>
      <w:r w:rsidR="006F1D75" w:rsidRPr="00FF6249">
        <w:rPr>
          <w:rFonts w:ascii="Times New Roman" w:hAnsi="Times New Roman" w:cs="Times New Roman"/>
          <w:iCs/>
          <w:vertAlign w:val="superscript"/>
        </w:rPr>
        <w:t>2</w:t>
      </w:r>
      <w:r w:rsidR="006F1D75" w:rsidRPr="00FF6249">
        <w:rPr>
          <w:rFonts w:ascii="Times New Roman" w:hAnsi="Times New Roman" w:cs="Times New Roman"/>
          <w:iCs/>
        </w:rPr>
        <w:t xml:space="preserve"> </w:t>
      </w:r>
      <w:r w:rsidR="006F1D75" w:rsidRPr="00FF6249">
        <w:rPr>
          <w:rFonts w:ascii="Times New Roman" w:hAnsi="Times New Roman" w:cs="Times New Roman"/>
          <w:iCs/>
        </w:rPr>
        <w:fldChar w:fldCharType="begin"/>
      </w:r>
      <w:r w:rsidR="004F0C67">
        <w:rPr>
          <w:rFonts w:ascii="Times New Roman" w:hAnsi="Times New Roman" w:cs="Times New Roman"/>
          <w:iCs/>
        </w:rPr>
        <w:instrText xml:space="preserve"> ADDIN EN.CITE &lt;EndNote&gt;&lt;Cite&gt;&lt;Author&gt;Hijmans&lt;/Author&gt;&lt;Year&gt;2005&lt;/Year&gt;&lt;RecNum&gt;53&lt;/RecNum&gt;&lt;DisplayText&gt;(Hijmans&lt;style face="italic"&gt; et al.&lt;/style&gt;, 2005)&lt;/DisplayText&gt;&lt;record&gt;&lt;rec-number&gt;53&lt;/rec-number&gt;&lt;foreign-keys&gt;&lt;key app="EN" db-id="9xdtxzfffxtpt2e59vsvde599ear9ts52rap" timestamp="1445353864"&gt;53&lt;/key&gt;&lt;/foreign-keys&gt;&lt;ref-type name="Journal Article"&gt;17&lt;/ref-type&gt;&lt;contributors&gt;&lt;authors&gt;&lt;author&gt;Hijmans, R. J.&lt;/author&gt;&lt;author&gt;Cameron, S. E.&lt;/author&gt;&lt;author&gt;Parra, J. L.&lt;/author&gt;&lt;author&gt;Jones, P. G.&lt;/author&gt;&lt;author&gt;Jarvis, A.&lt;/author&gt;&lt;/authors&gt;&lt;/contributors&gt;&lt;titles&gt;&lt;title&gt;Very high resolution interpolated climate surfaces for global land areas&lt;/title&gt;&lt;secondary-title&gt;International Journal of Climatology&lt;/secondary-title&gt;&lt;/titles&gt;&lt;periodical&gt;&lt;full-title&gt;International Journal of Climatology&lt;/full-title&gt;&lt;/periodical&gt;&lt;pages&gt;1965–1978&lt;/pages&gt;&lt;volume&gt;25&lt;/volume&gt;&lt;number&gt;15&lt;/number&gt;&lt;dates&gt;&lt;year&gt;2005&lt;/year&gt;&lt;pub-dates&gt;&lt;date&gt;Dec&lt;/date&gt;&lt;/pub-dates&gt;&lt;/dates&gt;&lt;isbn&gt;0899-8418&lt;/isbn&gt;&lt;accession-num&gt;WOS:000234519700002&lt;/accession-num&gt;&lt;urls&gt;&lt;related-urls&gt;&lt;url&gt;&amp;lt;Go to ISI&amp;gt;://WOS:000234519700002&lt;/url&gt;&lt;/related-urls&gt;&lt;/urls&gt;&lt;electronic-resource-num&gt;10.1002/joc.1276&lt;/electronic-resource-num&gt;&lt;/record&gt;&lt;/Cite&gt;&lt;/EndNote&gt;</w:instrText>
      </w:r>
      <w:r w:rsidR="006F1D75" w:rsidRPr="00FF6249">
        <w:rPr>
          <w:rFonts w:ascii="Times New Roman" w:hAnsi="Times New Roman" w:cs="Times New Roman"/>
          <w:iCs/>
        </w:rPr>
        <w:fldChar w:fldCharType="separate"/>
      </w:r>
      <w:r w:rsidR="006F1D75" w:rsidRPr="00FF6249">
        <w:rPr>
          <w:rFonts w:ascii="Times New Roman" w:hAnsi="Times New Roman" w:cs="Times New Roman"/>
          <w:iCs/>
          <w:noProof/>
        </w:rPr>
        <w:t>(Hijmans</w:t>
      </w:r>
      <w:r w:rsidR="006F1D75" w:rsidRPr="00FF6249">
        <w:rPr>
          <w:rFonts w:ascii="Times New Roman" w:hAnsi="Times New Roman" w:cs="Times New Roman"/>
          <w:i/>
          <w:iCs/>
          <w:noProof/>
        </w:rPr>
        <w:t xml:space="preserve"> et al.</w:t>
      </w:r>
      <w:r w:rsidR="006F1D75" w:rsidRPr="00FF6249">
        <w:rPr>
          <w:rFonts w:ascii="Times New Roman" w:hAnsi="Times New Roman" w:cs="Times New Roman"/>
          <w:iCs/>
          <w:noProof/>
        </w:rPr>
        <w:t>, 2005)</w:t>
      </w:r>
      <w:r w:rsidR="006F1D75" w:rsidRPr="00FF6249">
        <w:rPr>
          <w:rFonts w:ascii="Times New Roman" w:hAnsi="Times New Roman" w:cs="Times New Roman"/>
          <w:iCs/>
        </w:rPr>
        <w:fldChar w:fldCharType="end"/>
      </w:r>
      <w:r w:rsidRPr="00FF6249">
        <w:rPr>
          <w:rFonts w:ascii="Times New Roman" w:hAnsi="Times New Roman" w:cs="Times New Roman"/>
          <w:iCs/>
        </w:rPr>
        <w:t>.</w:t>
      </w:r>
      <w:r w:rsidRPr="00FF6249">
        <w:rPr>
          <w:rStyle w:val="Emphasis"/>
          <w:rFonts w:ascii="Times New Roman" w:hAnsi="Times New Roman" w:cs="Times New Roman"/>
          <w:i w:val="0"/>
        </w:rPr>
        <w:t xml:space="preserve"> </w:t>
      </w:r>
      <w:r w:rsidR="00DD4751" w:rsidRPr="00FF6249">
        <w:rPr>
          <w:rStyle w:val="Emphasis"/>
          <w:rFonts w:ascii="Times New Roman" w:hAnsi="Times New Roman" w:cs="Times New Roman"/>
          <w:i w:val="0"/>
        </w:rPr>
        <w:t xml:space="preserve">We chose mean annual precipitation, </w:t>
      </w:r>
      <w:r w:rsidR="00DD4751" w:rsidRPr="00FF6249">
        <w:rPr>
          <w:rFonts w:ascii="Times New Roman" w:hAnsi="Times New Roman" w:cs="Times New Roman"/>
          <w:iCs/>
        </w:rPr>
        <w:t xml:space="preserve">precipitation seasonality, </w:t>
      </w:r>
      <w:r w:rsidR="00DD4751" w:rsidRPr="00FF6249">
        <w:rPr>
          <w:rFonts w:ascii="Times New Roman" w:eastAsia="Times New Roman" w:hAnsi="Times New Roman" w:cs="Times New Roman"/>
          <w:color w:val="000000"/>
          <w:lang w:eastAsia="da-DK"/>
        </w:rPr>
        <w:t xml:space="preserve">mean annual temperature, temperature seasonality, temperature of the coldest quarter, and precipitation of the driest quarter. </w:t>
      </w:r>
      <w:r w:rsidRPr="00FF6249">
        <w:rPr>
          <w:rStyle w:val="Emphasis"/>
          <w:rFonts w:ascii="Times New Roman" w:hAnsi="Times New Roman" w:cs="Times New Roman"/>
          <w:i w:val="0"/>
        </w:rPr>
        <w:t xml:space="preserve">These </w:t>
      </w:r>
      <w:r w:rsidR="00DD4751" w:rsidRPr="00FF6249">
        <w:rPr>
          <w:rStyle w:val="Emphasis"/>
          <w:rFonts w:ascii="Times New Roman" w:hAnsi="Times New Roman" w:cs="Times New Roman"/>
          <w:i w:val="0"/>
        </w:rPr>
        <w:t xml:space="preserve">variables </w:t>
      </w:r>
      <w:r w:rsidRPr="00FF6249">
        <w:rPr>
          <w:rStyle w:val="Emphasis"/>
          <w:rFonts w:ascii="Times New Roman" w:hAnsi="Times New Roman" w:cs="Times New Roman"/>
          <w:i w:val="0"/>
        </w:rPr>
        <w:t xml:space="preserve">have </w:t>
      </w:r>
      <w:r w:rsidR="00DD4751" w:rsidRPr="00FF6249">
        <w:rPr>
          <w:rStyle w:val="Emphasis"/>
          <w:rFonts w:ascii="Times New Roman" w:hAnsi="Times New Roman" w:cs="Times New Roman"/>
          <w:i w:val="0"/>
        </w:rPr>
        <w:t xml:space="preserve">been </w:t>
      </w:r>
      <w:r w:rsidRPr="00FF6249">
        <w:rPr>
          <w:rStyle w:val="Emphasis"/>
          <w:rFonts w:ascii="Times New Roman" w:hAnsi="Times New Roman" w:cs="Times New Roman"/>
          <w:i w:val="0"/>
        </w:rPr>
        <w:t xml:space="preserve">shown to be important </w:t>
      </w:r>
      <w:r w:rsidR="00DD4751" w:rsidRPr="00FF6249">
        <w:rPr>
          <w:rStyle w:val="Emphasis"/>
          <w:rFonts w:ascii="Times New Roman" w:hAnsi="Times New Roman" w:cs="Times New Roman"/>
          <w:i w:val="0"/>
        </w:rPr>
        <w:t>drivers of</w:t>
      </w:r>
      <w:r w:rsidRPr="00FF6249">
        <w:rPr>
          <w:rStyle w:val="Emphasis"/>
          <w:rFonts w:ascii="Times New Roman" w:hAnsi="Times New Roman" w:cs="Times New Roman"/>
          <w:i w:val="0"/>
        </w:rPr>
        <w:t xml:space="preserve"> functional trait distributions</w:t>
      </w:r>
      <w:r w:rsidR="005F4C48">
        <w:rPr>
          <w:rStyle w:val="Emphasis"/>
          <w:rFonts w:ascii="Times New Roman" w:hAnsi="Times New Roman" w:cs="Times New Roman"/>
          <w:i w:val="0"/>
        </w:rPr>
        <w:t xml:space="preserve"> </w:t>
      </w:r>
      <w:r w:rsidR="00DD4751" w:rsidRPr="00FF6249">
        <w:rPr>
          <w:rStyle w:val="Emphasis"/>
          <w:rFonts w:ascii="Times New Roman" w:hAnsi="Times New Roman" w:cs="Times New Roman"/>
          <w:i w:val="0"/>
        </w:rPr>
        <w:t xml:space="preserve">in palms and other plant families </w:t>
      </w:r>
      <w:r w:rsidR="005F4C48">
        <w:rPr>
          <w:rStyle w:val="Emphasis"/>
          <w:rFonts w:ascii="Times New Roman" w:hAnsi="Times New Roman" w:cs="Times New Roman"/>
          <w:i w:val="0"/>
        </w:rPr>
        <w:fldChar w:fldCharType="begin"/>
      </w:r>
      <w:r w:rsidR="005F4C48">
        <w:rPr>
          <w:rStyle w:val="Emphasis"/>
          <w:rFonts w:ascii="Times New Roman" w:hAnsi="Times New Roman" w:cs="Times New Roman"/>
          <w:i w:val="0"/>
        </w:rPr>
        <w:instrText xml:space="preserve"> ADDIN EN.CITE &lt;EndNote&gt;&lt;Cite&gt;&lt;Author&gt;Swenson&lt;/Author&gt;&lt;Year&gt;2010&lt;/Year&gt;&lt;RecNum&gt;23&lt;/RecNum&gt;&lt;DisplayText&gt;(Swenson &amp;amp; Weiser, 2010; Göldel&lt;style face="italic"&gt; et al.&lt;/style&gt;, 2015)&lt;/DisplayText&gt;&lt;record&gt;&lt;rec-number&gt;23&lt;/rec-number&gt;&lt;foreign-keys&gt;&lt;key app="EN" db-id="9xdtxzfffxtpt2e59vsvde599ear9ts52rap" timestamp="1445350885"&gt;23&lt;/key&gt;&lt;/foreign-keys&gt;&lt;ref-type name="Journal Article"&gt;17&lt;/ref-type&gt;&lt;contributors&gt;&lt;authors&gt;&lt;author&gt;Swenson, N. G.&lt;/author&gt;&lt;author&gt;Weiser, M. D.&lt;/author&gt;&lt;/authors&gt;&lt;/contributors&gt;&lt;titles&gt;&lt;title&gt;Plant geography upon the basis of functional traits: an example from eastern North American trees&lt;/title&gt;&lt;secondary-title&gt;Ecology&lt;/secondary-title&gt;&lt;/titles&gt;&lt;periodical&gt;&lt;full-title&gt;Ecology&lt;/full-title&gt;&lt;/periodical&gt;&lt;pages&gt;2234–2241&lt;/pages&gt;&lt;volume&gt;91&lt;/volume&gt;&lt;number&gt;8&lt;/number&gt;&lt;dates&gt;&lt;year&gt;2010&lt;/year&gt;&lt;pub-dates&gt;&lt;date&gt;Aug&lt;/date&gt;&lt;/pub-dates&gt;&lt;/dates&gt;&lt;isbn&gt;0012-9658&lt;/isbn&gt;&lt;accession-num&gt;WOS:000280153500007&lt;/accession-num&gt;&lt;urls&gt;&lt;related-urls&gt;&lt;url&gt;&amp;lt;Go to ISI&amp;gt;://WOS:000280153500007&lt;/url&gt;&lt;/related-urls&gt;&lt;/urls&gt;&lt;electronic-resource-num&gt;10.1890/09-1743.1&lt;/electronic-resource-num&gt;&lt;/record&gt;&lt;/Cite&gt;&lt;Cite&gt;&lt;Author&gt;Göldel&lt;/Author&gt;&lt;Year&gt;2015&lt;/Year&gt;&lt;RecNum&gt;84&lt;/RecNum&gt;&lt;record&gt;&lt;rec-number&gt;84&lt;/rec-number&gt;&lt;foreign-keys&gt;&lt;key app="EN" db-id="9xdtxzfffxtpt2e59vsvde599ear9ts52rap" timestamp="1447347421"&gt;84&lt;/key&gt;&lt;/foreign-keys&gt;&lt;ref-type name="Journal Article"&gt;17&lt;/ref-type&gt;&lt;contributors&gt;&lt;authors&gt;&lt;author&gt;Göldel, B.&lt;/author&gt;&lt;author&gt;Kissling, W. D.&lt;/author&gt;&lt;author&gt;Svenning, J.</w:instrText>
      </w:r>
      <w:r w:rsidR="005F4C48">
        <w:rPr>
          <w:rStyle w:val="Emphasis"/>
          <w:rFonts w:ascii="Cambria Math" w:hAnsi="Cambria Math" w:cs="Cambria Math"/>
          <w:i w:val="0"/>
        </w:rPr>
        <w:instrText>‐</w:instrText>
      </w:r>
      <w:r w:rsidR="005F4C48">
        <w:rPr>
          <w:rStyle w:val="Emphasis"/>
          <w:rFonts w:ascii="Times New Roman" w:hAnsi="Times New Roman" w:cs="Times New Roman"/>
          <w:i w:val="0"/>
        </w:rPr>
        <w:instrText>C.&lt;/author&gt;&lt;/authors&gt;&lt;/contributors&gt;&lt;titles&gt;&lt;title&gt;Geographical variation and environmental correlates of functional trait distributions in palms (Arecaceae) across the New World&lt;/title&gt;&lt;secondary-title&gt;Botanical Journal of the Linnean Society&lt;/secondary-title&gt;&lt;/titles&gt;&lt;periodical&gt;&lt;full-title&gt;Botanical Journal of the Linnean Society&lt;/full-title&gt;&lt;/periodical&gt;&lt;pages&gt;602–617&lt;/pages&gt;&lt;volume&gt;179&lt;/volume&gt;&lt;dates&gt;&lt;year&gt;2015&lt;/year&gt;&lt;/dates&gt;&lt;isbn&gt;1095-8339&lt;/isbn&gt;&lt;urls&gt;&lt;/urls&gt;&lt;/record&gt;&lt;/Cite&gt;&lt;/EndNote&gt;</w:instrText>
      </w:r>
      <w:r w:rsidR="005F4C48">
        <w:rPr>
          <w:rStyle w:val="Emphasis"/>
          <w:rFonts w:ascii="Times New Roman" w:hAnsi="Times New Roman" w:cs="Times New Roman"/>
          <w:i w:val="0"/>
        </w:rPr>
        <w:fldChar w:fldCharType="separate"/>
      </w:r>
      <w:r w:rsidR="005F4C48">
        <w:rPr>
          <w:rStyle w:val="Emphasis"/>
          <w:rFonts w:ascii="Times New Roman" w:hAnsi="Times New Roman" w:cs="Times New Roman"/>
          <w:i w:val="0"/>
          <w:noProof/>
        </w:rPr>
        <w:t>(Swenson &amp; Weiser, 2010; Göldel</w:t>
      </w:r>
      <w:r w:rsidR="005F4C48" w:rsidRPr="005F4C48">
        <w:rPr>
          <w:rStyle w:val="Emphasis"/>
          <w:rFonts w:ascii="Times New Roman" w:hAnsi="Times New Roman" w:cs="Times New Roman"/>
          <w:noProof/>
        </w:rPr>
        <w:t xml:space="preserve"> et al.</w:t>
      </w:r>
      <w:r w:rsidR="005F4C48">
        <w:rPr>
          <w:rStyle w:val="Emphasis"/>
          <w:rFonts w:ascii="Times New Roman" w:hAnsi="Times New Roman" w:cs="Times New Roman"/>
          <w:i w:val="0"/>
          <w:noProof/>
        </w:rPr>
        <w:t>, 2015)</w:t>
      </w:r>
      <w:r w:rsidR="005F4C48">
        <w:rPr>
          <w:rStyle w:val="Emphasis"/>
          <w:rFonts w:ascii="Times New Roman" w:hAnsi="Times New Roman" w:cs="Times New Roman"/>
          <w:i w:val="0"/>
        </w:rPr>
        <w:fldChar w:fldCharType="end"/>
      </w:r>
      <w:r w:rsidR="002E5516">
        <w:rPr>
          <w:rStyle w:val="Emphasis"/>
          <w:rFonts w:ascii="Times New Roman" w:hAnsi="Times New Roman" w:cs="Times New Roman"/>
          <w:i w:val="0"/>
        </w:rPr>
        <w:t xml:space="preserve">. </w:t>
      </w:r>
      <w:r w:rsidR="00F05D25" w:rsidRPr="00FF6249">
        <w:rPr>
          <w:rFonts w:ascii="Times New Roman" w:eastAsia="Times New Roman" w:hAnsi="Times New Roman" w:cs="Times New Roman"/>
          <w:color w:val="000000"/>
          <w:lang w:eastAsia="da-DK"/>
        </w:rPr>
        <w:t xml:space="preserve">We performed </w:t>
      </w:r>
      <w:r w:rsidR="003627DF" w:rsidRPr="00FF6249">
        <w:rPr>
          <w:rFonts w:ascii="Times New Roman" w:eastAsia="Times New Roman" w:hAnsi="Times New Roman" w:cs="Times New Roman"/>
          <w:color w:val="000000"/>
          <w:lang w:eastAsia="da-DK"/>
        </w:rPr>
        <w:t xml:space="preserve">a </w:t>
      </w:r>
      <w:r w:rsidR="00F05D25" w:rsidRPr="00FF6249">
        <w:rPr>
          <w:rFonts w:ascii="Times New Roman" w:eastAsia="Times New Roman" w:hAnsi="Times New Roman" w:cs="Times New Roman"/>
          <w:color w:val="000000"/>
          <w:lang w:eastAsia="da-DK"/>
        </w:rPr>
        <w:t>Principal Component Analysis (PCA) to reduce collinearity among the</w:t>
      </w:r>
      <w:r w:rsidR="008216CD">
        <w:rPr>
          <w:rFonts w:ascii="Times New Roman" w:eastAsia="Times New Roman" w:hAnsi="Times New Roman" w:cs="Times New Roman"/>
          <w:color w:val="000000"/>
          <w:lang w:eastAsia="da-DK"/>
        </w:rPr>
        <w:t>se</w:t>
      </w:r>
      <w:r w:rsidR="00F05D25" w:rsidRPr="00FF6249">
        <w:rPr>
          <w:rFonts w:ascii="Times New Roman" w:eastAsia="Times New Roman" w:hAnsi="Times New Roman" w:cs="Times New Roman"/>
          <w:color w:val="000000"/>
          <w:lang w:eastAsia="da-DK"/>
        </w:rPr>
        <w:t xml:space="preserve"> </w:t>
      </w:r>
      <w:r w:rsidR="004B647B" w:rsidRPr="00FF6249">
        <w:rPr>
          <w:rFonts w:ascii="Times New Roman" w:eastAsia="Times New Roman" w:hAnsi="Times New Roman" w:cs="Times New Roman"/>
          <w:color w:val="000000"/>
          <w:lang w:eastAsia="da-DK"/>
        </w:rPr>
        <w:t>climat</w:t>
      </w:r>
      <w:r w:rsidR="008216CD">
        <w:rPr>
          <w:rFonts w:ascii="Times New Roman" w:eastAsia="Times New Roman" w:hAnsi="Times New Roman" w:cs="Times New Roman"/>
          <w:color w:val="000000"/>
          <w:lang w:eastAsia="da-DK"/>
        </w:rPr>
        <w:t>ic</w:t>
      </w:r>
      <w:r w:rsidR="004B647B" w:rsidRPr="00FF6249">
        <w:rPr>
          <w:rFonts w:ascii="Times New Roman" w:eastAsia="Times New Roman" w:hAnsi="Times New Roman" w:cs="Times New Roman"/>
          <w:color w:val="000000"/>
          <w:lang w:eastAsia="da-DK"/>
        </w:rPr>
        <w:t xml:space="preserve"> variables</w:t>
      </w:r>
      <w:r w:rsidR="00F05D25" w:rsidRPr="00FF6249">
        <w:rPr>
          <w:rFonts w:ascii="Times New Roman" w:eastAsia="Times New Roman" w:hAnsi="Times New Roman" w:cs="Times New Roman"/>
          <w:color w:val="000000"/>
          <w:lang w:eastAsia="da-DK"/>
        </w:rPr>
        <w:t xml:space="preserve">. </w:t>
      </w:r>
      <w:r w:rsidR="00DD4751" w:rsidRPr="00FF6249">
        <w:rPr>
          <w:rFonts w:ascii="Times New Roman" w:eastAsia="Times New Roman" w:hAnsi="Times New Roman" w:cs="Times New Roman"/>
          <w:color w:val="000000"/>
          <w:lang w:eastAsia="da-DK"/>
        </w:rPr>
        <w:t>PCAs</w:t>
      </w:r>
      <w:r w:rsidR="003627DF" w:rsidRPr="00FF6249">
        <w:rPr>
          <w:rFonts w:ascii="Times New Roman" w:eastAsia="Times New Roman" w:hAnsi="Times New Roman" w:cs="Times New Roman"/>
          <w:color w:val="000000"/>
          <w:lang w:eastAsia="da-DK"/>
        </w:rPr>
        <w:t xml:space="preserve"> </w:t>
      </w:r>
      <w:r w:rsidR="008216CD">
        <w:rPr>
          <w:rFonts w:ascii="Times New Roman" w:eastAsia="Times New Roman" w:hAnsi="Times New Roman" w:cs="Times New Roman"/>
          <w:color w:val="000000"/>
          <w:lang w:eastAsia="da-DK"/>
        </w:rPr>
        <w:t xml:space="preserve">were done </w:t>
      </w:r>
      <w:r w:rsidR="003627DF" w:rsidRPr="00FF6249">
        <w:rPr>
          <w:rFonts w:ascii="Times New Roman" w:eastAsia="Times New Roman" w:hAnsi="Times New Roman" w:cs="Times New Roman"/>
          <w:color w:val="000000"/>
          <w:lang w:eastAsia="da-DK"/>
        </w:rPr>
        <w:t xml:space="preserve">separately for </w:t>
      </w:r>
      <w:r w:rsidR="00DD5851">
        <w:rPr>
          <w:rFonts w:ascii="Times New Roman" w:eastAsia="Times New Roman" w:hAnsi="Times New Roman" w:cs="Times New Roman"/>
          <w:color w:val="000000"/>
          <w:lang w:eastAsia="da-DK"/>
        </w:rPr>
        <w:t xml:space="preserve">the </w:t>
      </w:r>
      <w:r w:rsidR="003627DF" w:rsidRPr="00FF6249">
        <w:rPr>
          <w:rFonts w:ascii="Times New Roman" w:eastAsia="Times New Roman" w:hAnsi="Times New Roman" w:cs="Times New Roman"/>
          <w:color w:val="000000"/>
          <w:lang w:eastAsia="da-DK"/>
        </w:rPr>
        <w:t xml:space="preserve">global and </w:t>
      </w:r>
      <w:r w:rsidR="00DD2F05">
        <w:rPr>
          <w:rFonts w:ascii="Times New Roman" w:eastAsia="Times New Roman" w:hAnsi="Times New Roman" w:cs="Times New Roman"/>
          <w:color w:val="000000"/>
          <w:lang w:eastAsia="da-DK"/>
        </w:rPr>
        <w:t xml:space="preserve">the </w:t>
      </w:r>
      <w:r w:rsidR="008C1B54">
        <w:rPr>
          <w:rFonts w:ascii="Times New Roman" w:eastAsia="Times New Roman" w:hAnsi="Times New Roman" w:cs="Times New Roman"/>
          <w:color w:val="000000"/>
          <w:lang w:eastAsia="da-DK"/>
        </w:rPr>
        <w:t>analyses</w:t>
      </w:r>
      <w:r w:rsidR="00DD2F05">
        <w:rPr>
          <w:rFonts w:ascii="Times New Roman" w:eastAsia="Times New Roman" w:hAnsi="Times New Roman" w:cs="Times New Roman"/>
          <w:color w:val="000000"/>
          <w:lang w:eastAsia="da-DK"/>
        </w:rPr>
        <w:t xml:space="preserve"> of the biogeographic </w:t>
      </w:r>
      <w:r w:rsidR="00A462AF">
        <w:rPr>
          <w:rFonts w:ascii="Times New Roman" w:eastAsia="Times New Roman" w:hAnsi="Times New Roman" w:cs="Times New Roman"/>
          <w:color w:val="000000"/>
          <w:lang w:eastAsia="da-DK"/>
        </w:rPr>
        <w:t>realms</w:t>
      </w:r>
      <w:r w:rsidR="00244392" w:rsidRPr="00FF6249">
        <w:rPr>
          <w:rFonts w:ascii="Times New Roman" w:eastAsia="Times New Roman" w:hAnsi="Times New Roman" w:cs="Times New Roman"/>
          <w:color w:val="000000"/>
          <w:lang w:eastAsia="da-DK"/>
        </w:rPr>
        <w:t>. W</w:t>
      </w:r>
      <w:r w:rsidR="00F05D25" w:rsidRPr="00FF6249">
        <w:rPr>
          <w:rFonts w:ascii="Times New Roman" w:eastAsia="Times New Roman" w:hAnsi="Times New Roman" w:cs="Times New Roman"/>
          <w:color w:val="000000"/>
          <w:lang w:eastAsia="da-DK"/>
        </w:rPr>
        <w:t>e</w:t>
      </w:r>
      <w:r w:rsidR="003627DF" w:rsidRPr="00FF6249">
        <w:rPr>
          <w:rFonts w:ascii="Times New Roman" w:eastAsia="Times New Roman" w:hAnsi="Times New Roman" w:cs="Times New Roman"/>
          <w:color w:val="000000"/>
          <w:lang w:eastAsia="da-DK"/>
        </w:rPr>
        <w:t xml:space="preserve"> </w:t>
      </w:r>
      <w:r w:rsidR="00F05D25" w:rsidRPr="00FF6249">
        <w:rPr>
          <w:rFonts w:ascii="Times New Roman" w:eastAsia="Times New Roman" w:hAnsi="Times New Roman" w:cs="Times New Roman"/>
          <w:color w:val="000000"/>
          <w:lang w:eastAsia="da-DK"/>
        </w:rPr>
        <w:t xml:space="preserve">retained the first </w:t>
      </w:r>
      <w:r w:rsidR="00F05D25" w:rsidRPr="00FF6249">
        <w:rPr>
          <w:rFonts w:ascii="Times New Roman" w:eastAsia="Times New Roman" w:hAnsi="Times New Roman" w:cs="Times New Roman"/>
          <w:color w:val="000000"/>
          <w:lang w:eastAsia="da-DK"/>
        </w:rPr>
        <w:lastRenderedPageBreak/>
        <w:t>three PCA axes</w:t>
      </w:r>
      <w:r w:rsidR="008216CD">
        <w:rPr>
          <w:rFonts w:ascii="Times New Roman" w:eastAsia="Times New Roman" w:hAnsi="Times New Roman" w:cs="Times New Roman"/>
          <w:color w:val="000000"/>
          <w:lang w:eastAsia="da-DK"/>
        </w:rPr>
        <w:t xml:space="preserve"> </w:t>
      </w:r>
      <w:r w:rsidR="000C4B52">
        <w:rPr>
          <w:rFonts w:ascii="Times New Roman" w:eastAsia="Times New Roman" w:hAnsi="Times New Roman" w:cs="Times New Roman"/>
          <w:color w:val="000000"/>
          <w:lang w:eastAsia="da-DK"/>
        </w:rPr>
        <w:t xml:space="preserve">(PC-PREC, PC-TEMP, PC-SEAS) </w:t>
      </w:r>
      <w:r w:rsidR="008216CD">
        <w:rPr>
          <w:rFonts w:ascii="Times New Roman" w:eastAsia="Times New Roman" w:hAnsi="Times New Roman" w:cs="Times New Roman"/>
          <w:color w:val="000000"/>
          <w:lang w:eastAsia="da-DK"/>
        </w:rPr>
        <w:t>in all analyses (</w:t>
      </w:r>
      <w:r w:rsidR="008216CD" w:rsidRPr="005F3456">
        <w:rPr>
          <w:rFonts w:ascii="Times New Roman" w:eastAsia="Times New Roman" w:hAnsi="Times New Roman" w:cs="Times New Roman"/>
          <w:lang w:eastAsia="da-DK"/>
        </w:rPr>
        <w:t>Table 1</w:t>
      </w:r>
      <w:r w:rsidR="008216CD" w:rsidRPr="00333245">
        <w:rPr>
          <w:rFonts w:ascii="Times New Roman" w:eastAsia="Times New Roman" w:hAnsi="Times New Roman" w:cs="Times New Roman"/>
          <w:lang w:eastAsia="da-DK"/>
        </w:rPr>
        <w:t>)</w:t>
      </w:r>
      <w:r w:rsidR="00F05D25" w:rsidRPr="00FF6249">
        <w:rPr>
          <w:rFonts w:ascii="Times New Roman" w:eastAsia="Times New Roman" w:hAnsi="Times New Roman" w:cs="Times New Roman"/>
          <w:color w:val="000000"/>
          <w:lang w:eastAsia="da-DK"/>
        </w:rPr>
        <w:t xml:space="preserve">, which together </w:t>
      </w:r>
      <w:r w:rsidR="00DD4751" w:rsidRPr="00FF6249">
        <w:rPr>
          <w:rFonts w:ascii="Times New Roman" w:eastAsia="Times New Roman" w:hAnsi="Times New Roman" w:cs="Times New Roman"/>
          <w:color w:val="000000"/>
          <w:lang w:eastAsia="da-DK"/>
        </w:rPr>
        <w:t>each time</w:t>
      </w:r>
      <w:r w:rsidR="003627DF" w:rsidRPr="00FF6249">
        <w:rPr>
          <w:rFonts w:ascii="Times New Roman" w:eastAsia="Times New Roman" w:hAnsi="Times New Roman" w:cs="Times New Roman"/>
          <w:color w:val="000000"/>
          <w:lang w:eastAsia="da-DK"/>
        </w:rPr>
        <w:t xml:space="preserve"> </w:t>
      </w:r>
      <w:r w:rsidR="00F05D25" w:rsidRPr="00FF6249">
        <w:rPr>
          <w:rFonts w:ascii="Times New Roman" w:eastAsia="Times New Roman" w:hAnsi="Times New Roman" w:cs="Times New Roman"/>
          <w:color w:val="000000"/>
          <w:lang w:eastAsia="da-DK"/>
        </w:rPr>
        <w:t xml:space="preserve">explained </w:t>
      </w:r>
      <w:r w:rsidR="003627DF" w:rsidRPr="00FF6249">
        <w:rPr>
          <w:rFonts w:ascii="Times New Roman" w:eastAsia="Times New Roman" w:hAnsi="Times New Roman" w:cs="Times New Roman"/>
          <w:color w:val="000000"/>
          <w:lang w:eastAsia="da-DK"/>
        </w:rPr>
        <w:t>&gt;</w:t>
      </w:r>
      <w:r w:rsidR="003627DF" w:rsidRPr="00FF6249">
        <w:rPr>
          <w:rFonts w:ascii="Times New Roman" w:eastAsia="Times New Roman" w:hAnsi="Times New Roman" w:cs="Times New Roman"/>
          <w:lang w:eastAsia="da-DK"/>
        </w:rPr>
        <w:t>90</w:t>
      </w:r>
      <w:r w:rsidR="00F05D25" w:rsidRPr="00FF6249">
        <w:rPr>
          <w:rFonts w:ascii="Times New Roman" w:eastAsia="Times New Roman" w:hAnsi="Times New Roman" w:cs="Times New Roman"/>
          <w:color w:val="000000"/>
          <w:lang w:eastAsia="da-DK"/>
        </w:rPr>
        <w:t xml:space="preserve">% of the variability </w:t>
      </w:r>
      <w:r w:rsidR="00715821" w:rsidRPr="00FF6249">
        <w:rPr>
          <w:rFonts w:ascii="Times New Roman" w:eastAsia="Times New Roman" w:hAnsi="Times New Roman" w:cs="Times New Roman"/>
          <w:color w:val="000000"/>
          <w:lang w:eastAsia="da-DK"/>
        </w:rPr>
        <w:t>with</w:t>
      </w:r>
      <w:r w:rsidR="00244392" w:rsidRPr="00FF6249">
        <w:rPr>
          <w:rFonts w:ascii="Times New Roman" w:eastAsia="Times New Roman" w:hAnsi="Times New Roman" w:cs="Times New Roman"/>
          <w:color w:val="000000"/>
          <w:lang w:eastAsia="da-DK"/>
        </w:rPr>
        <w:t>in the data.</w:t>
      </w:r>
    </w:p>
    <w:p w14:paraId="780DD3BC" w14:textId="77777777" w:rsidR="00E61D71" w:rsidRPr="00C470C1" w:rsidRDefault="00E30781" w:rsidP="004B0C1D">
      <w:pPr>
        <w:spacing w:after="120"/>
        <w:ind w:firstLine="0"/>
        <w:rPr>
          <w:rFonts w:ascii="Times New Roman" w:eastAsia="Times New Roman" w:hAnsi="Times New Roman" w:cs="Times New Roman"/>
          <w:i/>
          <w:color w:val="000000"/>
          <w:lang w:eastAsia="da-DK"/>
        </w:rPr>
      </w:pPr>
      <w:r w:rsidRPr="00C470C1">
        <w:rPr>
          <w:rFonts w:ascii="Times New Roman" w:eastAsia="Times New Roman" w:hAnsi="Times New Roman" w:cs="Times New Roman"/>
          <w:i/>
          <w:color w:val="000000"/>
          <w:lang w:eastAsia="da-DK"/>
        </w:rPr>
        <w:t>Soil</w:t>
      </w:r>
    </w:p>
    <w:p w14:paraId="4580D526" w14:textId="033B0C53" w:rsidR="00E30781" w:rsidRPr="00FF6249" w:rsidRDefault="009F0F47" w:rsidP="009D737C">
      <w:pPr>
        <w:ind w:firstLine="0"/>
        <w:rPr>
          <w:rStyle w:val="Emphasis"/>
          <w:rFonts w:ascii="Times New Roman" w:eastAsia="Times New Roman" w:hAnsi="Times New Roman" w:cs="Times New Roman"/>
          <w:i w:val="0"/>
          <w:iCs w:val="0"/>
          <w:color w:val="000000"/>
          <w:lang w:eastAsia="da-DK"/>
        </w:rPr>
      </w:pPr>
      <w:r>
        <w:rPr>
          <w:rFonts w:ascii="Times New Roman" w:eastAsia="Times New Roman" w:hAnsi="Times New Roman" w:cs="Times New Roman"/>
          <w:color w:val="000000"/>
          <w:lang w:eastAsia="da-DK"/>
        </w:rPr>
        <w:t xml:space="preserve">To quantify soil conditions, </w:t>
      </w:r>
      <w:r w:rsidR="001F3538">
        <w:rPr>
          <w:rStyle w:val="Emphasis"/>
          <w:rFonts w:ascii="Times New Roman" w:hAnsi="Times New Roman" w:cs="Times New Roman"/>
          <w:i w:val="0"/>
        </w:rPr>
        <w:t>we</w:t>
      </w:r>
      <w:r w:rsidR="001F3538" w:rsidRPr="00FF6249">
        <w:rPr>
          <w:rStyle w:val="Emphasis"/>
          <w:rFonts w:ascii="Times New Roman" w:hAnsi="Times New Roman" w:cs="Times New Roman"/>
          <w:i w:val="0"/>
        </w:rPr>
        <w:t xml:space="preserve"> used data from</w:t>
      </w:r>
      <w:r>
        <w:rPr>
          <w:rStyle w:val="Emphasis"/>
          <w:rFonts w:ascii="Times New Roman" w:hAnsi="Times New Roman" w:cs="Times New Roman"/>
          <w:i w:val="0"/>
        </w:rPr>
        <w:t xml:space="preserve"> the </w:t>
      </w:r>
      <w:r w:rsidR="00706116">
        <w:rPr>
          <w:rStyle w:val="Emphasis"/>
          <w:rFonts w:ascii="Times New Roman" w:hAnsi="Times New Roman" w:cs="Times New Roman"/>
          <w:i w:val="0"/>
        </w:rPr>
        <w:t xml:space="preserve">ISRIC </w:t>
      </w:r>
      <w:r w:rsidR="00706116" w:rsidRPr="00706116">
        <w:rPr>
          <w:rFonts w:ascii="Times New Roman" w:hAnsi="Times New Roman" w:cs="Times New Roman"/>
          <w:iCs/>
        </w:rPr>
        <w:t>-</w:t>
      </w:r>
      <w:r w:rsidR="00706116">
        <w:rPr>
          <w:rStyle w:val="Emphasis"/>
          <w:rFonts w:ascii="Times New Roman" w:hAnsi="Times New Roman" w:cs="Times New Roman"/>
          <w:i w:val="0"/>
        </w:rPr>
        <w:t xml:space="preserve"> </w:t>
      </w:r>
      <w:r w:rsidR="001F3538" w:rsidRPr="00FF6249">
        <w:rPr>
          <w:rStyle w:val="Emphasis"/>
          <w:rFonts w:ascii="Times New Roman" w:hAnsi="Times New Roman" w:cs="Times New Roman"/>
          <w:i w:val="0"/>
        </w:rPr>
        <w:t>World Soil Informati</w:t>
      </w:r>
      <w:r w:rsidR="001F3538">
        <w:rPr>
          <w:rStyle w:val="Emphasis"/>
          <w:rFonts w:ascii="Times New Roman" w:hAnsi="Times New Roman" w:cs="Times New Roman"/>
          <w:i w:val="0"/>
        </w:rPr>
        <w:t>on (http://soilgrids.org/ page)</w:t>
      </w:r>
      <w:r>
        <w:rPr>
          <w:rStyle w:val="Emphasis"/>
          <w:rFonts w:ascii="Times New Roman" w:hAnsi="Times New Roman" w:cs="Times New Roman"/>
          <w:i w:val="0"/>
        </w:rPr>
        <w:t>, a</w:t>
      </w:r>
      <w:r w:rsidR="001F3538" w:rsidRPr="00FF6249">
        <w:rPr>
          <w:rStyle w:val="Emphasis"/>
          <w:rFonts w:ascii="Times New Roman" w:hAnsi="Times New Roman" w:cs="Times New Roman"/>
          <w:i w:val="0"/>
        </w:rPr>
        <w:t xml:space="preserve"> soil data</w:t>
      </w:r>
      <w:r>
        <w:rPr>
          <w:rStyle w:val="Emphasis"/>
          <w:rFonts w:ascii="Times New Roman" w:hAnsi="Times New Roman" w:cs="Times New Roman"/>
          <w:i w:val="0"/>
        </w:rPr>
        <w:t>set</w:t>
      </w:r>
      <w:r w:rsidR="001F3538" w:rsidRPr="00FF6249">
        <w:rPr>
          <w:rStyle w:val="Emphasis"/>
          <w:rFonts w:ascii="Times New Roman" w:hAnsi="Times New Roman" w:cs="Times New Roman"/>
          <w:i w:val="0"/>
        </w:rPr>
        <w:t xml:space="preserve"> with a resolution of </w:t>
      </w:r>
      <w:r w:rsidR="001F3538" w:rsidRPr="00FF6249">
        <w:rPr>
          <w:rFonts w:ascii="Times New Roman" w:hAnsi="Times New Roman" w:cs="Times New Roman"/>
        </w:rPr>
        <w:t xml:space="preserve">1 km </w:t>
      </w:r>
      <w:r w:rsidR="001F3538" w:rsidRPr="00FF6249">
        <w:rPr>
          <w:rFonts w:ascii="Times New Roman" w:hAnsi="Times New Roman" w:cs="Times New Roman"/>
        </w:rPr>
        <w:fldChar w:fldCharType="begin"/>
      </w:r>
      <w:r w:rsidR="00EE3215">
        <w:rPr>
          <w:rFonts w:ascii="Times New Roman" w:hAnsi="Times New Roman" w:cs="Times New Roman"/>
        </w:rPr>
        <w:instrText xml:space="preserve"> ADDIN EN.CITE &lt;EndNote&gt;&lt;Cite&gt;&lt;Author&gt;Hengl&lt;/Author&gt;&lt;Year&gt;2014&lt;/Year&gt;&lt;RecNum&gt;62&lt;/RecNum&gt;&lt;DisplayText&gt;(Hengl&lt;style face="italic"&gt; et al.&lt;/style&gt;, 2014)&lt;/DisplayText&gt;&lt;record&gt;&lt;rec-number&gt;62&lt;/rec-number&gt;&lt;foreign-keys&gt;&lt;key app="EN" db-id="9xdtxzfffxtpt2e59vsvde599ear9ts52rap" timestamp="1445354563"&gt;62&lt;/key&gt;&lt;/foreign-keys&gt;&lt;ref-type name="Journal Article"&gt;17&lt;/ref-type&gt;&lt;contributors&gt;&lt;authors&gt;&lt;author&gt;Hengl, T.&lt;/author&gt;&lt;author&gt;de Jesus, J. M.&lt;/author&gt;&lt;author&gt;MacMillan, R. A.&lt;/author&gt;&lt;author&gt;Batjes, N. H.&lt;/author&gt;&lt;author&gt;Heuvelink, G. B. M.&lt;/author&gt;&lt;author&gt;Ribeiro, E.&lt;/author&gt;&lt;author&gt;Samuel-Rosa, A.&lt;/author&gt;&lt;author&gt;Kempen, B.&lt;/author&gt;&lt;author&gt;Leenaars, J. G. B.&lt;/author&gt;&lt;author&gt;Walsh, M. G.&lt;/author&gt;&lt;author&gt;Gonzalez, M. R.&lt;/author&gt;&lt;/authors&gt;&lt;/contributors&gt;&lt;titles&gt;&lt;title&gt;SoilGrids1km — global soil information based on automated mapping&lt;/title&gt;&lt;secondary-title&gt;Plos One&lt;/secondary-title&gt;&lt;/titles&gt;&lt;periodical&gt;&lt;full-title&gt;Plos One&lt;/full-title&gt;&lt;/periodical&gt;&lt;pages&gt;e105992&lt;/pages&gt;&lt;volume&gt;9&lt;/volume&gt;&lt;number&gt;8&lt;/number&gt;&lt;dates&gt;&lt;year&gt;2014&lt;/year&gt;&lt;pub-dates&gt;&lt;date&gt;Aug 29&lt;/date&gt;&lt;/pub-dates&gt;&lt;/dates&gt;&lt;isbn&gt;1932-6203&lt;/isbn&gt;&lt;accession-num&gt;WOS:000341127500088&lt;/accession-num&gt;&lt;urls&gt;&lt;related-urls&gt;&lt;url&gt;&amp;lt;Go to ISI&amp;gt;://WOS:000341127500088&lt;/url&gt;&lt;/related-urls&gt;&lt;/urls&gt;&lt;custom7&gt;e105992&lt;/custom7&gt;&lt;electronic-resource-num&gt;10.1371/journal.pone.0105992&lt;/electronic-resource-num&gt;&lt;/record&gt;&lt;/Cite&gt;&lt;/EndNote&gt;</w:instrText>
      </w:r>
      <w:r w:rsidR="001F3538" w:rsidRPr="00FF6249">
        <w:rPr>
          <w:rFonts w:ascii="Times New Roman" w:hAnsi="Times New Roman" w:cs="Times New Roman"/>
        </w:rPr>
        <w:fldChar w:fldCharType="separate"/>
      </w:r>
      <w:r w:rsidR="001F3538" w:rsidRPr="00FF6249">
        <w:rPr>
          <w:rFonts w:ascii="Times New Roman" w:hAnsi="Times New Roman" w:cs="Times New Roman"/>
          <w:noProof/>
        </w:rPr>
        <w:t>(Hengl</w:t>
      </w:r>
      <w:r w:rsidR="001F3538" w:rsidRPr="00FF6249">
        <w:rPr>
          <w:rFonts w:ascii="Times New Roman" w:hAnsi="Times New Roman" w:cs="Times New Roman"/>
          <w:i/>
          <w:noProof/>
        </w:rPr>
        <w:t xml:space="preserve"> et al.</w:t>
      </w:r>
      <w:r w:rsidR="001F3538" w:rsidRPr="00FF6249">
        <w:rPr>
          <w:rFonts w:ascii="Times New Roman" w:hAnsi="Times New Roman" w:cs="Times New Roman"/>
          <w:noProof/>
        </w:rPr>
        <w:t>, 2014)</w:t>
      </w:r>
      <w:r w:rsidR="001F3538" w:rsidRPr="00FF6249">
        <w:rPr>
          <w:rFonts w:ascii="Times New Roman" w:hAnsi="Times New Roman" w:cs="Times New Roman"/>
        </w:rPr>
        <w:fldChar w:fldCharType="end"/>
      </w:r>
      <w:r w:rsidR="0061628B">
        <w:rPr>
          <w:rFonts w:ascii="Times New Roman" w:hAnsi="Times New Roman" w:cs="Times New Roman"/>
        </w:rPr>
        <w:t xml:space="preserve">. </w:t>
      </w:r>
      <w:r>
        <w:rPr>
          <w:rFonts w:ascii="Times New Roman" w:hAnsi="Times New Roman" w:cs="Times New Roman"/>
        </w:rPr>
        <w:t xml:space="preserve">We </w:t>
      </w:r>
      <w:r w:rsidR="001F3538" w:rsidRPr="00FF6249">
        <w:rPr>
          <w:rFonts w:ascii="Times New Roman" w:hAnsi="Times New Roman" w:cs="Times New Roman"/>
        </w:rPr>
        <w:t xml:space="preserve">chose </w:t>
      </w:r>
      <w:r>
        <w:rPr>
          <w:rFonts w:ascii="Times New Roman" w:eastAsia="Times New Roman" w:hAnsi="Times New Roman" w:cs="Times New Roman"/>
          <w:color w:val="000000"/>
          <w:lang w:eastAsia="da-DK"/>
        </w:rPr>
        <w:t>the percentage</w:t>
      </w:r>
      <w:r w:rsidR="001F3538" w:rsidRPr="00FF6249">
        <w:rPr>
          <w:rFonts w:ascii="Times New Roman" w:eastAsia="Times New Roman" w:hAnsi="Times New Roman" w:cs="Times New Roman"/>
          <w:color w:val="000000"/>
          <w:lang w:eastAsia="da-DK"/>
        </w:rPr>
        <w:t xml:space="preserve"> </w:t>
      </w:r>
      <w:r w:rsidR="001F3538">
        <w:rPr>
          <w:rFonts w:ascii="Times New Roman" w:eastAsia="Times New Roman" w:hAnsi="Times New Roman" w:cs="Times New Roman"/>
          <w:color w:val="000000"/>
          <w:lang w:eastAsia="da-DK"/>
        </w:rPr>
        <w:t xml:space="preserve">of </w:t>
      </w:r>
      <w:r w:rsidR="001F3538" w:rsidRPr="00FF6249">
        <w:rPr>
          <w:rFonts w:ascii="Times New Roman" w:eastAsia="Times New Roman" w:hAnsi="Times New Roman" w:cs="Times New Roman"/>
          <w:color w:val="000000"/>
          <w:lang w:eastAsia="da-DK"/>
        </w:rPr>
        <w:t>sand in 45</w:t>
      </w:r>
      <w:r>
        <w:rPr>
          <w:rFonts w:ascii="Times New Roman" w:eastAsia="Times New Roman" w:hAnsi="Times New Roman" w:cs="Times New Roman"/>
          <w:color w:val="000000"/>
          <w:lang w:eastAsia="da-DK"/>
        </w:rPr>
        <w:t xml:space="preserve"> </w:t>
      </w:r>
      <w:r w:rsidR="001F3538" w:rsidRPr="00FF6249">
        <w:rPr>
          <w:rFonts w:ascii="Times New Roman" w:eastAsia="Times New Roman" w:hAnsi="Times New Roman" w:cs="Times New Roman"/>
          <w:color w:val="000000"/>
          <w:lang w:eastAsia="da-DK"/>
        </w:rPr>
        <w:t xml:space="preserve">cm </w:t>
      </w:r>
      <w:r w:rsidR="004D363F">
        <w:rPr>
          <w:rFonts w:ascii="Times New Roman" w:eastAsia="Times New Roman" w:hAnsi="Times New Roman" w:cs="Times New Roman"/>
          <w:color w:val="000000"/>
          <w:lang w:eastAsia="da-DK"/>
        </w:rPr>
        <w:t xml:space="preserve">soil </w:t>
      </w:r>
      <w:r w:rsidR="001F3538" w:rsidRPr="00FF6249">
        <w:rPr>
          <w:rFonts w:ascii="Times New Roman" w:eastAsia="Times New Roman" w:hAnsi="Times New Roman" w:cs="Times New Roman"/>
          <w:color w:val="000000"/>
          <w:lang w:eastAsia="da-DK"/>
        </w:rPr>
        <w:t>depth</w:t>
      </w:r>
      <w:r w:rsidR="001F3538">
        <w:rPr>
          <w:rFonts w:ascii="Times New Roman" w:eastAsia="Times New Roman" w:hAnsi="Times New Roman" w:cs="Times New Roman"/>
          <w:color w:val="000000"/>
          <w:lang w:eastAsia="da-DK"/>
        </w:rPr>
        <w:t xml:space="preserve"> </w:t>
      </w:r>
      <w:r w:rsidR="004D363F">
        <w:rPr>
          <w:rFonts w:ascii="Times New Roman" w:eastAsia="Times New Roman" w:hAnsi="Times New Roman" w:cs="Times New Roman"/>
          <w:color w:val="000000"/>
          <w:lang w:eastAsia="da-DK"/>
        </w:rPr>
        <w:t xml:space="preserve">as a predictor variable (SOIL) </w:t>
      </w:r>
      <w:r>
        <w:rPr>
          <w:rFonts w:ascii="Times New Roman" w:eastAsia="Times New Roman" w:hAnsi="Times New Roman" w:cs="Times New Roman"/>
          <w:color w:val="000000"/>
          <w:lang w:eastAsia="da-DK"/>
        </w:rPr>
        <w:t>because</w:t>
      </w:r>
      <w:r w:rsidR="00CA4D3F" w:rsidRPr="00FF6249">
        <w:rPr>
          <w:rFonts w:ascii="Times New Roman" w:eastAsia="Times New Roman" w:hAnsi="Times New Roman" w:cs="Times New Roman"/>
          <w:color w:val="000000"/>
          <w:lang w:eastAsia="da-DK"/>
        </w:rPr>
        <w:t xml:space="preserve"> palms often form short roots </w:t>
      </w:r>
      <w:r w:rsidR="00CA4D3F" w:rsidRPr="00FF6249">
        <w:rPr>
          <w:rFonts w:ascii="Times New Roman" w:eastAsia="Times New Roman" w:hAnsi="Times New Roman" w:cs="Times New Roman"/>
          <w:color w:val="000000"/>
          <w:lang w:eastAsia="da-DK"/>
        </w:rPr>
        <w:fldChar w:fldCharType="begin"/>
      </w:r>
      <w:r w:rsidR="00705754">
        <w:rPr>
          <w:rFonts w:ascii="Times New Roman" w:eastAsia="Times New Roman" w:hAnsi="Times New Roman" w:cs="Times New Roman"/>
          <w:color w:val="000000"/>
          <w:lang w:eastAsia="da-DK"/>
        </w:rPr>
        <w:instrText xml:space="preserve"> ADDIN EN.CITE &lt;EndNote&gt;&lt;Cite&gt;&lt;Author&gt;Dransfield&lt;/Author&gt;&lt;Year&gt;2008&lt;/Year&gt;&lt;RecNum&gt;28&lt;/RecNum&gt;&lt;DisplayText&gt;(Dransfield&lt;style face="italic"&gt; et al.&lt;/style&gt;, 2008)&lt;/DisplayText&gt;&lt;record&gt;&lt;rec-number&gt;28&lt;/rec-number&gt;&lt;foreign-keys&gt;&lt;key app="EN" db-id="9xdtxzfffxtpt2e59vsvde599ear9ts52rap" timestamp="1445351858"&gt;28&lt;/key&gt;&lt;/foreign-keys&gt;&lt;ref-type name="Journal Article"&gt;17&lt;/ref-type&gt;&lt;contributors&gt;&lt;authors&gt;&lt;author&gt;Dransfield, J.&lt;/author&gt;&lt;author&gt;Uhl, N. W.&lt;/author&gt;&lt;author&gt;Asmussen, C. B.&lt;/author&gt;&lt;author&gt;Baker, W. J.&lt;/author&gt;&lt;author&gt;Harley, M. M.&lt;/author&gt;&lt;author&gt;Lewis, C. E.&lt;/author&gt;&lt;/authors&gt;&lt;/contributors&gt;&lt;titles&gt;&lt;title&gt;&lt;style face="italic" font="default" size="100%"&gt;Genera palmarum: The Evolution and Classification of Palms. &lt;/style&gt;&lt;style face="normal" font="default" size="100%"&gt;Royal Botanic Gardens, Kew&lt;/style&gt;&lt;/title&gt;&lt;/titles&gt;&lt;dates&gt;&lt;year&gt;2008&lt;/year&gt;&lt;/dates&gt;&lt;urls&gt;&lt;/urls&gt;&lt;/record&gt;&lt;/Cite&gt;&lt;/EndNote&gt;</w:instrText>
      </w:r>
      <w:r w:rsidR="00CA4D3F" w:rsidRPr="00FF6249">
        <w:rPr>
          <w:rFonts w:ascii="Times New Roman" w:eastAsia="Times New Roman" w:hAnsi="Times New Roman" w:cs="Times New Roman"/>
          <w:color w:val="000000"/>
          <w:lang w:eastAsia="da-DK"/>
        </w:rPr>
        <w:fldChar w:fldCharType="separate"/>
      </w:r>
      <w:r w:rsidR="00CA4D3F" w:rsidRPr="00FF6249">
        <w:rPr>
          <w:rFonts w:ascii="Times New Roman" w:eastAsia="Times New Roman" w:hAnsi="Times New Roman" w:cs="Times New Roman"/>
          <w:noProof/>
          <w:color w:val="000000"/>
          <w:lang w:eastAsia="da-DK"/>
        </w:rPr>
        <w:t>(Dransfield</w:t>
      </w:r>
      <w:r w:rsidR="00CA4D3F" w:rsidRPr="00FF6249">
        <w:rPr>
          <w:rFonts w:ascii="Times New Roman" w:eastAsia="Times New Roman" w:hAnsi="Times New Roman" w:cs="Times New Roman"/>
          <w:i/>
          <w:noProof/>
          <w:color w:val="000000"/>
          <w:lang w:eastAsia="da-DK"/>
        </w:rPr>
        <w:t xml:space="preserve"> et al.</w:t>
      </w:r>
      <w:r w:rsidR="00CA4D3F" w:rsidRPr="00FF6249">
        <w:rPr>
          <w:rFonts w:ascii="Times New Roman" w:eastAsia="Times New Roman" w:hAnsi="Times New Roman" w:cs="Times New Roman"/>
          <w:noProof/>
          <w:color w:val="000000"/>
          <w:lang w:eastAsia="da-DK"/>
        </w:rPr>
        <w:t>, 2008)</w:t>
      </w:r>
      <w:r w:rsidR="00CA4D3F" w:rsidRPr="00FF6249">
        <w:rPr>
          <w:rFonts w:ascii="Times New Roman" w:eastAsia="Times New Roman" w:hAnsi="Times New Roman" w:cs="Times New Roman"/>
          <w:color w:val="000000"/>
          <w:lang w:eastAsia="da-DK"/>
        </w:rPr>
        <w:fldChar w:fldCharType="end"/>
      </w:r>
      <w:r w:rsidR="004D363F">
        <w:rPr>
          <w:rFonts w:ascii="Times New Roman" w:eastAsia="Times New Roman" w:hAnsi="Times New Roman" w:cs="Times New Roman"/>
          <w:color w:val="000000"/>
          <w:lang w:eastAsia="da-DK"/>
        </w:rPr>
        <w:t xml:space="preserve"> and </w:t>
      </w:r>
      <w:r w:rsidR="004D363F" w:rsidRPr="00FF6249">
        <w:rPr>
          <w:rStyle w:val="Emphasis"/>
          <w:rFonts w:ascii="Times New Roman" w:hAnsi="Times New Roman" w:cs="Times New Roman"/>
          <w:i w:val="0"/>
        </w:rPr>
        <w:t xml:space="preserve">water availability </w:t>
      </w:r>
      <w:r w:rsidR="004D363F">
        <w:rPr>
          <w:rStyle w:val="Emphasis"/>
          <w:rFonts w:ascii="Times New Roman" w:hAnsi="Times New Roman" w:cs="Times New Roman"/>
          <w:i w:val="0"/>
        </w:rPr>
        <w:t xml:space="preserve">strongly depends on the fraction of sand </w:t>
      </w:r>
      <w:r w:rsidR="00BF1B47">
        <w:rPr>
          <w:rStyle w:val="Emphasis"/>
          <w:rFonts w:ascii="Times New Roman" w:hAnsi="Times New Roman" w:cs="Times New Roman"/>
          <w:i w:val="0"/>
        </w:rPr>
        <w:fldChar w:fldCharType="begin"/>
      </w:r>
      <w:r w:rsidR="002E4C3F">
        <w:rPr>
          <w:rStyle w:val="Emphasis"/>
          <w:rFonts w:ascii="Times New Roman" w:hAnsi="Times New Roman" w:cs="Times New Roman"/>
          <w:i w:val="0"/>
        </w:rPr>
        <w:instrText xml:space="preserve"> ADDIN EN.CITE &lt;EndNote&gt;&lt;Cite&gt;&lt;Author&gt;Ritchie&lt;/Author&gt;&lt;Year&gt;1981&lt;/Year&gt;&lt;RecNum&gt;61&lt;/RecNum&gt;&lt;DisplayText&gt;(Ritchie, 1981)&lt;/DisplayText&gt;&lt;record&gt;&lt;rec-number&gt;61&lt;/rec-number&gt;&lt;foreign-keys&gt;&lt;key app="EN" db-id="9xdtxzfffxtpt2e59vsvde599ear9ts52rap" timestamp="1445354506"&gt;61&lt;/key&gt;&lt;/foreign-keys&gt;&lt;ref-type name="Journal Article"&gt;17&lt;/ref-type&gt;&lt;contributors&gt;&lt;authors&gt;&lt;author&gt;Ritchie, J. T.&lt;/author&gt;&lt;/authors&gt;&lt;/contributors&gt;&lt;titles&gt;&lt;title&gt;Soil-water availability&lt;/title&gt;&lt;secondary-title&gt;Plant and Soil&lt;/secondary-title&gt;&lt;/titles&gt;&lt;periodical&gt;&lt;full-title&gt;Plant and Soil&lt;/full-title&gt;&lt;/periodical&gt;&lt;pages&gt;327–338&lt;/pages&gt;&lt;volume&gt;58&lt;/volume&gt;&lt;dates&gt;&lt;year&gt;1981&lt;/year&gt;&lt;pub-dates&gt;&lt;date&gt;1981&lt;/date&gt;&lt;/pub-dates&gt;&lt;/dates&gt;&lt;isbn&gt;0032-079X&lt;/isbn&gt;&lt;accession-num&gt;WOS:A1981LF43000016&lt;/accession-num&gt;&lt;urls&gt;&lt;related-urls&gt;&lt;url&gt;&amp;lt;Go to ISI&amp;gt;://WOS:A1981LF43000016&lt;/url&gt;&lt;/related-urls&gt;&lt;/urls&gt;&lt;electronic-resource-num&gt;10.1007/bf02180061&lt;/electronic-resource-num&gt;&lt;/record&gt;&lt;/Cite&gt;&lt;/EndNote&gt;</w:instrText>
      </w:r>
      <w:r w:rsidR="00BF1B47">
        <w:rPr>
          <w:rStyle w:val="Emphasis"/>
          <w:rFonts w:ascii="Times New Roman" w:hAnsi="Times New Roman" w:cs="Times New Roman"/>
          <w:i w:val="0"/>
        </w:rPr>
        <w:fldChar w:fldCharType="separate"/>
      </w:r>
      <w:r w:rsidR="00BF1B47">
        <w:rPr>
          <w:rStyle w:val="Emphasis"/>
          <w:rFonts w:ascii="Times New Roman" w:hAnsi="Times New Roman" w:cs="Times New Roman"/>
          <w:i w:val="0"/>
          <w:noProof/>
        </w:rPr>
        <w:t>(Ritchie, 1981)</w:t>
      </w:r>
      <w:r w:rsidR="00BF1B47">
        <w:rPr>
          <w:rStyle w:val="Emphasis"/>
          <w:rFonts w:ascii="Times New Roman" w:hAnsi="Times New Roman" w:cs="Times New Roman"/>
          <w:i w:val="0"/>
        </w:rPr>
        <w:fldChar w:fldCharType="end"/>
      </w:r>
      <w:r w:rsidR="004D363F">
        <w:rPr>
          <w:rFonts w:ascii="Times New Roman" w:eastAsia="Times New Roman" w:hAnsi="Times New Roman" w:cs="Times New Roman"/>
          <w:color w:val="000000"/>
          <w:lang w:eastAsia="da-DK"/>
        </w:rPr>
        <w:t xml:space="preserve">. </w:t>
      </w:r>
      <w:r w:rsidR="0061628B">
        <w:rPr>
          <w:rFonts w:ascii="Times New Roman" w:hAnsi="Times New Roman" w:cs="Times New Roman"/>
        </w:rPr>
        <w:t>We calculated the mean value f</w:t>
      </w:r>
      <w:r w:rsidR="00F925C3">
        <w:rPr>
          <w:rFonts w:ascii="Times New Roman" w:hAnsi="Times New Roman" w:cs="Times New Roman"/>
        </w:rPr>
        <w:t>or</w:t>
      </w:r>
      <w:r w:rsidR="0061628B">
        <w:rPr>
          <w:rFonts w:ascii="Times New Roman" w:hAnsi="Times New Roman" w:cs="Times New Roman"/>
        </w:rPr>
        <w:t xml:space="preserve"> s</w:t>
      </w:r>
      <w:r w:rsidR="0061628B" w:rsidRPr="0061628B">
        <w:rPr>
          <w:rFonts w:ascii="Times New Roman" w:hAnsi="Times New Roman" w:cs="Times New Roman"/>
        </w:rPr>
        <w:t xml:space="preserve">and fraction </w:t>
      </w:r>
      <w:r w:rsidR="0061628B">
        <w:rPr>
          <w:rFonts w:ascii="Times New Roman" w:hAnsi="Times New Roman" w:cs="Times New Roman"/>
        </w:rPr>
        <w:t>for each TGWD unit.</w:t>
      </w:r>
    </w:p>
    <w:p w14:paraId="7A7DE466" w14:textId="1B6517BB" w:rsidR="00E30781" w:rsidRPr="00C470C1" w:rsidRDefault="00F56B8F" w:rsidP="004B0C1D">
      <w:pPr>
        <w:spacing w:after="120"/>
        <w:ind w:firstLine="0"/>
        <w:rPr>
          <w:rStyle w:val="Emphasis"/>
          <w:rFonts w:ascii="Times New Roman" w:hAnsi="Times New Roman" w:cs="Times New Roman"/>
        </w:rPr>
      </w:pPr>
      <w:r w:rsidRPr="00C470C1">
        <w:rPr>
          <w:rStyle w:val="Emphasis"/>
          <w:rFonts w:ascii="Times New Roman" w:hAnsi="Times New Roman" w:cs="Times New Roman"/>
        </w:rPr>
        <w:t>Net primary productivity</w:t>
      </w:r>
    </w:p>
    <w:p w14:paraId="4AB015D7" w14:textId="2E0AF24C" w:rsidR="000F6D75" w:rsidRDefault="00CF3A32" w:rsidP="009D737C">
      <w:pPr>
        <w:ind w:firstLine="0"/>
        <w:rPr>
          <w:rFonts w:ascii="Times New Roman" w:eastAsia="Times New Roman" w:hAnsi="Times New Roman" w:cs="Times New Roman"/>
          <w:color w:val="000000"/>
          <w:lang w:eastAsia="da-DK"/>
        </w:rPr>
      </w:pPr>
      <w:r>
        <w:rPr>
          <w:rStyle w:val="Emphasis"/>
          <w:rFonts w:ascii="Times New Roman" w:hAnsi="Times New Roman" w:cs="Times New Roman"/>
          <w:i w:val="0"/>
        </w:rPr>
        <w:t xml:space="preserve">As a measure of productivity, </w:t>
      </w:r>
      <w:r w:rsidR="00F56B8F">
        <w:rPr>
          <w:rStyle w:val="Emphasis"/>
          <w:rFonts w:ascii="Times New Roman" w:hAnsi="Times New Roman" w:cs="Times New Roman"/>
          <w:i w:val="0"/>
        </w:rPr>
        <w:t>w</w:t>
      </w:r>
      <w:r w:rsidR="00763347" w:rsidRPr="00FF6249">
        <w:rPr>
          <w:rStyle w:val="Emphasis"/>
          <w:rFonts w:ascii="Times New Roman" w:hAnsi="Times New Roman" w:cs="Times New Roman"/>
          <w:i w:val="0"/>
        </w:rPr>
        <w:t xml:space="preserve">e used </w:t>
      </w:r>
      <w:r>
        <w:rPr>
          <w:rStyle w:val="Emphasis"/>
          <w:rFonts w:ascii="Times New Roman" w:hAnsi="Times New Roman" w:cs="Times New Roman"/>
          <w:i w:val="0"/>
        </w:rPr>
        <w:t>net primary productivity (</w:t>
      </w:r>
      <w:r w:rsidRPr="00FF6249">
        <w:rPr>
          <w:rStyle w:val="Emphasis"/>
          <w:rFonts w:ascii="Times New Roman" w:hAnsi="Times New Roman" w:cs="Times New Roman"/>
          <w:i w:val="0"/>
        </w:rPr>
        <w:t>NPP</w:t>
      </w:r>
      <w:r w:rsidR="004547F3">
        <w:rPr>
          <w:rStyle w:val="Emphasis"/>
          <w:rFonts w:ascii="Times New Roman" w:hAnsi="Times New Roman" w:cs="Times New Roman"/>
          <w:i w:val="0"/>
        </w:rPr>
        <w:t xml:space="preserve">, </w:t>
      </w:r>
      <w:r w:rsidR="004547F3" w:rsidRPr="00FF6249">
        <w:rPr>
          <w:rFonts w:ascii="Times New Roman" w:hAnsi="Times New Roman" w:cs="Times New Roman"/>
          <w:iCs/>
        </w:rPr>
        <w:t xml:space="preserve">measured in </w:t>
      </w:r>
      <w:proofErr w:type="spellStart"/>
      <w:r w:rsidR="004547F3" w:rsidRPr="00FF6249">
        <w:rPr>
          <w:rFonts w:ascii="Times New Roman" w:eastAsia="Times New Roman" w:hAnsi="Times New Roman" w:cs="Times New Roman"/>
          <w:color w:val="000000"/>
          <w:lang w:eastAsia="da-DK"/>
        </w:rPr>
        <w:t>gC</w:t>
      </w:r>
      <w:proofErr w:type="spellEnd"/>
      <w:r w:rsidR="004547F3" w:rsidRPr="00FF6249">
        <w:rPr>
          <w:rFonts w:ascii="Times New Roman" w:eastAsia="Times New Roman" w:hAnsi="Times New Roman" w:cs="Times New Roman"/>
          <w:color w:val="000000"/>
          <w:lang w:eastAsia="da-DK"/>
        </w:rPr>
        <w:t>/m</w:t>
      </w:r>
      <w:r w:rsidR="004547F3" w:rsidRPr="00FF6249">
        <w:rPr>
          <w:rFonts w:ascii="Times New Roman" w:eastAsia="Times New Roman" w:hAnsi="Times New Roman" w:cs="Times New Roman"/>
          <w:color w:val="000000"/>
          <w:vertAlign w:val="superscript"/>
          <w:lang w:eastAsia="da-DK"/>
        </w:rPr>
        <w:t>2</w:t>
      </w:r>
      <w:r w:rsidR="004547F3" w:rsidRPr="00FF6249">
        <w:rPr>
          <w:rFonts w:ascii="Times New Roman" w:eastAsia="Times New Roman" w:hAnsi="Times New Roman" w:cs="Times New Roman"/>
          <w:color w:val="000000"/>
          <w:lang w:eastAsia="da-DK"/>
        </w:rPr>
        <w:t>/</w:t>
      </w:r>
      <w:proofErr w:type="spellStart"/>
      <w:r w:rsidR="004547F3" w:rsidRPr="00FF6249">
        <w:rPr>
          <w:rFonts w:ascii="Times New Roman" w:eastAsia="Times New Roman" w:hAnsi="Times New Roman" w:cs="Times New Roman"/>
          <w:color w:val="000000"/>
          <w:lang w:eastAsia="da-DK"/>
        </w:rPr>
        <w:t>yr</w:t>
      </w:r>
      <w:proofErr w:type="spellEnd"/>
      <w:r>
        <w:rPr>
          <w:rStyle w:val="Emphasis"/>
          <w:rFonts w:ascii="Times New Roman" w:hAnsi="Times New Roman" w:cs="Times New Roman"/>
          <w:i w:val="0"/>
        </w:rPr>
        <w:t xml:space="preserve">) </w:t>
      </w:r>
      <w:r w:rsidR="007868A4">
        <w:rPr>
          <w:rStyle w:val="Emphasis"/>
          <w:rFonts w:ascii="Times New Roman" w:hAnsi="Times New Roman" w:cs="Times New Roman"/>
          <w:i w:val="0"/>
        </w:rPr>
        <w:t>as provided by</w:t>
      </w:r>
      <w:r w:rsidR="00763347" w:rsidRPr="00FF6249">
        <w:rPr>
          <w:rStyle w:val="Emphasis"/>
          <w:rFonts w:ascii="Times New Roman" w:hAnsi="Times New Roman" w:cs="Times New Roman"/>
          <w:i w:val="0"/>
        </w:rPr>
        <w:t xml:space="preserve"> </w:t>
      </w:r>
      <w:r w:rsidR="00F56B8F">
        <w:rPr>
          <w:rStyle w:val="Emphasis"/>
          <w:rFonts w:ascii="Times New Roman" w:hAnsi="Times New Roman" w:cs="Times New Roman"/>
          <w:i w:val="0"/>
        </w:rPr>
        <w:t xml:space="preserve">the </w:t>
      </w:r>
      <w:r w:rsidR="00995486" w:rsidRPr="00FF6249">
        <w:rPr>
          <w:rFonts w:ascii="Times New Roman" w:hAnsi="Times New Roman" w:cs="Times New Roman"/>
          <w:iCs/>
        </w:rPr>
        <w:t>Moderate Resolution Imaging Spectral radiometer (</w:t>
      </w:r>
      <w:r w:rsidR="00995486" w:rsidRPr="001D5813">
        <w:rPr>
          <w:rFonts w:ascii="Times New Roman" w:hAnsi="Times New Roman" w:cs="Times New Roman"/>
          <w:iCs/>
        </w:rPr>
        <w:t>MODIS</w:t>
      </w:r>
      <w:r w:rsidR="00995486" w:rsidRPr="00FF6249">
        <w:rPr>
          <w:rFonts w:ascii="Times New Roman" w:hAnsi="Times New Roman" w:cs="Times New Roman"/>
          <w:iCs/>
        </w:rPr>
        <w:t>) data</w:t>
      </w:r>
      <w:r w:rsidR="00A24F56" w:rsidRPr="00FF6249">
        <w:rPr>
          <w:rStyle w:val="Emphasis"/>
          <w:rFonts w:ascii="Times New Roman" w:hAnsi="Times New Roman" w:cs="Times New Roman"/>
          <w:i w:val="0"/>
        </w:rPr>
        <w:t xml:space="preserve"> </w:t>
      </w:r>
      <w:r w:rsidR="0021349C" w:rsidRPr="00FF6249">
        <w:rPr>
          <w:rFonts w:ascii="Times New Roman" w:hAnsi="Times New Roman" w:cs="Times New Roman"/>
          <w:iCs/>
        </w:rPr>
        <w:t xml:space="preserve">at 1-km resolution </w:t>
      </w:r>
      <w:r w:rsidR="00C059D2">
        <w:rPr>
          <w:rFonts w:ascii="Times New Roman" w:hAnsi="Times New Roman" w:cs="Times New Roman"/>
          <w:iCs/>
        </w:rPr>
        <w:fldChar w:fldCharType="begin"/>
      </w:r>
      <w:r w:rsidR="002E4C3F">
        <w:rPr>
          <w:rFonts w:ascii="Times New Roman" w:hAnsi="Times New Roman" w:cs="Times New Roman"/>
          <w:iCs/>
        </w:rPr>
        <w:instrText xml:space="preserve"> ADDIN EN.CITE &lt;EndNote&gt;&lt;Cite&gt;&lt;Author&gt;Zhao&lt;/Author&gt;&lt;Year&gt;2005&lt;/Year&gt;&lt;RecNum&gt;114&lt;/RecNum&gt;&lt;DisplayText&gt;(Zhao&lt;style face="italic"&gt; et al.&lt;/style&gt;, 2005)&lt;/DisplayText&gt;&lt;record&gt;&lt;rec-number&gt;114&lt;/rec-number&gt;&lt;foreign-keys&gt;&lt;key app="EN" db-id="9xdtxzfffxtpt2e59vsvde599ear9ts52rap" timestamp="1453987919"&gt;114&lt;/key&gt;&lt;/foreign-keys&gt;&lt;ref-type name="Journal Article"&gt;17&lt;/ref-type&gt;&lt;contributors&gt;&lt;authors&gt;&lt;author&gt;Zhao, M.&lt;/author&gt;&lt;author&gt;Heinsch, F. A.&lt;/author&gt;&lt;author&gt;Nemani, R. R.&lt;/author&gt;&lt;author&gt;Running, S. W.&lt;/author&gt;&lt;/authors&gt;&lt;/contributors&gt;&lt;titles&gt;&lt;title&gt;Improvements of the MODIS terrestrial gross and net primary production global data set&lt;/title&gt;&lt;secondary-title&gt;Remote Sensing of Environment&lt;/secondary-title&gt;&lt;/titles&gt;&lt;periodical&gt;&lt;full-title&gt;Remote sensing of Environment&lt;/full-title&gt;&lt;/periodical&gt;&lt;pages&gt;164–176&lt;/pages&gt;&lt;volume&gt;95&lt;/volume&gt;&lt;number&gt;2&lt;/number&gt;&lt;dates&gt;&lt;year&gt;2005&lt;/year&gt;&lt;/dates&gt;&lt;isbn&gt;0034-4257&lt;/isbn&gt;&lt;urls&gt;&lt;/urls&gt;&lt;/record&gt;&lt;/Cite&gt;&lt;/EndNote&gt;</w:instrText>
      </w:r>
      <w:r w:rsidR="00C059D2">
        <w:rPr>
          <w:rFonts w:ascii="Times New Roman" w:hAnsi="Times New Roman" w:cs="Times New Roman"/>
          <w:iCs/>
        </w:rPr>
        <w:fldChar w:fldCharType="separate"/>
      </w:r>
      <w:r w:rsidR="00C059D2">
        <w:rPr>
          <w:rFonts w:ascii="Times New Roman" w:hAnsi="Times New Roman" w:cs="Times New Roman"/>
          <w:iCs/>
          <w:noProof/>
        </w:rPr>
        <w:t>(Zhao</w:t>
      </w:r>
      <w:r w:rsidR="00C059D2" w:rsidRPr="00C059D2">
        <w:rPr>
          <w:rFonts w:ascii="Times New Roman" w:hAnsi="Times New Roman" w:cs="Times New Roman"/>
          <w:i/>
          <w:iCs/>
          <w:noProof/>
        </w:rPr>
        <w:t xml:space="preserve"> et al.</w:t>
      </w:r>
      <w:r w:rsidR="00C059D2">
        <w:rPr>
          <w:rFonts w:ascii="Times New Roman" w:hAnsi="Times New Roman" w:cs="Times New Roman"/>
          <w:iCs/>
          <w:noProof/>
        </w:rPr>
        <w:t>, 2005)</w:t>
      </w:r>
      <w:r w:rsidR="00C059D2">
        <w:rPr>
          <w:rFonts w:ascii="Times New Roman" w:hAnsi="Times New Roman" w:cs="Times New Roman"/>
          <w:iCs/>
        </w:rPr>
        <w:fldChar w:fldCharType="end"/>
      </w:r>
      <w:r w:rsidR="00B33CE4">
        <w:rPr>
          <w:rFonts w:ascii="Times New Roman" w:hAnsi="Times New Roman" w:cs="Times New Roman"/>
          <w:iCs/>
        </w:rPr>
        <w:t xml:space="preserve"> and calculated </w:t>
      </w:r>
      <w:r w:rsidR="00B33CE4" w:rsidRPr="00FF6249">
        <w:rPr>
          <w:rFonts w:ascii="Times New Roman" w:eastAsia="Times New Roman" w:hAnsi="Times New Roman" w:cs="Times New Roman"/>
          <w:color w:val="000000"/>
          <w:lang w:eastAsia="da-DK"/>
        </w:rPr>
        <w:t xml:space="preserve"> </w:t>
      </w:r>
      <w:r w:rsidR="00B33CE4">
        <w:rPr>
          <w:rFonts w:ascii="Times New Roman" w:eastAsia="Times New Roman" w:hAnsi="Times New Roman" w:cs="Times New Roman"/>
          <w:color w:val="000000"/>
          <w:lang w:eastAsia="da-DK"/>
        </w:rPr>
        <w:t>m</w:t>
      </w:r>
      <w:r w:rsidR="00B33CE4" w:rsidRPr="00FF6249">
        <w:rPr>
          <w:rFonts w:ascii="Times New Roman" w:eastAsia="Times New Roman" w:hAnsi="Times New Roman" w:cs="Times New Roman"/>
          <w:color w:val="000000"/>
          <w:lang w:eastAsia="da-DK"/>
        </w:rPr>
        <w:t xml:space="preserve">ean </w:t>
      </w:r>
      <w:r w:rsidR="00B33CE4">
        <w:rPr>
          <w:rFonts w:ascii="Times New Roman" w:eastAsia="Times New Roman" w:hAnsi="Times New Roman" w:cs="Times New Roman"/>
          <w:color w:val="000000"/>
          <w:lang w:eastAsia="da-DK"/>
        </w:rPr>
        <w:t>values</w:t>
      </w:r>
      <w:r w:rsidR="00B33CE4" w:rsidRPr="00FF6249">
        <w:rPr>
          <w:rFonts w:ascii="Times New Roman" w:eastAsia="Times New Roman" w:hAnsi="Times New Roman" w:cs="Times New Roman"/>
          <w:color w:val="000000"/>
          <w:lang w:eastAsia="da-DK"/>
        </w:rPr>
        <w:t xml:space="preserve"> </w:t>
      </w:r>
      <w:r w:rsidR="00B33CE4">
        <w:rPr>
          <w:rFonts w:ascii="Times New Roman" w:eastAsia="Times New Roman" w:hAnsi="Times New Roman" w:cs="Times New Roman"/>
          <w:color w:val="000000"/>
          <w:lang w:eastAsia="da-DK"/>
        </w:rPr>
        <w:t xml:space="preserve">were calculated </w:t>
      </w:r>
      <w:r w:rsidR="00B33CE4" w:rsidRPr="00FF6249">
        <w:rPr>
          <w:rFonts w:ascii="Times New Roman" w:eastAsia="Times New Roman" w:hAnsi="Times New Roman" w:cs="Times New Roman"/>
          <w:color w:val="000000"/>
          <w:lang w:eastAsia="da-DK"/>
        </w:rPr>
        <w:t>per TDWG</w:t>
      </w:r>
      <w:r w:rsidR="00C059D2">
        <w:rPr>
          <w:rFonts w:ascii="Times New Roman" w:hAnsi="Times New Roman" w:cs="Times New Roman"/>
          <w:iCs/>
        </w:rPr>
        <w:t>.</w:t>
      </w:r>
      <w:r w:rsidR="00995486" w:rsidRPr="00FF6249">
        <w:rPr>
          <w:rStyle w:val="Emphasis"/>
          <w:rFonts w:ascii="Times New Roman" w:eastAsia="Times New Roman" w:hAnsi="Times New Roman" w:cs="Times New Roman"/>
          <w:i w:val="0"/>
          <w:iCs w:val="0"/>
          <w:color w:val="000000"/>
          <w:lang w:eastAsia="da-DK"/>
        </w:rPr>
        <w:t xml:space="preserve"> </w:t>
      </w:r>
    </w:p>
    <w:p w14:paraId="58B4BDD3" w14:textId="77777777" w:rsidR="00532C5C" w:rsidRPr="00C470C1" w:rsidRDefault="00532C5C" w:rsidP="004B0C1D">
      <w:pPr>
        <w:spacing w:after="120"/>
        <w:ind w:firstLine="0"/>
        <w:rPr>
          <w:rFonts w:ascii="Times New Roman" w:eastAsia="Times New Roman" w:hAnsi="Times New Roman" w:cs="Times New Roman"/>
          <w:i/>
          <w:color w:val="000000"/>
          <w:lang w:eastAsia="da-DK"/>
        </w:rPr>
      </w:pPr>
      <w:r w:rsidRPr="00C470C1">
        <w:rPr>
          <w:rFonts w:ascii="Times New Roman" w:eastAsia="Times New Roman" w:hAnsi="Times New Roman" w:cs="Times New Roman"/>
          <w:i/>
          <w:color w:val="000000"/>
          <w:lang w:eastAsia="da-DK"/>
        </w:rPr>
        <w:t>Paleoclimate</w:t>
      </w:r>
    </w:p>
    <w:p w14:paraId="4C934992" w14:textId="5BA918CB" w:rsidR="00581D9C" w:rsidRPr="00613FB7" w:rsidRDefault="00532C5C" w:rsidP="00613FB7">
      <w:pPr>
        <w:ind w:firstLine="0"/>
        <w:rPr>
          <w:rFonts w:ascii="Times New Roman" w:eastAsia="TimesNewRoman" w:hAnsi="Times New Roman" w:cs="Times New Roman"/>
          <w:color w:val="000000"/>
        </w:rPr>
      </w:pPr>
      <w:r w:rsidRPr="00FF6249">
        <w:rPr>
          <w:rFonts w:ascii="Times New Roman" w:eastAsia="TimesNewRoman" w:hAnsi="Times New Roman" w:cs="Times New Roman"/>
          <w:color w:val="000000"/>
        </w:rPr>
        <w:t>We calculated the differences</w:t>
      </w:r>
      <w:r>
        <w:rPr>
          <w:rFonts w:ascii="Times New Roman" w:eastAsia="TimesNewRoman" w:hAnsi="Times New Roman" w:cs="Times New Roman"/>
          <w:color w:val="000000"/>
        </w:rPr>
        <w:t xml:space="preserve"> in temperature and precipitation (anomalies)</w:t>
      </w:r>
      <w:r w:rsidR="00A4043C">
        <w:rPr>
          <w:rFonts w:ascii="Times New Roman" w:eastAsia="TimesNewRoman" w:hAnsi="Times New Roman" w:cs="Times New Roman"/>
          <w:color w:val="000000"/>
        </w:rPr>
        <w:t xml:space="preserve"> </w:t>
      </w:r>
      <w:r w:rsidRPr="00FF6249">
        <w:rPr>
          <w:rFonts w:ascii="Times New Roman" w:eastAsia="TimesNewRoman" w:hAnsi="Times New Roman" w:cs="Times New Roman"/>
          <w:color w:val="000000"/>
        </w:rPr>
        <w:t>between the Last Glacial Maximum (LGM; c. 21,000 years ago) and the present</w:t>
      </w:r>
      <w:r>
        <w:rPr>
          <w:rFonts w:ascii="Times New Roman" w:eastAsia="TimesNewRoman" w:hAnsi="Times New Roman" w:cs="Times New Roman"/>
          <w:color w:val="000000"/>
        </w:rPr>
        <w:t xml:space="preserve"> to</w:t>
      </w:r>
      <w:r w:rsidRPr="00FF6249">
        <w:rPr>
          <w:rFonts w:ascii="Times New Roman" w:eastAsia="TimesNewRoman" w:hAnsi="Times New Roman" w:cs="Times New Roman"/>
          <w:color w:val="000000"/>
        </w:rPr>
        <w:t xml:space="preserve"> represent</w:t>
      </w:r>
      <w:r>
        <w:rPr>
          <w:rFonts w:ascii="Times New Roman" w:eastAsia="TimesNewRoman" w:hAnsi="Times New Roman" w:cs="Times New Roman"/>
          <w:color w:val="000000"/>
        </w:rPr>
        <w:t xml:space="preserve"> </w:t>
      </w:r>
      <w:r w:rsidRPr="00FF6249">
        <w:rPr>
          <w:rFonts w:ascii="Times New Roman" w:eastAsia="TimesNewRoman" w:hAnsi="Times New Roman" w:cs="Times New Roman"/>
          <w:color w:val="000000"/>
        </w:rPr>
        <w:t>Quaternary</w:t>
      </w:r>
      <w:r>
        <w:rPr>
          <w:rFonts w:ascii="Times New Roman" w:eastAsia="TimesNewRoman" w:hAnsi="Times New Roman" w:cs="Times New Roman"/>
          <w:color w:val="000000"/>
        </w:rPr>
        <w:t xml:space="preserve"> climate change</w:t>
      </w:r>
      <w:r w:rsidRPr="00FF6249">
        <w:rPr>
          <w:rFonts w:ascii="Times New Roman" w:eastAsia="TimesNewRoman" w:hAnsi="Times New Roman" w:cs="Times New Roman"/>
          <w:color w:val="000000"/>
        </w:rPr>
        <w:t xml:space="preserve">. </w:t>
      </w:r>
      <w:r>
        <w:rPr>
          <w:rFonts w:ascii="Times New Roman" w:eastAsia="TimesNewRoman" w:hAnsi="Times New Roman" w:cs="Times New Roman"/>
          <w:color w:val="000000"/>
        </w:rPr>
        <w:t>For</w:t>
      </w:r>
      <w:r w:rsidRPr="00FF6249">
        <w:rPr>
          <w:rFonts w:ascii="Times New Roman" w:eastAsia="TimesNewRoman" w:hAnsi="Times New Roman" w:cs="Times New Roman"/>
          <w:color w:val="000000"/>
        </w:rPr>
        <w:t xml:space="preserve"> temperature</w:t>
      </w:r>
      <w:r>
        <w:rPr>
          <w:rFonts w:ascii="Times New Roman" w:eastAsia="TimesNewRoman" w:hAnsi="Times New Roman" w:cs="Times New Roman"/>
          <w:color w:val="000000"/>
        </w:rPr>
        <w:t>, these</w:t>
      </w:r>
      <w:r w:rsidRPr="00FF6249">
        <w:rPr>
          <w:rFonts w:ascii="Times New Roman" w:eastAsia="TimesNewRoman" w:hAnsi="Times New Roman" w:cs="Times New Roman"/>
          <w:color w:val="000000"/>
        </w:rPr>
        <w:t xml:space="preserve"> anomalies cover the full glacial-interglacial climate cycle with a geographic pattern that is consistent with these </w:t>
      </w:r>
      <w:proofErr w:type="spellStart"/>
      <w:r w:rsidRPr="00FF6249">
        <w:rPr>
          <w:rFonts w:ascii="Times New Roman" w:eastAsia="TimesNewRoman" w:hAnsi="Times New Roman" w:cs="Times New Roman"/>
          <w:color w:val="000000"/>
        </w:rPr>
        <w:t>orbitally</w:t>
      </w:r>
      <w:proofErr w:type="spellEnd"/>
      <w:r w:rsidRPr="00FF6249">
        <w:rPr>
          <w:rFonts w:ascii="Times New Roman" w:eastAsia="TimesNewRoman" w:hAnsi="Times New Roman" w:cs="Times New Roman"/>
          <w:color w:val="000000"/>
        </w:rPr>
        <w:t xml:space="preserve">-driven climatic oscillations over at least </w:t>
      </w:r>
      <w:r w:rsidR="008100F6">
        <w:rPr>
          <w:rFonts w:ascii="Times New Roman" w:eastAsia="TimesNewRoman" w:hAnsi="Times New Roman" w:cs="Times New Roman"/>
          <w:color w:val="000000"/>
        </w:rPr>
        <w:t xml:space="preserve">the </w:t>
      </w:r>
      <w:r w:rsidR="00276CE8" w:rsidRPr="00276CE8">
        <w:rPr>
          <w:rFonts w:ascii="Times New Roman" w:eastAsia="TimesNewRoman" w:hAnsi="Times New Roman" w:cs="Times New Roman"/>
          <w:color w:val="000000"/>
        </w:rPr>
        <w:t>10–100</w:t>
      </w:r>
      <w:r w:rsidR="008100F6">
        <w:rPr>
          <w:rFonts w:ascii="Times New Roman" w:eastAsia="TimesNewRoman" w:hAnsi="Times New Roman" w:cs="Times New Roman"/>
          <w:color w:val="000000"/>
        </w:rPr>
        <w:t xml:space="preserve"> </w:t>
      </w:r>
      <w:r w:rsidR="00276CE8">
        <w:rPr>
          <w:rFonts w:ascii="Times New Roman" w:eastAsia="TimesNewRoman" w:hAnsi="Times New Roman" w:cs="Times New Roman"/>
          <w:color w:val="000000"/>
        </w:rPr>
        <w:t>thousand</w:t>
      </w:r>
      <w:r w:rsidR="008100F6">
        <w:rPr>
          <w:rFonts w:ascii="Times New Roman" w:eastAsia="TimesNewRoman" w:hAnsi="Times New Roman" w:cs="Times New Roman"/>
          <w:color w:val="000000"/>
        </w:rPr>
        <w:t xml:space="preserve"> years</w:t>
      </w:r>
      <w:r w:rsidRPr="00FF6249">
        <w:rPr>
          <w:rFonts w:ascii="Times New Roman" w:eastAsia="TimesNewRoman" w:hAnsi="Times New Roman" w:cs="Times New Roman"/>
          <w:color w:val="000000"/>
        </w:rPr>
        <w:t xml:space="preserve"> </w:t>
      </w:r>
      <w:r w:rsidRPr="00FF6249">
        <w:rPr>
          <w:rFonts w:ascii="Times New Roman" w:eastAsia="TimesNewRoman" w:hAnsi="Times New Roman" w:cs="Times New Roman"/>
          <w:color w:val="000000"/>
        </w:rPr>
        <w:fldChar w:fldCharType="begin"/>
      </w:r>
      <w:r w:rsidR="002E4C3F">
        <w:rPr>
          <w:rFonts w:ascii="Times New Roman" w:eastAsia="TimesNewRoman" w:hAnsi="Times New Roman" w:cs="Times New Roman"/>
          <w:color w:val="000000"/>
        </w:rPr>
        <w:instrText xml:space="preserve"> ADDIN EN.CITE &lt;EndNote&gt;&lt;Cite&gt;&lt;Author&gt;Jansson&lt;/Author&gt;&lt;Year&gt;2003&lt;/Year&gt;&lt;RecNum&gt;57&lt;/RecNum&gt;&lt;DisplayText&gt;(Jansson, 2003)&lt;/DisplayText&gt;&lt;record&gt;&lt;rec-number&gt;57&lt;/rec-number&gt;&lt;foreign-keys&gt;&lt;key app="EN" db-id="9xdtxzfffxtpt2e59vsvde599ear9ts52rap" timestamp="1445354193"&gt;57&lt;/key&gt;&lt;/foreign-keys&gt;&lt;ref-type name="Journal Article"&gt;17&lt;/ref-type&gt;&lt;contributors&gt;&lt;authors&gt;&lt;author&gt;Jansson, R.&lt;/author&gt;&lt;/authors&gt;&lt;/contributors&gt;&lt;titles&gt;&lt;title&gt;Global patterns in endemism explained by past climatic change&lt;/title&gt;&lt;secondary-title&gt;Proceedings of the Royal Society B: Biological Sciences&lt;/secondary-title&gt;&lt;/titles&gt;&lt;periodical&gt;&lt;full-title&gt;Proceedings of the Royal Society B: Biological Sciences&lt;/full-title&gt;&lt;/periodical&gt;&lt;pages&gt;583–590&lt;/pages&gt;&lt;volume&gt;270&lt;/volume&gt;&lt;number&gt;1515&lt;/number&gt;&lt;dates&gt;&lt;year&gt;2003&lt;/year&gt;&lt;pub-dates&gt;&lt;date&gt;Mar 22&lt;/date&gt;&lt;/pub-dates&gt;&lt;/dates&gt;&lt;isbn&gt;0962-8452&lt;/isbn&gt;&lt;accession-num&gt;WOS:000181769800005&lt;/accession-num&gt;&lt;urls&gt;&lt;related-urls&gt;&lt;url&gt;&amp;lt;Go to ISI&amp;gt;://WOS:000181769800005&lt;/url&gt;&lt;/related-urls&gt;&lt;/urls&gt;&lt;electronic-resource-num&gt;10.1098/rspb.2002.2283&lt;/electronic-resource-num&gt;&lt;/record&gt;&lt;/Cite&gt;&lt;/EndNote&gt;</w:instrText>
      </w:r>
      <w:r w:rsidRPr="00FF6249">
        <w:rPr>
          <w:rFonts w:ascii="Times New Roman" w:eastAsia="TimesNewRoman" w:hAnsi="Times New Roman" w:cs="Times New Roman"/>
          <w:color w:val="000000"/>
        </w:rPr>
        <w:fldChar w:fldCharType="separate"/>
      </w:r>
      <w:r w:rsidRPr="00FF6249">
        <w:rPr>
          <w:rFonts w:ascii="Times New Roman" w:eastAsia="TimesNewRoman" w:hAnsi="Times New Roman" w:cs="Times New Roman"/>
          <w:noProof/>
          <w:color w:val="000000"/>
        </w:rPr>
        <w:t>(Jansson, 2003)</w:t>
      </w:r>
      <w:r w:rsidRPr="00FF6249">
        <w:rPr>
          <w:rFonts w:ascii="Times New Roman" w:eastAsia="TimesNewRoman" w:hAnsi="Times New Roman" w:cs="Times New Roman"/>
          <w:color w:val="000000"/>
        </w:rPr>
        <w:fldChar w:fldCharType="end"/>
      </w:r>
      <w:r w:rsidRPr="00FF6249">
        <w:rPr>
          <w:rFonts w:ascii="Times New Roman" w:eastAsia="TimesNewRoman" w:hAnsi="Times New Roman" w:cs="Times New Roman"/>
          <w:color w:val="000000"/>
        </w:rPr>
        <w:t xml:space="preserve">. </w:t>
      </w:r>
      <w:r w:rsidR="00816B97">
        <w:rPr>
          <w:rFonts w:ascii="Times New Roman" w:eastAsia="TimesNewRoman" w:hAnsi="Times New Roman" w:cs="Times New Roman"/>
          <w:color w:val="000000"/>
        </w:rPr>
        <w:t>W</w:t>
      </w:r>
      <w:r w:rsidRPr="00FF6249">
        <w:rPr>
          <w:rFonts w:ascii="Times New Roman" w:eastAsia="TimesNewRoman" w:hAnsi="Times New Roman" w:cs="Times New Roman"/>
          <w:color w:val="000000"/>
        </w:rPr>
        <w:t xml:space="preserve">e used mean annual temperature and </w:t>
      </w:r>
      <w:r>
        <w:rPr>
          <w:rFonts w:ascii="Times New Roman" w:eastAsia="TimesNewRoman" w:hAnsi="Times New Roman" w:cs="Times New Roman"/>
          <w:color w:val="000000"/>
        </w:rPr>
        <w:t xml:space="preserve">annual </w:t>
      </w:r>
      <w:r w:rsidRPr="00FF6249">
        <w:rPr>
          <w:rFonts w:ascii="Times New Roman" w:eastAsia="TimesNewRoman" w:hAnsi="Times New Roman" w:cs="Times New Roman"/>
          <w:color w:val="000000"/>
        </w:rPr>
        <w:t xml:space="preserve">precipitation to compute the anomaly of temperature (LGM </w:t>
      </w:r>
      <w:r>
        <w:rPr>
          <w:rFonts w:ascii="Times New Roman" w:eastAsia="TimesNewRoman" w:hAnsi="Times New Roman" w:cs="Times New Roman"/>
          <w:color w:val="000000"/>
        </w:rPr>
        <w:t>TEMP, in °C</w:t>
      </w:r>
      <w:r w:rsidRPr="00FF6249">
        <w:rPr>
          <w:rFonts w:ascii="Times New Roman" w:eastAsia="TimesNewRoman" w:hAnsi="Times New Roman" w:cs="Times New Roman"/>
          <w:color w:val="000000"/>
        </w:rPr>
        <w:t>) and the anomaly of precipitation (LGM PREC, in mm year</w:t>
      </w:r>
      <w:r w:rsidRPr="00FF6249">
        <w:rPr>
          <w:rFonts w:ascii="Times New Roman" w:eastAsia="TimesNewRoman" w:hAnsi="Times New Roman" w:cs="Times New Roman"/>
          <w:color w:val="000000"/>
          <w:vertAlign w:val="superscript"/>
        </w:rPr>
        <w:t>–1</w:t>
      </w:r>
      <w:r w:rsidRPr="00FF6249">
        <w:rPr>
          <w:rFonts w:ascii="Times New Roman" w:eastAsia="TimesNewRoman" w:hAnsi="Times New Roman" w:cs="Times New Roman"/>
          <w:color w:val="000000"/>
        </w:rPr>
        <w:t>)</w:t>
      </w:r>
      <w:r>
        <w:rPr>
          <w:rFonts w:ascii="Times New Roman" w:eastAsia="TimesNewRoman" w:hAnsi="Times New Roman" w:cs="Times New Roman"/>
          <w:color w:val="000000"/>
        </w:rPr>
        <w:t>, respectively</w:t>
      </w:r>
      <w:r w:rsidRPr="00FF6249">
        <w:rPr>
          <w:rFonts w:ascii="Times New Roman" w:eastAsia="TimesNewRoman" w:hAnsi="Times New Roman" w:cs="Times New Roman"/>
          <w:color w:val="000000"/>
        </w:rPr>
        <w:t xml:space="preserve">. </w:t>
      </w:r>
      <w:r>
        <w:rPr>
          <w:rFonts w:ascii="Times New Roman" w:eastAsia="TimesNewRoman" w:hAnsi="Times New Roman" w:cs="Times New Roman"/>
          <w:color w:val="000000"/>
        </w:rPr>
        <w:t>W</w:t>
      </w:r>
      <w:r w:rsidRPr="00FF6249">
        <w:rPr>
          <w:rFonts w:ascii="Times New Roman" w:eastAsia="TimesNewRoman" w:hAnsi="Times New Roman" w:cs="Times New Roman"/>
          <w:color w:val="000000"/>
        </w:rPr>
        <w:t xml:space="preserve">e </w:t>
      </w:r>
      <w:r>
        <w:rPr>
          <w:rFonts w:ascii="Times New Roman" w:eastAsia="TimesNewRoman" w:hAnsi="Times New Roman" w:cs="Times New Roman"/>
          <w:color w:val="000000"/>
        </w:rPr>
        <w:t>used</w:t>
      </w:r>
      <w:r w:rsidRPr="00FF6249">
        <w:rPr>
          <w:rFonts w:ascii="Times New Roman" w:eastAsia="TimesNewRoman" w:hAnsi="Times New Roman" w:cs="Times New Roman"/>
          <w:color w:val="000000"/>
        </w:rPr>
        <w:t xml:space="preserve"> two climate simulations</w:t>
      </w:r>
      <w:r>
        <w:rPr>
          <w:rFonts w:ascii="Times New Roman" w:eastAsia="TimesNewRoman" w:hAnsi="Times New Roman" w:cs="Times New Roman"/>
          <w:color w:val="000000"/>
        </w:rPr>
        <w:t xml:space="preserve"> for the LGM</w:t>
      </w:r>
      <w:r w:rsidRPr="00FF6249">
        <w:rPr>
          <w:rFonts w:ascii="Times New Roman" w:eastAsia="TimesNewRoman" w:hAnsi="Times New Roman" w:cs="Times New Roman"/>
          <w:color w:val="000000"/>
        </w:rPr>
        <w:t xml:space="preserve"> (the Community Climate System Model version 3, CCSM3, and the Model for Interdisciplinary Research on Climate version 3.2, MIROC3.2) </w:t>
      </w:r>
      <w:r>
        <w:rPr>
          <w:rFonts w:ascii="Times New Roman" w:eastAsia="TimesNewRoman" w:hAnsi="Times New Roman" w:cs="Times New Roman"/>
          <w:color w:val="000000"/>
        </w:rPr>
        <w:t>from</w:t>
      </w:r>
      <w:r w:rsidRPr="00FF6249">
        <w:rPr>
          <w:rFonts w:ascii="Times New Roman" w:eastAsia="TimesNewRoman" w:hAnsi="Times New Roman" w:cs="Times New Roman"/>
          <w:color w:val="000000"/>
        </w:rPr>
        <w:t xml:space="preserve"> the Paleoclimate Modeling </w:t>
      </w:r>
      <w:proofErr w:type="spellStart"/>
      <w:r w:rsidR="003A45F7">
        <w:rPr>
          <w:rFonts w:ascii="Times New Roman" w:eastAsia="TimesNewRoman" w:hAnsi="Times New Roman" w:cs="Times New Roman"/>
          <w:color w:val="000000"/>
        </w:rPr>
        <w:t>Intercomparison</w:t>
      </w:r>
      <w:proofErr w:type="spellEnd"/>
      <w:r w:rsidR="003A45F7">
        <w:rPr>
          <w:rFonts w:ascii="Times New Roman" w:eastAsia="TimesNewRoman" w:hAnsi="Times New Roman" w:cs="Times New Roman"/>
          <w:color w:val="000000"/>
        </w:rPr>
        <w:t xml:space="preserve"> Project (PMIP2; </w:t>
      </w:r>
      <w:r w:rsidRPr="00FF6249">
        <w:rPr>
          <w:rFonts w:ascii="Times New Roman" w:eastAsia="TimesNewRoman" w:hAnsi="Times New Roman" w:cs="Times New Roman"/>
          <w:color w:val="000000"/>
        </w:rPr>
        <w:t xml:space="preserve">http://pmip2.lsce.ipsl.fr/) to quantify these paleoclimatic changes </w:t>
      </w:r>
      <w:r w:rsidRPr="00FF6249">
        <w:rPr>
          <w:rFonts w:ascii="Times New Roman" w:eastAsia="TimesNewRoman" w:hAnsi="Times New Roman" w:cs="Times New Roman"/>
          <w:color w:val="000000"/>
        </w:rPr>
        <w:fldChar w:fldCharType="begin"/>
      </w:r>
      <w:r w:rsidR="00FA22D4">
        <w:rPr>
          <w:rFonts w:ascii="Times New Roman" w:eastAsia="TimesNewRoman" w:hAnsi="Times New Roman" w:cs="Times New Roman"/>
          <w:color w:val="000000"/>
        </w:rPr>
        <w:instrText xml:space="preserve"> ADDIN EN.CITE &lt;EndNote&gt;&lt;Cite&gt;&lt;Author&gt;Braconnot&lt;/Author&gt;&lt;Year&gt;2007&lt;/Year&gt;&lt;RecNum&gt;58&lt;/RecNum&gt;&lt;DisplayText&gt;(Braconnot&lt;style face="italic"&gt; et al.&lt;/style&gt;, 2007)&lt;/DisplayText&gt;&lt;record&gt;&lt;rec-number&gt;58&lt;/rec-number&gt;&lt;foreign-keys&gt;&lt;key app="EN" db-id="9xdtxzfffxtpt2e59vsvde599ear9ts52rap" timestamp="1445354258"&gt;58&lt;/key&gt;&lt;/foreign-keys&gt;&lt;ref-type name="Journal Article"&gt;17&lt;/ref-type&gt;&lt;contributors&gt;&lt;authors&gt;&lt;author&gt;Braconnot, P.&lt;/author&gt;&lt;author&gt;Otto-Bliesner, B.&lt;/author&gt;&lt;author&gt;Harrison, S.&lt;/author&gt;&lt;author&gt;Joussaume, S.&lt;/author&gt;&lt;author&gt;Peterchmitt, J. Y.&lt;/author&gt;&lt;author&gt;Abe-Ouchi, A.&lt;/author&gt;&lt;author&gt;Crucifix, M.&lt;/author&gt;&lt;author&gt;Driesschaert, E.&lt;/author&gt;&lt;author&gt;Fichefet, T.&lt;/author&gt;&lt;author&gt;Hewitt, C. D.&lt;/author&gt;&lt;author&gt;Kageyama, M.&lt;/author&gt;&lt;author&gt;Kitoh, A.&lt;/author&gt;&lt;author&gt;Laine, A.&lt;/author&gt;&lt;author&gt;Loutre, M. F.&lt;/author&gt;&lt;author&gt;Marti, O.&lt;/author&gt;&lt;author&gt;Merkel, U.&lt;/author&gt;&lt;author&gt;Ramstein, G.&lt;/author&gt;&lt;author&gt;Valdes, P.&lt;/author&gt;&lt;author&gt;Weber, S. L.&lt;/author&gt;&lt;author&gt;Yu, Y.&lt;/author&gt;&lt;author&gt;Zhao, Y.&lt;/author&gt;&lt;/authors&gt;&lt;/contributors&gt;&lt;titles&gt;&lt;title&gt;Results of PMIP2 coupled simulations of the Mid-Holocene and Last Glacial Maximum - Part 1: experiments and large-scale features&lt;/title&gt;&lt;secondary-title&gt;Climate of the Past&lt;/secondary-title&gt;&lt;/titles&gt;&lt;periodical&gt;&lt;full-title&gt;Climate of the Past&lt;/full-title&gt;&lt;/periodical&gt;&lt;pages&gt;261–277&lt;/pages&gt;&lt;volume&gt;3&lt;/volume&gt;&lt;number&gt;2&lt;/number&gt;&lt;dates&gt;&lt;year&gt;2007&lt;/year&gt;&lt;pub-dates&gt;&lt;date&gt;2007&lt;/date&gt;&lt;/pub-dates&gt;&lt;/dates&gt;&lt;isbn&gt;1814-9324&lt;/isbn&gt;&lt;accession-num&gt;WOS:000247031400007&lt;/accession-num&gt;&lt;urls&gt;&lt;related-urls&gt;&lt;url&gt;&amp;lt;Go to ISI&amp;gt;://WOS:000247031400007&lt;/url&gt;&lt;/related-urls&gt;&lt;/urls&gt;&lt;/record&gt;&lt;/Cite&gt;&lt;/EndNote&gt;</w:instrText>
      </w:r>
      <w:r w:rsidRPr="00FF6249">
        <w:rPr>
          <w:rFonts w:ascii="Times New Roman" w:eastAsia="TimesNewRoman" w:hAnsi="Times New Roman" w:cs="Times New Roman"/>
          <w:color w:val="000000"/>
        </w:rPr>
        <w:fldChar w:fldCharType="separate"/>
      </w:r>
      <w:r w:rsidRPr="00FF6249">
        <w:rPr>
          <w:rFonts w:ascii="Times New Roman" w:eastAsia="TimesNewRoman" w:hAnsi="Times New Roman" w:cs="Times New Roman"/>
          <w:noProof/>
          <w:color w:val="000000"/>
        </w:rPr>
        <w:t>(Braconnot</w:t>
      </w:r>
      <w:r w:rsidRPr="00FF6249">
        <w:rPr>
          <w:rFonts w:ascii="Times New Roman" w:eastAsia="TimesNewRoman" w:hAnsi="Times New Roman" w:cs="Times New Roman"/>
          <w:i/>
          <w:noProof/>
          <w:color w:val="000000"/>
        </w:rPr>
        <w:t xml:space="preserve"> et al.</w:t>
      </w:r>
      <w:r w:rsidRPr="00FF6249">
        <w:rPr>
          <w:rFonts w:ascii="Times New Roman" w:eastAsia="TimesNewRoman" w:hAnsi="Times New Roman" w:cs="Times New Roman"/>
          <w:noProof/>
          <w:color w:val="000000"/>
        </w:rPr>
        <w:t>, 2007)</w:t>
      </w:r>
      <w:r w:rsidRPr="00FF6249">
        <w:rPr>
          <w:rFonts w:ascii="Times New Roman" w:eastAsia="TimesNewRoman" w:hAnsi="Times New Roman" w:cs="Times New Roman"/>
          <w:color w:val="000000"/>
        </w:rPr>
        <w:fldChar w:fldCharType="end"/>
      </w:r>
      <w:r>
        <w:rPr>
          <w:rFonts w:ascii="Times New Roman" w:eastAsia="TimesNewRoman" w:hAnsi="Times New Roman" w:cs="Times New Roman"/>
          <w:color w:val="000000"/>
        </w:rPr>
        <w:t>, and used the mean values across both simulations</w:t>
      </w:r>
      <w:r w:rsidRPr="00FF6249">
        <w:rPr>
          <w:rFonts w:ascii="Times New Roman" w:eastAsia="TimesNewRoman" w:hAnsi="Times New Roman" w:cs="Times New Roman"/>
          <w:color w:val="000000"/>
        </w:rPr>
        <w:t>. LGM data were resampled with a bilinear interpolation from the original 2.5″ resolution to the resolution of the contemporary climate data. Higher temperature and precipitation in the past th</w:t>
      </w:r>
      <w:r w:rsidR="007564A8">
        <w:rPr>
          <w:rFonts w:ascii="Times New Roman" w:eastAsia="TimesNewRoman" w:hAnsi="Times New Roman" w:cs="Times New Roman"/>
          <w:color w:val="000000"/>
        </w:rPr>
        <w:t>a</w:t>
      </w:r>
      <w:r w:rsidRPr="00FF6249">
        <w:rPr>
          <w:rFonts w:ascii="Times New Roman" w:eastAsia="TimesNewRoman" w:hAnsi="Times New Roman" w:cs="Times New Roman"/>
          <w:color w:val="000000"/>
        </w:rPr>
        <w:t xml:space="preserve">n in the present </w:t>
      </w:r>
      <w:r>
        <w:rPr>
          <w:rFonts w:ascii="Times New Roman" w:eastAsia="TimesNewRoman" w:hAnsi="Times New Roman" w:cs="Times New Roman"/>
          <w:color w:val="000000"/>
        </w:rPr>
        <w:t>is reflected by</w:t>
      </w:r>
      <w:r w:rsidRPr="00FF6249">
        <w:rPr>
          <w:rFonts w:ascii="Times New Roman" w:eastAsia="TimesNewRoman" w:hAnsi="Times New Roman" w:cs="Times New Roman"/>
          <w:color w:val="000000"/>
        </w:rPr>
        <w:t xml:space="preserve"> small (temperature)</w:t>
      </w:r>
      <w:r>
        <w:rPr>
          <w:rFonts w:ascii="Times New Roman" w:eastAsia="TimesNewRoman" w:hAnsi="Times New Roman" w:cs="Times New Roman"/>
          <w:color w:val="000000"/>
        </w:rPr>
        <w:t xml:space="preserve"> or </w:t>
      </w:r>
      <w:r w:rsidRPr="00FF6249">
        <w:rPr>
          <w:rFonts w:ascii="Times New Roman" w:eastAsia="TimesNewRoman" w:hAnsi="Times New Roman" w:cs="Times New Roman"/>
          <w:color w:val="000000"/>
        </w:rPr>
        <w:t xml:space="preserve">negative (precipitation) anomaly values, </w:t>
      </w:r>
      <w:r>
        <w:rPr>
          <w:rFonts w:ascii="Times New Roman" w:eastAsia="TimesNewRoman" w:hAnsi="Times New Roman" w:cs="Times New Roman"/>
          <w:color w:val="000000"/>
        </w:rPr>
        <w:t>whereas</w:t>
      </w:r>
      <w:r w:rsidRPr="00FF6249">
        <w:rPr>
          <w:rFonts w:ascii="Times New Roman" w:eastAsia="TimesNewRoman" w:hAnsi="Times New Roman" w:cs="Times New Roman"/>
          <w:color w:val="000000"/>
        </w:rPr>
        <w:t xml:space="preserve"> high anomaly values represent a higher temperature and precipitation in the present than in the past.</w:t>
      </w:r>
      <w:r w:rsidR="00581D9C">
        <w:rPr>
          <w:rFonts w:ascii="Times New Roman" w:hAnsi="Times New Roman" w:cs="Times New Roman"/>
          <w:b/>
        </w:rPr>
        <w:br w:type="page"/>
      </w:r>
    </w:p>
    <w:p w14:paraId="515C59D1" w14:textId="2245ACDA" w:rsidR="002C43D7" w:rsidRPr="00C470C1" w:rsidRDefault="001E58F3" w:rsidP="004B0C1D">
      <w:pPr>
        <w:spacing w:after="120"/>
        <w:ind w:firstLine="0"/>
        <w:rPr>
          <w:rStyle w:val="Emphasis"/>
          <w:rFonts w:ascii="Times New Roman" w:hAnsi="Times New Roman" w:cs="Times New Roman"/>
          <w:b/>
          <w:i w:val="0"/>
          <w:sz w:val="24"/>
          <w:szCs w:val="24"/>
        </w:rPr>
      </w:pPr>
      <w:r w:rsidRPr="00C470C1">
        <w:rPr>
          <w:rStyle w:val="Emphasis"/>
          <w:rFonts w:ascii="Times New Roman" w:hAnsi="Times New Roman" w:cs="Times New Roman"/>
          <w:b/>
          <w:i w:val="0"/>
          <w:sz w:val="24"/>
          <w:szCs w:val="24"/>
        </w:rPr>
        <w:lastRenderedPageBreak/>
        <w:t>Statistic</w:t>
      </w:r>
      <w:r w:rsidR="00034187" w:rsidRPr="00C470C1">
        <w:rPr>
          <w:rStyle w:val="Emphasis"/>
          <w:rFonts w:ascii="Times New Roman" w:hAnsi="Times New Roman" w:cs="Times New Roman"/>
          <w:b/>
          <w:i w:val="0"/>
          <w:sz w:val="24"/>
          <w:szCs w:val="24"/>
        </w:rPr>
        <w:t>al analysis</w:t>
      </w:r>
    </w:p>
    <w:p w14:paraId="4CF84653" w14:textId="235CAA59" w:rsidR="006F7FDC" w:rsidRDefault="001A755A" w:rsidP="003A45F7">
      <w:pPr>
        <w:spacing w:after="120"/>
        <w:ind w:firstLine="0"/>
        <w:rPr>
          <w:rFonts w:ascii="Times New Roman" w:hAnsi="Times New Roman" w:cs="Times New Roman"/>
          <w:iCs/>
        </w:rPr>
      </w:pPr>
      <w:r>
        <w:rPr>
          <w:rStyle w:val="Emphasis"/>
          <w:rFonts w:ascii="Times New Roman" w:hAnsi="Times New Roman" w:cs="Times New Roman"/>
          <w:i w:val="0"/>
        </w:rPr>
        <w:t>W</w:t>
      </w:r>
      <w:r w:rsidR="00F12933" w:rsidRPr="00FF6249">
        <w:rPr>
          <w:rStyle w:val="Emphasis"/>
          <w:rFonts w:ascii="Times New Roman" w:hAnsi="Times New Roman" w:cs="Times New Roman"/>
          <w:i w:val="0"/>
        </w:rPr>
        <w:t xml:space="preserve">e used </w:t>
      </w:r>
      <w:r w:rsidR="008F4AD7">
        <w:rPr>
          <w:rStyle w:val="Emphasis"/>
          <w:rFonts w:ascii="Times New Roman" w:hAnsi="Times New Roman" w:cs="Times New Roman"/>
          <w:i w:val="0"/>
        </w:rPr>
        <w:t>S</w:t>
      </w:r>
      <w:r w:rsidR="00F12933" w:rsidRPr="00FF6249">
        <w:rPr>
          <w:rStyle w:val="Emphasis"/>
          <w:rFonts w:ascii="Times New Roman" w:hAnsi="Times New Roman" w:cs="Times New Roman"/>
          <w:i w:val="0"/>
        </w:rPr>
        <w:t xml:space="preserve">tructural </w:t>
      </w:r>
      <w:r w:rsidR="008F4AD7">
        <w:rPr>
          <w:rStyle w:val="Emphasis"/>
          <w:rFonts w:ascii="Times New Roman" w:hAnsi="Times New Roman" w:cs="Times New Roman"/>
          <w:i w:val="0"/>
        </w:rPr>
        <w:t>E</w:t>
      </w:r>
      <w:r w:rsidR="00F12933" w:rsidRPr="00FF6249">
        <w:rPr>
          <w:rStyle w:val="Emphasis"/>
          <w:rFonts w:ascii="Times New Roman" w:hAnsi="Times New Roman" w:cs="Times New Roman"/>
          <w:i w:val="0"/>
        </w:rPr>
        <w:t xml:space="preserve">quation </w:t>
      </w:r>
      <w:r w:rsidR="008F4AD7">
        <w:rPr>
          <w:rStyle w:val="Emphasis"/>
          <w:rFonts w:ascii="Times New Roman" w:hAnsi="Times New Roman" w:cs="Times New Roman"/>
          <w:i w:val="0"/>
        </w:rPr>
        <w:t>M</w:t>
      </w:r>
      <w:r w:rsidR="008F4AD7" w:rsidRPr="00FF6249">
        <w:rPr>
          <w:rStyle w:val="Emphasis"/>
          <w:rFonts w:ascii="Times New Roman" w:hAnsi="Times New Roman" w:cs="Times New Roman"/>
          <w:i w:val="0"/>
        </w:rPr>
        <w:t>odel</w:t>
      </w:r>
      <w:r w:rsidR="00BA2BDC">
        <w:rPr>
          <w:rStyle w:val="Emphasis"/>
          <w:rFonts w:ascii="Times New Roman" w:hAnsi="Times New Roman" w:cs="Times New Roman"/>
          <w:i w:val="0"/>
        </w:rPr>
        <w:t>s</w:t>
      </w:r>
      <w:r w:rsidR="008F4AD7" w:rsidRPr="00FF6249">
        <w:rPr>
          <w:rStyle w:val="Emphasis"/>
          <w:rFonts w:ascii="Times New Roman" w:hAnsi="Times New Roman" w:cs="Times New Roman"/>
          <w:i w:val="0"/>
        </w:rPr>
        <w:t xml:space="preserve"> </w:t>
      </w:r>
      <w:r w:rsidR="00F12933" w:rsidRPr="00FF6249">
        <w:rPr>
          <w:rStyle w:val="Emphasis"/>
          <w:rFonts w:ascii="Times New Roman" w:hAnsi="Times New Roman" w:cs="Times New Roman"/>
          <w:i w:val="0"/>
        </w:rPr>
        <w:t>(SEM</w:t>
      </w:r>
      <w:r w:rsidR="00BA2BDC">
        <w:rPr>
          <w:rStyle w:val="Emphasis"/>
          <w:rFonts w:ascii="Times New Roman" w:hAnsi="Times New Roman" w:cs="Times New Roman"/>
          <w:i w:val="0"/>
        </w:rPr>
        <w:t>s</w:t>
      </w:r>
      <w:r w:rsidR="00F12933" w:rsidRPr="00FF6249">
        <w:rPr>
          <w:rStyle w:val="Emphasis"/>
          <w:rFonts w:ascii="Times New Roman" w:hAnsi="Times New Roman" w:cs="Times New Roman"/>
          <w:i w:val="0"/>
        </w:rPr>
        <w:t xml:space="preserve">) </w:t>
      </w:r>
      <w:r>
        <w:rPr>
          <w:rStyle w:val="Emphasis"/>
          <w:rFonts w:ascii="Times New Roman" w:hAnsi="Times New Roman" w:cs="Times New Roman"/>
          <w:i w:val="0"/>
        </w:rPr>
        <w:t>to test our hypotheses. T</w:t>
      </w:r>
      <w:r>
        <w:rPr>
          <w:rFonts w:ascii="Times New Roman" w:hAnsi="Times New Roman" w:cs="Times New Roman"/>
          <w:iCs/>
        </w:rPr>
        <w:t xml:space="preserve">he procedure </w:t>
      </w:r>
      <w:r w:rsidR="005F147C">
        <w:rPr>
          <w:rFonts w:ascii="Times New Roman" w:hAnsi="Times New Roman" w:cs="Times New Roman"/>
          <w:iCs/>
        </w:rPr>
        <w:t xml:space="preserve">followed </w:t>
      </w:r>
      <w:r>
        <w:rPr>
          <w:rFonts w:ascii="Times New Roman" w:hAnsi="Times New Roman" w:cs="Times New Roman"/>
          <w:iCs/>
        </w:rPr>
        <w:t>general</w:t>
      </w:r>
      <w:r w:rsidR="005F147C">
        <w:rPr>
          <w:rFonts w:ascii="Times New Roman" w:hAnsi="Times New Roman" w:cs="Times New Roman"/>
          <w:iCs/>
        </w:rPr>
        <w:t xml:space="preserve"> </w:t>
      </w:r>
      <w:r w:rsidR="005E2549">
        <w:rPr>
          <w:rFonts w:ascii="Times New Roman" w:hAnsi="Times New Roman" w:cs="Times New Roman"/>
          <w:iCs/>
        </w:rPr>
        <w:t xml:space="preserve">guidelines and </w:t>
      </w:r>
      <w:r>
        <w:rPr>
          <w:rFonts w:ascii="Times New Roman" w:hAnsi="Times New Roman" w:cs="Times New Roman"/>
          <w:iCs/>
        </w:rPr>
        <w:t xml:space="preserve">previous </w:t>
      </w:r>
      <w:r w:rsidR="005F147C">
        <w:rPr>
          <w:rFonts w:ascii="Times New Roman" w:hAnsi="Times New Roman" w:cs="Times New Roman"/>
          <w:iCs/>
        </w:rPr>
        <w:t>studies using SEM</w:t>
      </w:r>
      <w:r w:rsidR="00B46494">
        <w:rPr>
          <w:rFonts w:ascii="Times New Roman" w:hAnsi="Times New Roman" w:cs="Times New Roman"/>
          <w:iCs/>
        </w:rPr>
        <w:t>s</w:t>
      </w:r>
      <w:r w:rsidR="005E2549">
        <w:rPr>
          <w:rFonts w:ascii="Times New Roman" w:hAnsi="Times New Roman" w:cs="Times New Roman"/>
          <w:iCs/>
        </w:rPr>
        <w:t xml:space="preserve"> </w:t>
      </w:r>
      <w:r w:rsidR="005E2549">
        <w:rPr>
          <w:rFonts w:ascii="Times New Roman" w:hAnsi="Times New Roman" w:cs="Times New Roman"/>
          <w:iCs/>
        </w:rPr>
        <w:fldChar w:fldCharType="begin"/>
      </w:r>
      <w:r w:rsidR="005E2549">
        <w:rPr>
          <w:rFonts w:ascii="Times New Roman" w:hAnsi="Times New Roman" w:cs="Times New Roman"/>
          <w:iCs/>
        </w:rPr>
        <w:instrText xml:space="preserve"> ADDIN EN.CITE &lt;EndNote&gt;&lt;Cite&gt;&lt;Author&gt;Grace&lt;/Author&gt;&lt;Year&gt;2012&lt;/Year&gt;&lt;RecNum&gt;115&lt;/RecNum&gt;&lt;DisplayText&gt;(Grace&lt;style face="italic"&gt; et al.&lt;/style&gt;, 2012; Sandom&lt;style face="italic"&gt; et al.&lt;/style&gt;, 2013)&lt;/DisplayText&gt;&lt;record&gt;&lt;rec-number&gt;115&lt;/rec-number&gt;&lt;foreign-keys&gt;&lt;key app="EN" db-id="9xdtxzfffxtpt2e59vsvde599ear9ts52rap" timestamp="1454936303"&gt;115&lt;/key&gt;&lt;/foreign-keys&gt;&lt;ref-type name="Journal Article"&gt;17&lt;/ref-type&gt;&lt;contributors&gt;&lt;authors&gt;&lt;author&gt;Grace, J. B.&lt;/author&gt;&lt;author&gt;Schoolmaster, D. R.&lt;/author&gt;&lt;author&gt;Guntenspergen, G. R.&lt;/author&gt;&lt;author&gt;Little, A. M.&lt;/author&gt;&lt;author&gt;Mitchell, B. R.&lt;/author&gt;&lt;author&gt;Miller, K. M.&lt;/author&gt;&lt;author&gt;Schweiger, E. W.&lt;/author&gt;&lt;/authors&gt;&lt;/contributors&gt;&lt;titles&gt;&lt;title&gt;Guidelines for a graph</w:instrText>
      </w:r>
      <w:r w:rsidR="005E2549">
        <w:rPr>
          <w:rFonts w:ascii="Cambria Math" w:hAnsi="Cambria Math" w:cs="Cambria Math"/>
          <w:iCs/>
        </w:rPr>
        <w:instrText>‐</w:instrText>
      </w:r>
      <w:r w:rsidR="005E2549">
        <w:rPr>
          <w:rFonts w:ascii="Times New Roman" w:hAnsi="Times New Roman" w:cs="Times New Roman"/>
          <w:iCs/>
        </w:rPr>
        <w:instrText>theoretic implementation of structural equation modeling&lt;/title&gt;&lt;secondary-title&gt;Ecosphere&lt;/secondary-title&gt;&lt;/titles&gt;&lt;periodical&gt;&lt;full-title&gt;Ecosphere&lt;/full-title&gt;&lt;/periodical&gt;&lt;pages&gt;1–44&lt;/pages&gt;&lt;volume&gt;3&lt;/volume&gt;&lt;number&gt;8&lt;/number&gt;&lt;dates&gt;&lt;year&gt;2012&lt;/year&gt;&lt;/dates&gt;&lt;isbn&gt;2150-8925&lt;/isbn&gt;&lt;urls&gt;&lt;/urls&gt;&lt;/record&gt;&lt;/Cite&gt;&lt;Cite&gt;&lt;Author&gt;Sandom&lt;/Author&gt;&lt;Year&gt;2013&lt;/Year&gt;&lt;RecNum&gt;81&lt;/RecNum&gt;&lt;record&gt;&lt;rec-number&gt;81&lt;/rec-number&gt;&lt;foreign-keys&gt;&lt;key app="EN" db-id="9xdtxzfffxtpt2e59vsvde599ear9ts52rap" timestamp="1445441581"&gt;81&lt;/key&gt;&lt;/foreign-keys&gt;&lt;ref-type name="Journal Article"&gt;17&lt;/ref-type&gt;&lt;contributors&gt;&lt;authors&gt;&lt;author&gt;Sandom, C.&lt;/author&gt;&lt;author&gt;Dalby, L.&lt;/author&gt;&lt;author&gt;Fløjgaard, C.&lt;/author&gt;&lt;author&gt;Kissling, W. D.&lt;/author&gt;&lt;author&gt;Lenoir, J&lt;/author&gt;&lt;author&gt;Sandel, B.&lt;/author&gt;&lt;author&gt;Trøjelsgaard, K.&lt;/author&gt;&lt;author&gt;Ejrnæs, R.&lt;/author&gt;&lt;author&gt;Svenning, J.-C.&lt;/author&gt;&lt;/authors&gt;&lt;/contributors&gt;&lt;titles&gt;&lt;title&gt;Mammal predator and prey species richness are strongly linked at macroscales&lt;/title&gt;&lt;secondary-title&gt;Ecology&lt;/secondary-title&gt;&lt;/titles&gt;&lt;periodical&gt;&lt;full-title&gt;Ecology&lt;/full-title&gt;&lt;/periodical&gt;&lt;pages&gt;1112–1122&lt;/pages&gt;&lt;volume&gt;94&lt;/volume&gt;&lt;number&gt;5&lt;/number&gt;&lt;dates&gt;&lt;year&gt;2013&lt;/year&gt;&lt;/dates&gt;&lt;isbn&gt;0012-9658&lt;/isbn&gt;&lt;urls&gt;&lt;/urls&gt;&lt;/record&gt;&lt;/Cite&gt;&lt;/EndNote&gt;</w:instrText>
      </w:r>
      <w:r w:rsidR="005E2549">
        <w:rPr>
          <w:rFonts w:ascii="Times New Roman" w:hAnsi="Times New Roman" w:cs="Times New Roman"/>
          <w:iCs/>
        </w:rPr>
        <w:fldChar w:fldCharType="separate"/>
      </w:r>
      <w:r w:rsidR="005E2549">
        <w:rPr>
          <w:rFonts w:ascii="Times New Roman" w:hAnsi="Times New Roman" w:cs="Times New Roman"/>
          <w:iCs/>
          <w:noProof/>
        </w:rPr>
        <w:t>(Grace</w:t>
      </w:r>
      <w:r w:rsidR="005E2549" w:rsidRPr="005E2549">
        <w:rPr>
          <w:rFonts w:ascii="Times New Roman" w:hAnsi="Times New Roman" w:cs="Times New Roman"/>
          <w:i/>
          <w:iCs/>
          <w:noProof/>
        </w:rPr>
        <w:t xml:space="preserve"> et al.</w:t>
      </w:r>
      <w:r w:rsidR="005E2549">
        <w:rPr>
          <w:rFonts w:ascii="Times New Roman" w:hAnsi="Times New Roman" w:cs="Times New Roman"/>
          <w:iCs/>
          <w:noProof/>
        </w:rPr>
        <w:t>, 2012; Sandom</w:t>
      </w:r>
      <w:r w:rsidR="005E2549" w:rsidRPr="005E2549">
        <w:rPr>
          <w:rFonts w:ascii="Times New Roman" w:hAnsi="Times New Roman" w:cs="Times New Roman"/>
          <w:i/>
          <w:iCs/>
          <w:noProof/>
        </w:rPr>
        <w:t xml:space="preserve"> et al.</w:t>
      </w:r>
      <w:r w:rsidR="005E2549">
        <w:rPr>
          <w:rFonts w:ascii="Times New Roman" w:hAnsi="Times New Roman" w:cs="Times New Roman"/>
          <w:iCs/>
          <w:noProof/>
        </w:rPr>
        <w:t>, 2013)</w:t>
      </w:r>
      <w:r w:rsidR="005E2549">
        <w:rPr>
          <w:rFonts w:ascii="Times New Roman" w:hAnsi="Times New Roman" w:cs="Times New Roman"/>
          <w:iCs/>
        </w:rPr>
        <w:fldChar w:fldCharType="end"/>
      </w:r>
      <w:r w:rsidR="005F147C">
        <w:rPr>
          <w:rFonts w:ascii="Times New Roman" w:hAnsi="Times New Roman" w:cs="Times New Roman"/>
          <w:iCs/>
        </w:rPr>
        <w:t xml:space="preserve">. </w:t>
      </w:r>
      <w:r w:rsidR="0065306B" w:rsidRPr="0065306B">
        <w:rPr>
          <w:rFonts w:ascii="Times New Roman" w:hAnsi="Times New Roman" w:cs="Times New Roman"/>
          <w:iCs/>
        </w:rPr>
        <w:t xml:space="preserve">In </w:t>
      </w:r>
      <w:r w:rsidR="006D5E9D" w:rsidRPr="0065306B">
        <w:rPr>
          <w:rFonts w:ascii="Times New Roman" w:hAnsi="Times New Roman" w:cs="Times New Roman"/>
          <w:iCs/>
        </w:rPr>
        <w:t>our first hypothesis</w:t>
      </w:r>
      <w:r>
        <w:rPr>
          <w:rFonts w:ascii="Times New Roman" w:hAnsi="Times New Roman" w:cs="Times New Roman"/>
          <w:iCs/>
        </w:rPr>
        <w:t>,</w:t>
      </w:r>
      <w:r w:rsidR="00A36885" w:rsidRPr="0065306B">
        <w:rPr>
          <w:rFonts w:ascii="Times New Roman" w:hAnsi="Times New Roman" w:cs="Times New Roman"/>
          <w:iCs/>
        </w:rPr>
        <w:t xml:space="preserve"> </w:t>
      </w:r>
      <w:r w:rsidR="006D5E9D" w:rsidRPr="0065306B">
        <w:rPr>
          <w:rFonts w:ascii="Times New Roman" w:hAnsi="Times New Roman" w:cs="Times New Roman"/>
          <w:iCs/>
        </w:rPr>
        <w:t xml:space="preserve">we expected fruit sizes of palm assemblages at a global scale to be positively related to </w:t>
      </w:r>
      <w:r w:rsidR="00503B9B">
        <w:rPr>
          <w:rFonts w:ascii="Times New Roman" w:hAnsi="Times New Roman" w:cs="Times New Roman"/>
          <w:iCs/>
        </w:rPr>
        <w:t>current mammal body sizes</w:t>
      </w:r>
      <w:r w:rsidR="006D5E9D" w:rsidRPr="0065306B">
        <w:rPr>
          <w:rFonts w:ascii="Times New Roman" w:hAnsi="Times New Roman" w:cs="Times New Roman"/>
          <w:iCs/>
        </w:rPr>
        <w:t xml:space="preserve">, with large average fruit sizes coinciding with large mammal body sizes. </w:t>
      </w:r>
      <w:r w:rsidR="00F439BE">
        <w:rPr>
          <w:rFonts w:ascii="Times New Roman" w:hAnsi="Times New Roman" w:cs="Times New Roman"/>
          <w:iCs/>
        </w:rPr>
        <w:t>W</w:t>
      </w:r>
      <w:r w:rsidR="00E90572" w:rsidRPr="00FF6249">
        <w:rPr>
          <w:rFonts w:ascii="Times New Roman" w:hAnsi="Times New Roman" w:cs="Times New Roman"/>
          <w:iCs/>
        </w:rPr>
        <w:t xml:space="preserve">e started our modeling processes with an a priori </w:t>
      </w:r>
      <w:r w:rsidR="00BA2BDC">
        <w:rPr>
          <w:rFonts w:ascii="Times New Roman" w:hAnsi="Times New Roman" w:cs="Times New Roman"/>
          <w:iCs/>
        </w:rPr>
        <w:t xml:space="preserve">SEM </w:t>
      </w:r>
      <w:r w:rsidR="006F7FDC" w:rsidRPr="005B707C">
        <w:rPr>
          <w:rFonts w:ascii="Times New Roman" w:hAnsi="Times New Roman" w:cs="Times New Roman"/>
          <w:iCs/>
        </w:rPr>
        <w:t>which included all hypothesized pathways among all predictor variables</w:t>
      </w:r>
      <w:r w:rsidR="006F7FDC">
        <w:rPr>
          <w:rFonts w:ascii="Times New Roman" w:hAnsi="Times New Roman" w:cs="Times New Roman"/>
          <w:iCs/>
        </w:rPr>
        <w:t xml:space="preserve">. </w:t>
      </w:r>
      <w:r w:rsidR="000F6BBC">
        <w:rPr>
          <w:rFonts w:ascii="Times New Roman" w:hAnsi="Times New Roman" w:cs="Times New Roman"/>
          <w:iCs/>
        </w:rPr>
        <w:t>Hence</w:t>
      </w:r>
      <w:r w:rsidR="006F7FDC" w:rsidRPr="00F439BE">
        <w:rPr>
          <w:rFonts w:ascii="Times New Roman" w:hAnsi="Times New Roman" w:cs="Times New Roman"/>
          <w:iCs/>
        </w:rPr>
        <w:t>, we</w:t>
      </w:r>
      <w:r w:rsidR="00E90572" w:rsidRPr="00F439BE">
        <w:rPr>
          <w:rFonts w:ascii="Times New Roman" w:hAnsi="Times New Roman" w:cs="Times New Roman"/>
          <w:iCs/>
        </w:rPr>
        <w:t xml:space="preserve"> examined direct and indirect </w:t>
      </w:r>
      <w:r w:rsidR="000F6BBC">
        <w:rPr>
          <w:rFonts w:ascii="Times New Roman" w:hAnsi="Times New Roman" w:cs="Times New Roman"/>
          <w:iCs/>
        </w:rPr>
        <w:t>effects</w:t>
      </w:r>
      <w:r w:rsidR="000F6BBC" w:rsidRPr="00F439BE">
        <w:rPr>
          <w:rFonts w:ascii="Times New Roman" w:hAnsi="Times New Roman" w:cs="Times New Roman"/>
          <w:iCs/>
        </w:rPr>
        <w:t xml:space="preserve"> </w:t>
      </w:r>
      <w:r w:rsidR="00E90572" w:rsidRPr="00F439BE">
        <w:rPr>
          <w:rFonts w:ascii="Times New Roman" w:hAnsi="Times New Roman" w:cs="Times New Roman"/>
          <w:iCs/>
        </w:rPr>
        <w:t>of biotic and abiotic</w:t>
      </w:r>
      <w:r w:rsidR="006F7FDC" w:rsidRPr="00F439BE">
        <w:rPr>
          <w:rFonts w:ascii="Times New Roman" w:hAnsi="Times New Roman" w:cs="Times New Roman"/>
          <w:iCs/>
        </w:rPr>
        <w:t xml:space="preserve"> </w:t>
      </w:r>
      <w:r w:rsidR="00E90572" w:rsidRPr="00F439BE">
        <w:rPr>
          <w:rFonts w:ascii="Times New Roman" w:hAnsi="Times New Roman" w:cs="Times New Roman"/>
          <w:iCs/>
        </w:rPr>
        <w:t xml:space="preserve">drivers </w:t>
      </w:r>
      <w:r w:rsidR="000C4B52">
        <w:rPr>
          <w:rFonts w:ascii="Times New Roman" w:hAnsi="Times New Roman" w:cs="Times New Roman"/>
          <w:iCs/>
        </w:rPr>
        <w:t>(</w:t>
      </w:r>
      <w:r w:rsidR="000C4B52">
        <w:rPr>
          <w:rFonts w:ascii="Times New Roman" w:eastAsia="Times New Roman" w:hAnsi="Times New Roman" w:cs="Times New Roman"/>
          <w:color w:val="000000"/>
          <w:lang w:eastAsia="da-DK"/>
        </w:rPr>
        <w:t>PC-PREC, PC-TEMP, PC-SEAS,</w:t>
      </w:r>
      <w:r w:rsidR="006F7FDC" w:rsidRPr="00F439BE">
        <w:rPr>
          <w:rFonts w:ascii="Times New Roman" w:hAnsi="Times New Roman" w:cs="Times New Roman"/>
          <w:iCs/>
        </w:rPr>
        <w:t xml:space="preserve"> SOIL, </w:t>
      </w:r>
      <w:r w:rsidR="000C4B52">
        <w:rPr>
          <w:rFonts w:ascii="Times New Roman" w:hAnsi="Times New Roman" w:cs="Times New Roman"/>
          <w:iCs/>
        </w:rPr>
        <w:t>LGM TEMP</w:t>
      </w:r>
      <w:r w:rsidR="006F7FDC" w:rsidRPr="00F439BE">
        <w:rPr>
          <w:rFonts w:ascii="Times New Roman" w:hAnsi="Times New Roman" w:cs="Times New Roman"/>
          <w:iCs/>
        </w:rPr>
        <w:t xml:space="preserve"> and</w:t>
      </w:r>
      <w:r w:rsidR="00BE10F9">
        <w:rPr>
          <w:rFonts w:ascii="Times New Roman" w:hAnsi="Times New Roman" w:cs="Times New Roman"/>
          <w:iCs/>
        </w:rPr>
        <w:t xml:space="preserve"> </w:t>
      </w:r>
      <w:r w:rsidR="000C4B52">
        <w:rPr>
          <w:rFonts w:ascii="Times New Roman" w:hAnsi="Times New Roman" w:cs="Times New Roman"/>
          <w:iCs/>
        </w:rPr>
        <w:t>LGM PREC)</w:t>
      </w:r>
      <w:r w:rsidR="006F7FDC" w:rsidRPr="00F439BE">
        <w:rPr>
          <w:rFonts w:ascii="Times New Roman" w:hAnsi="Times New Roman" w:cs="Times New Roman"/>
          <w:iCs/>
        </w:rPr>
        <w:t xml:space="preserve"> </w:t>
      </w:r>
      <w:r w:rsidR="00E90572" w:rsidRPr="00F439BE">
        <w:rPr>
          <w:rFonts w:ascii="Times New Roman" w:hAnsi="Times New Roman" w:cs="Times New Roman"/>
          <w:iCs/>
        </w:rPr>
        <w:t xml:space="preserve">on our </w:t>
      </w:r>
      <w:r w:rsidR="00F439BE" w:rsidRPr="00F439BE">
        <w:rPr>
          <w:rFonts w:ascii="Times New Roman" w:hAnsi="Times New Roman" w:cs="Times New Roman"/>
          <w:iCs/>
        </w:rPr>
        <w:t xml:space="preserve">three </w:t>
      </w:r>
      <w:r w:rsidR="00E90572" w:rsidRPr="00F439BE">
        <w:rPr>
          <w:rFonts w:ascii="Times New Roman" w:hAnsi="Times New Roman" w:cs="Times New Roman"/>
          <w:iCs/>
        </w:rPr>
        <w:t>response variable</w:t>
      </w:r>
      <w:r w:rsidR="006F7FDC" w:rsidRPr="00F439BE">
        <w:rPr>
          <w:rFonts w:ascii="Times New Roman" w:hAnsi="Times New Roman" w:cs="Times New Roman"/>
          <w:iCs/>
        </w:rPr>
        <w:t>s</w:t>
      </w:r>
      <w:r w:rsidR="00E90572" w:rsidRPr="00F439BE">
        <w:rPr>
          <w:rFonts w:ascii="Times New Roman" w:hAnsi="Times New Roman" w:cs="Times New Roman"/>
          <w:iCs/>
        </w:rPr>
        <w:t xml:space="preserve"> </w:t>
      </w:r>
      <w:r w:rsidR="000F6BBC">
        <w:rPr>
          <w:rFonts w:ascii="Times New Roman" w:hAnsi="Times New Roman" w:cs="Times New Roman"/>
          <w:iCs/>
        </w:rPr>
        <w:t>(</w:t>
      </w:r>
      <w:r w:rsidR="00E90572" w:rsidRPr="00F439BE">
        <w:rPr>
          <w:rFonts w:ascii="Times New Roman" w:hAnsi="Times New Roman" w:cs="Times New Roman"/>
          <w:iCs/>
        </w:rPr>
        <w:t>palm fruit size, mammal body size and NPP</w:t>
      </w:r>
      <w:r w:rsidR="000F6BBC">
        <w:rPr>
          <w:rFonts w:ascii="Times New Roman" w:hAnsi="Times New Roman" w:cs="Times New Roman"/>
          <w:iCs/>
        </w:rPr>
        <w:t>)</w:t>
      </w:r>
      <w:r w:rsidR="00E90572" w:rsidRPr="00F439BE">
        <w:rPr>
          <w:rFonts w:ascii="Times New Roman" w:hAnsi="Times New Roman" w:cs="Times New Roman"/>
          <w:iCs/>
        </w:rPr>
        <w:t>.</w:t>
      </w:r>
      <w:r w:rsidR="006F7FDC" w:rsidRPr="00F439BE">
        <w:rPr>
          <w:rFonts w:ascii="Times New Roman" w:hAnsi="Times New Roman" w:cs="Times New Roman"/>
          <w:iCs/>
        </w:rPr>
        <w:t xml:space="preserve"> In the next step, we </w:t>
      </w:r>
      <w:r w:rsidR="006F7FDC">
        <w:rPr>
          <w:rFonts w:ascii="Times New Roman" w:hAnsi="Times New Roman" w:cs="Times New Roman"/>
          <w:iCs/>
        </w:rPr>
        <w:t>evaluated model</w:t>
      </w:r>
      <w:r w:rsidR="006F7FDC" w:rsidRPr="00FF6249">
        <w:rPr>
          <w:rFonts w:ascii="Times New Roman" w:hAnsi="Times New Roman" w:cs="Times New Roman"/>
          <w:iCs/>
        </w:rPr>
        <w:t xml:space="preserve"> modification indices, model fits and residual</w:t>
      </w:r>
      <w:r w:rsidR="00F439BE">
        <w:rPr>
          <w:rFonts w:ascii="Times New Roman" w:hAnsi="Times New Roman" w:cs="Times New Roman"/>
          <w:iCs/>
        </w:rPr>
        <w:t xml:space="preserve"> correlations. </w:t>
      </w:r>
      <w:r w:rsidR="006F7FDC" w:rsidRPr="00FF6249">
        <w:rPr>
          <w:rFonts w:ascii="Times New Roman" w:hAnsi="Times New Roman" w:cs="Times New Roman"/>
          <w:iCs/>
        </w:rPr>
        <w:t xml:space="preserve">We used the chi-square test, the root mean square error of approximation (RMSEA), and the comparative fit index (CFI) to measure </w:t>
      </w:r>
      <w:r w:rsidR="000F6BBC">
        <w:rPr>
          <w:rFonts w:ascii="Times New Roman" w:hAnsi="Times New Roman" w:cs="Times New Roman"/>
          <w:iCs/>
        </w:rPr>
        <w:t>model</w:t>
      </w:r>
      <w:r w:rsidR="000F6BBC" w:rsidRPr="00FF6249">
        <w:rPr>
          <w:rFonts w:ascii="Times New Roman" w:hAnsi="Times New Roman" w:cs="Times New Roman"/>
          <w:iCs/>
        </w:rPr>
        <w:t xml:space="preserve"> </w:t>
      </w:r>
      <w:r w:rsidR="006F7FDC" w:rsidRPr="00FF6249">
        <w:rPr>
          <w:rFonts w:ascii="Times New Roman" w:hAnsi="Times New Roman" w:cs="Times New Roman"/>
          <w:iCs/>
        </w:rPr>
        <w:t xml:space="preserve">fit. To ensure an adequate fit of SEMs we used </w:t>
      </w:r>
      <w:r w:rsidR="000F6BBC">
        <w:rPr>
          <w:rFonts w:ascii="Times New Roman" w:hAnsi="Times New Roman" w:cs="Times New Roman"/>
          <w:iCs/>
        </w:rPr>
        <w:t xml:space="preserve">the </w:t>
      </w:r>
      <w:r w:rsidR="006F7FDC" w:rsidRPr="00FF6249">
        <w:rPr>
          <w:rFonts w:ascii="Times New Roman" w:hAnsi="Times New Roman" w:cs="Times New Roman"/>
          <w:iCs/>
        </w:rPr>
        <w:t>following criteria: P-values of chi-square tests &gt; 0.05, CFI &gt; 0.90 and confidence intervals of RMSEA &lt; 0.05</w:t>
      </w:r>
      <w:r w:rsidR="006F7FDC">
        <w:rPr>
          <w:rFonts w:ascii="Times New Roman" w:hAnsi="Times New Roman" w:cs="Times New Roman"/>
          <w:iCs/>
        </w:rPr>
        <w:t xml:space="preserve"> </w:t>
      </w:r>
      <w:r w:rsidR="006F7FDC">
        <w:rPr>
          <w:rFonts w:ascii="Times New Roman" w:hAnsi="Times New Roman" w:cs="Times New Roman"/>
          <w:iCs/>
        </w:rPr>
        <w:fldChar w:fldCharType="begin"/>
      </w:r>
      <w:r w:rsidR="006F7FDC">
        <w:rPr>
          <w:rFonts w:ascii="Times New Roman" w:hAnsi="Times New Roman" w:cs="Times New Roman"/>
          <w:iCs/>
        </w:rPr>
        <w:instrText xml:space="preserve"> ADDIN EN.CITE &lt;EndNote&gt;&lt;Cite&gt;&lt;Author&gt;Grace&lt;/Author&gt;&lt;Year&gt;2012&lt;/Year&gt;&lt;RecNum&gt;115&lt;/RecNum&gt;&lt;DisplayText&gt;(Grace&lt;style face="italic"&gt; et al.&lt;/style&gt;, 2012)&lt;/DisplayText&gt;&lt;record&gt;&lt;rec-number&gt;115&lt;/rec-number&gt;&lt;foreign-keys&gt;&lt;key app="EN" db-id="9xdtxzfffxtpt2e59vsvde599ear9ts52rap" timestamp="1454936303"&gt;115&lt;/key&gt;&lt;/foreign-keys&gt;&lt;ref-type name="Journal Article"&gt;17&lt;/ref-type&gt;&lt;contributors&gt;&lt;authors&gt;&lt;author&gt;Grace, J. B.&lt;/author&gt;&lt;author&gt;Schoolmaster, D. R.&lt;/author&gt;&lt;author&gt;Guntenspergen, G. R.&lt;/author&gt;&lt;author&gt;Little, A. M.&lt;/author&gt;&lt;author&gt;Mitchell, B. R.&lt;/author&gt;&lt;author&gt;Miller, K. M.&lt;/author&gt;&lt;author&gt;Schweiger, E. W.&lt;/author&gt;&lt;/authors&gt;&lt;/contributors&gt;&lt;titles&gt;&lt;title&gt;Guidelines for a graph</w:instrText>
      </w:r>
      <w:r w:rsidR="006F7FDC">
        <w:rPr>
          <w:rFonts w:ascii="Cambria Math" w:hAnsi="Cambria Math" w:cs="Cambria Math"/>
          <w:iCs/>
        </w:rPr>
        <w:instrText>‐</w:instrText>
      </w:r>
      <w:r w:rsidR="006F7FDC">
        <w:rPr>
          <w:rFonts w:ascii="Times New Roman" w:hAnsi="Times New Roman" w:cs="Times New Roman"/>
          <w:iCs/>
        </w:rPr>
        <w:instrText>theoretic implementation of structural equation modeling&lt;/title&gt;&lt;secondary-title&gt;Ecosphere&lt;/secondary-title&gt;&lt;/titles&gt;&lt;periodical&gt;&lt;full-title&gt;Ecosphere&lt;/full-title&gt;&lt;/periodical&gt;&lt;pages&gt;1–44&lt;/pages&gt;&lt;volume&gt;3&lt;/volume&gt;&lt;number&gt;8&lt;/number&gt;&lt;dates&gt;&lt;year&gt;2012&lt;/year&gt;&lt;/dates&gt;&lt;isbn&gt;2150-8925&lt;/isbn&gt;&lt;urls&gt;&lt;/urls&gt;&lt;/record&gt;&lt;/Cite&gt;&lt;/EndNote&gt;</w:instrText>
      </w:r>
      <w:r w:rsidR="006F7FDC">
        <w:rPr>
          <w:rFonts w:ascii="Times New Roman" w:hAnsi="Times New Roman" w:cs="Times New Roman"/>
          <w:iCs/>
        </w:rPr>
        <w:fldChar w:fldCharType="separate"/>
      </w:r>
      <w:r w:rsidR="006F7FDC">
        <w:rPr>
          <w:rFonts w:ascii="Times New Roman" w:hAnsi="Times New Roman" w:cs="Times New Roman"/>
          <w:iCs/>
          <w:noProof/>
        </w:rPr>
        <w:t>(Grace</w:t>
      </w:r>
      <w:r w:rsidR="006F7FDC" w:rsidRPr="00713C4F">
        <w:rPr>
          <w:rFonts w:ascii="Times New Roman" w:hAnsi="Times New Roman" w:cs="Times New Roman"/>
          <w:i/>
          <w:iCs/>
          <w:noProof/>
        </w:rPr>
        <w:t xml:space="preserve"> et al.</w:t>
      </w:r>
      <w:r w:rsidR="006F7FDC">
        <w:rPr>
          <w:rFonts w:ascii="Times New Roman" w:hAnsi="Times New Roman" w:cs="Times New Roman"/>
          <w:iCs/>
          <w:noProof/>
        </w:rPr>
        <w:t>, 2012)</w:t>
      </w:r>
      <w:r w:rsidR="006F7FDC">
        <w:rPr>
          <w:rFonts w:ascii="Times New Roman" w:hAnsi="Times New Roman" w:cs="Times New Roman"/>
          <w:iCs/>
        </w:rPr>
        <w:fldChar w:fldCharType="end"/>
      </w:r>
      <w:r w:rsidR="006F7FDC" w:rsidRPr="00FF6249">
        <w:rPr>
          <w:rFonts w:ascii="Times New Roman" w:hAnsi="Times New Roman" w:cs="Times New Roman"/>
          <w:iCs/>
        </w:rPr>
        <w:t>.</w:t>
      </w:r>
      <w:r w:rsidR="006F7FDC">
        <w:rPr>
          <w:rFonts w:ascii="Times New Roman" w:hAnsi="Times New Roman" w:cs="Times New Roman"/>
          <w:iCs/>
        </w:rPr>
        <w:t xml:space="preserve"> </w:t>
      </w:r>
      <w:r w:rsidR="006F7FDC" w:rsidRPr="00FF6249">
        <w:rPr>
          <w:rFonts w:ascii="Times New Roman" w:hAnsi="Times New Roman" w:cs="Times New Roman"/>
          <w:iCs/>
        </w:rPr>
        <w:t xml:space="preserve">Missing paths within the model were identified from large residuals and high modification indices and deleted from the SEM. </w:t>
      </w:r>
      <w:r w:rsidR="006F7FDC">
        <w:rPr>
          <w:rFonts w:ascii="Times New Roman" w:hAnsi="Times New Roman" w:cs="Times New Roman"/>
          <w:iCs/>
        </w:rPr>
        <w:t>The path with the least</w:t>
      </w:r>
      <w:r w:rsidR="006F7FDC" w:rsidRPr="00FF6249">
        <w:rPr>
          <w:rFonts w:ascii="Times New Roman" w:hAnsi="Times New Roman" w:cs="Times New Roman"/>
          <w:iCs/>
        </w:rPr>
        <w:t xml:space="preserve"> statistical significance </w:t>
      </w:r>
      <w:r w:rsidR="006F7FDC">
        <w:rPr>
          <w:rFonts w:ascii="Times New Roman" w:hAnsi="Times New Roman" w:cs="Times New Roman"/>
          <w:iCs/>
        </w:rPr>
        <w:t>was</w:t>
      </w:r>
      <w:r w:rsidR="006F7FDC" w:rsidRPr="00FF6249">
        <w:rPr>
          <w:rFonts w:ascii="Times New Roman" w:hAnsi="Times New Roman" w:cs="Times New Roman"/>
          <w:iCs/>
        </w:rPr>
        <w:t xml:space="preserve"> d</w:t>
      </w:r>
      <w:r w:rsidR="006F7FDC">
        <w:rPr>
          <w:rFonts w:ascii="Times New Roman" w:hAnsi="Times New Roman" w:cs="Times New Roman"/>
          <w:iCs/>
        </w:rPr>
        <w:t>eleted from the model</w:t>
      </w:r>
      <w:r w:rsidR="006F7FDC" w:rsidRPr="00FF6249">
        <w:rPr>
          <w:rFonts w:ascii="Times New Roman" w:hAnsi="Times New Roman" w:cs="Times New Roman"/>
          <w:iCs/>
        </w:rPr>
        <w:t xml:space="preserve">. Afterwards we developed a new model without the deleted path and identified again the least </w:t>
      </w:r>
      <w:r w:rsidR="0032423A">
        <w:rPr>
          <w:rFonts w:ascii="Times New Roman" w:hAnsi="Times New Roman" w:cs="Times New Roman"/>
          <w:iCs/>
        </w:rPr>
        <w:t xml:space="preserve">statistically </w:t>
      </w:r>
      <w:r w:rsidR="006F7FDC" w:rsidRPr="00FF6249">
        <w:rPr>
          <w:rFonts w:ascii="Times New Roman" w:hAnsi="Times New Roman" w:cs="Times New Roman"/>
          <w:iCs/>
        </w:rPr>
        <w:t xml:space="preserve">significant path. We repeated these steps until our final model only consisted of </w:t>
      </w:r>
      <w:r w:rsidR="0032423A">
        <w:rPr>
          <w:rFonts w:ascii="Times New Roman" w:hAnsi="Times New Roman" w:cs="Times New Roman"/>
          <w:iCs/>
        </w:rPr>
        <w:t xml:space="preserve">statistically </w:t>
      </w:r>
      <w:r w:rsidR="006F7FDC" w:rsidRPr="00FF6249">
        <w:rPr>
          <w:rFonts w:ascii="Times New Roman" w:hAnsi="Times New Roman" w:cs="Times New Roman"/>
          <w:iCs/>
        </w:rPr>
        <w:t>significant pathways</w:t>
      </w:r>
      <w:r w:rsidR="000F6BBC">
        <w:rPr>
          <w:rFonts w:ascii="Times New Roman" w:hAnsi="Times New Roman" w:cs="Times New Roman"/>
          <w:iCs/>
        </w:rPr>
        <w:t xml:space="preserve"> (at </w:t>
      </w:r>
      <w:r w:rsidR="000F6BBC" w:rsidRPr="002A59A0">
        <w:rPr>
          <w:rFonts w:ascii="Times New Roman" w:hAnsi="Times New Roman" w:cs="Times New Roman"/>
          <w:i/>
          <w:iCs/>
        </w:rPr>
        <w:t>P</w:t>
      </w:r>
      <w:r w:rsidR="000F6BBC">
        <w:rPr>
          <w:rFonts w:ascii="Times New Roman" w:hAnsi="Times New Roman" w:cs="Times New Roman"/>
          <w:iCs/>
        </w:rPr>
        <w:t xml:space="preserve"> &lt;</w:t>
      </w:r>
      <w:r w:rsidR="002A59A0">
        <w:rPr>
          <w:rFonts w:ascii="Times New Roman" w:hAnsi="Times New Roman" w:cs="Times New Roman"/>
          <w:iCs/>
        </w:rPr>
        <w:t xml:space="preserve"> </w:t>
      </w:r>
      <w:r w:rsidR="000F6BBC">
        <w:rPr>
          <w:rFonts w:ascii="Times New Roman" w:hAnsi="Times New Roman" w:cs="Times New Roman"/>
          <w:iCs/>
        </w:rPr>
        <w:t>0.05)</w:t>
      </w:r>
      <w:r w:rsidR="006F7FDC" w:rsidRPr="00FF6249">
        <w:rPr>
          <w:rFonts w:ascii="Times New Roman" w:hAnsi="Times New Roman" w:cs="Times New Roman"/>
          <w:iCs/>
        </w:rPr>
        <w:t>.</w:t>
      </w:r>
      <w:r w:rsidR="006F7FDC">
        <w:rPr>
          <w:rFonts w:ascii="Times New Roman" w:hAnsi="Times New Roman" w:cs="Times New Roman"/>
          <w:iCs/>
        </w:rPr>
        <w:t xml:space="preserve"> For the first hypothesis the final </w:t>
      </w:r>
      <w:r w:rsidR="00D60460">
        <w:rPr>
          <w:rFonts w:ascii="Times New Roman" w:hAnsi="Times New Roman" w:cs="Times New Roman"/>
          <w:iCs/>
        </w:rPr>
        <w:t>SEM</w:t>
      </w:r>
      <w:r w:rsidR="006F7FDC">
        <w:rPr>
          <w:rFonts w:ascii="Times New Roman" w:hAnsi="Times New Roman" w:cs="Times New Roman"/>
          <w:iCs/>
        </w:rPr>
        <w:t xml:space="preserve"> is shown </w:t>
      </w:r>
      <w:r w:rsidR="00F439BE">
        <w:rPr>
          <w:rFonts w:ascii="Times New Roman" w:hAnsi="Times New Roman" w:cs="Times New Roman"/>
          <w:iCs/>
        </w:rPr>
        <w:t>in</w:t>
      </w:r>
      <w:r w:rsidR="002B1AAB">
        <w:rPr>
          <w:rFonts w:ascii="Times New Roman" w:hAnsi="Times New Roman" w:cs="Times New Roman"/>
          <w:iCs/>
        </w:rPr>
        <w:t xml:space="preserve"> Fig.</w:t>
      </w:r>
      <w:r w:rsidR="006F7FDC">
        <w:rPr>
          <w:rFonts w:ascii="Times New Roman" w:hAnsi="Times New Roman" w:cs="Times New Roman"/>
          <w:iCs/>
        </w:rPr>
        <w:t xml:space="preserve"> 2.</w:t>
      </w:r>
    </w:p>
    <w:p w14:paraId="1CC65B20" w14:textId="234C5D26" w:rsidR="009E7053" w:rsidRPr="00993564" w:rsidRDefault="00051980" w:rsidP="003A45F7">
      <w:pPr>
        <w:spacing w:after="120"/>
        <w:rPr>
          <w:rFonts w:ascii="Times New Roman" w:hAnsi="Times New Roman" w:cs="Times New Roman"/>
          <w:iCs/>
        </w:rPr>
      </w:pPr>
      <w:r>
        <w:rPr>
          <w:rFonts w:ascii="Times New Roman" w:hAnsi="Times New Roman" w:cs="Times New Roman"/>
          <w:iCs/>
        </w:rPr>
        <w:t>Based on</w:t>
      </w:r>
      <w:r w:rsidR="00906984">
        <w:rPr>
          <w:rFonts w:ascii="Times New Roman" w:hAnsi="Times New Roman" w:cs="Times New Roman"/>
          <w:iCs/>
        </w:rPr>
        <w:t xml:space="preserve"> our </w:t>
      </w:r>
      <w:r>
        <w:rPr>
          <w:rFonts w:ascii="Times New Roman" w:hAnsi="Times New Roman" w:cs="Times New Roman"/>
          <w:iCs/>
        </w:rPr>
        <w:t>second</w:t>
      </w:r>
      <w:r w:rsidR="00906984">
        <w:rPr>
          <w:rFonts w:ascii="Times New Roman" w:hAnsi="Times New Roman" w:cs="Times New Roman"/>
          <w:iCs/>
        </w:rPr>
        <w:t xml:space="preserve"> hypothesis we expected </w:t>
      </w:r>
      <w:r w:rsidR="00906984" w:rsidRPr="00032EF3">
        <w:rPr>
          <w:rFonts w:ascii="Times New Roman" w:hAnsi="Times New Roman" w:cs="Times New Roman"/>
          <w:iCs/>
        </w:rPr>
        <w:t xml:space="preserve">a positive relationship between palm fruit sizes and </w:t>
      </w:r>
      <w:r w:rsidR="00503B9B">
        <w:rPr>
          <w:rFonts w:ascii="Times New Roman" w:hAnsi="Times New Roman" w:cs="Times New Roman"/>
          <w:iCs/>
        </w:rPr>
        <w:t>current mammal body sizes</w:t>
      </w:r>
      <w:r w:rsidR="00906984" w:rsidRPr="00032EF3">
        <w:rPr>
          <w:rFonts w:ascii="Times New Roman" w:hAnsi="Times New Roman" w:cs="Times New Roman"/>
          <w:iCs/>
        </w:rPr>
        <w:t xml:space="preserve"> in regions where large-bod</w:t>
      </w:r>
      <w:r w:rsidR="00906984">
        <w:rPr>
          <w:rFonts w:ascii="Times New Roman" w:hAnsi="Times New Roman" w:cs="Times New Roman"/>
          <w:iCs/>
        </w:rPr>
        <w:t xml:space="preserve">ied megafauna is still abundant today (e.g. Africa), but not where it is mainly extinct (e.g. New World). To test this </w:t>
      </w:r>
      <w:r w:rsidR="003B3035">
        <w:rPr>
          <w:rFonts w:ascii="Times New Roman" w:hAnsi="Times New Roman" w:cs="Times New Roman"/>
          <w:iCs/>
        </w:rPr>
        <w:t xml:space="preserve">hypothesis </w:t>
      </w:r>
      <w:r w:rsidR="00906984">
        <w:rPr>
          <w:rFonts w:ascii="Times New Roman" w:hAnsi="Times New Roman" w:cs="Times New Roman"/>
          <w:iCs/>
        </w:rPr>
        <w:t>we built separate SEMs for eac</w:t>
      </w:r>
      <w:r>
        <w:rPr>
          <w:rFonts w:ascii="Times New Roman" w:hAnsi="Times New Roman" w:cs="Times New Roman"/>
          <w:iCs/>
        </w:rPr>
        <w:t xml:space="preserve">h of the biogeographical </w:t>
      </w:r>
      <w:r w:rsidR="00A462AF">
        <w:rPr>
          <w:rFonts w:ascii="Times New Roman" w:hAnsi="Times New Roman" w:cs="Times New Roman"/>
          <w:iCs/>
        </w:rPr>
        <w:t>realms</w:t>
      </w:r>
      <w:r w:rsidR="00364EB3">
        <w:rPr>
          <w:rFonts w:ascii="Times New Roman" w:hAnsi="Times New Roman" w:cs="Times New Roman"/>
          <w:iCs/>
        </w:rPr>
        <w:t xml:space="preserve"> as defined by TDWG</w:t>
      </w:r>
      <w:r w:rsidR="00993564">
        <w:rPr>
          <w:rFonts w:ascii="Times New Roman" w:hAnsi="Times New Roman" w:cs="Times New Roman"/>
          <w:iCs/>
        </w:rPr>
        <w:t xml:space="preserve">: New World (Americas: </w:t>
      </w:r>
      <w:r w:rsidR="00993564" w:rsidRPr="004B207C">
        <w:rPr>
          <w:rFonts w:ascii="Times New Roman" w:hAnsi="Times New Roman" w:cs="Times New Roman"/>
          <w:i/>
          <w:iCs/>
        </w:rPr>
        <w:t xml:space="preserve">n </w:t>
      </w:r>
      <w:r w:rsidR="00993564" w:rsidRPr="004B207C">
        <w:rPr>
          <w:rFonts w:ascii="Times New Roman" w:hAnsi="Times New Roman" w:cs="Times New Roman"/>
          <w:iCs/>
        </w:rPr>
        <w:t xml:space="preserve">= </w:t>
      </w:r>
      <w:r w:rsidR="00993564" w:rsidRPr="00BD4E11">
        <w:rPr>
          <w:rFonts w:ascii="Times New Roman" w:hAnsi="Times New Roman" w:cs="Times New Roman"/>
          <w:iCs/>
        </w:rPr>
        <w:t xml:space="preserve">61 </w:t>
      </w:r>
      <w:r w:rsidR="00993564" w:rsidRPr="004B207C">
        <w:rPr>
          <w:rFonts w:ascii="Times New Roman" w:hAnsi="Times New Roman" w:cs="Times New Roman"/>
          <w:iCs/>
        </w:rPr>
        <w:t>TDWG units</w:t>
      </w:r>
      <w:r w:rsidR="00993564">
        <w:rPr>
          <w:rFonts w:ascii="Times New Roman" w:hAnsi="Times New Roman" w:cs="Times New Roman"/>
          <w:iCs/>
        </w:rPr>
        <w:t xml:space="preserve">), </w:t>
      </w:r>
      <w:r w:rsidR="001A401A">
        <w:rPr>
          <w:rFonts w:ascii="Times New Roman" w:hAnsi="Times New Roman" w:cs="Times New Roman"/>
          <w:iCs/>
        </w:rPr>
        <w:t>E</w:t>
      </w:r>
      <w:r w:rsidR="002C21DB">
        <w:rPr>
          <w:rFonts w:ascii="Times New Roman" w:hAnsi="Times New Roman" w:cs="Times New Roman"/>
          <w:iCs/>
        </w:rPr>
        <w:t xml:space="preserve">astern </w:t>
      </w:r>
      <w:r w:rsidR="00906984" w:rsidRPr="004B207C">
        <w:rPr>
          <w:rFonts w:ascii="Times New Roman" w:hAnsi="Times New Roman" w:cs="Times New Roman"/>
          <w:iCs/>
        </w:rPr>
        <w:t>Old World</w:t>
      </w:r>
      <w:r w:rsidR="00FA6E85">
        <w:rPr>
          <w:rFonts w:ascii="Times New Roman" w:hAnsi="Times New Roman" w:cs="Times New Roman"/>
          <w:iCs/>
        </w:rPr>
        <w:t xml:space="preserve"> </w:t>
      </w:r>
      <w:r w:rsidR="00993564">
        <w:rPr>
          <w:rFonts w:ascii="Times New Roman" w:hAnsi="Times New Roman" w:cs="Times New Roman"/>
          <w:iCs/>
        </w:rPr>
        <w:t>(</w:t>
      </w:r>
      <w:r w:rsidR="00C52B6E">
        <w:rPr>
          <w:rFonts w:ascii="Times New Roman" w:hAnsi="Times New Roman" w:cs="Times New Roman"/>
          <w:iCs/>
        </w:rPr>
        <w:t>e.g. Australasia, Indomalay:</w:t>
      </w:r>
      <w:r w:rsidR="00906984">
        <w:rPr>
          <w:rFonts w:ascii="Times New Roman" w:hAnsi="Times New Roman" w:cs="Times New Roman"/>
          <w:iCs/>
        </w:rPr>
        <w:t xml:space="preserve"> </w:t>
      </w:r>
      <w:r w:rsidR="00906984" w:rsidRPr="004B207C">
        <w:rPr>
          <w:rFonts w:ascii="Times New Roman" w:hAnsi="Times New Roman" w:cs="Times New Roman"/>
          <w:i/>
          <w:iCs/>
        </w:rPr>
        <w:t xml:space="preserve">n </w:t>
      </w:r>
      <w:r w:rsidR="00906984" w:rsidRPr="004B207C">
        <w:rPr>
          <w:rFonts w:ascii="Times New Roman" w:hAnsi="Times New Roman" w:cs="Times New Roman"/>
          <w:iCs/>
        </w:rPr>
        <w:t xml:space="preserve">= </w:t>
      </w:r>
      <w:r w:rsidR="00906984" w:rsidRPr="00BD4E11">
        <w:rPr>
          <w:rFonts w:ascii="Times New Roman" w:hAnsi="Times New Roman" w:cs="Times New Roman"/>
          <w:iCs/>
        </w:rPr>
        <w:t>62</w:t>
      </w:r>
      <w:r w:rsidR="00C52B6E">
        <w:rPr>
          <w:rFonts w:ascii="Times New Roman" w:hAnsi="Times New Roman" w:cs="Times New Roman"/>
          <w:iCs/>
        </w:rPr>
        <w:t>) and</w:t>
      </w:r>
      <w:r w:rsidR="00906984" w:rsidRPr="004B207C">
        <w:rPr>
          <w:rFonts w:ascii="Times New Roman" w:hAnsi="Times New Roman" w:cs="Times New Roman"/>
          <w:iCs/>
        </w:rPr>
        <w:t xml:space="preserve"> </w:t>
      </w:r>
      <w:r w:rsidR="001A401A">
        <w:rPr>
          <w:rFonts w:ascii="Times New Roman" w:hAnsi="Times New Roman" w:cs="Times New Roman"/>
          <w:iCs/>
        </w:rPr>
        <w:t>W</w:t>
      </w:r>
      <w:r w:rsidR="002C21DB">
        <w:rPr>
          <w:rFonts w:ascii="Times New Roman" w:hAnsi="Times New Roman" w:cs="Times New Roman"/>
          <w:iCs/>
        </w:rPr>
        <w:t xml:space="preserve">estern </w:t>
      </w:r>
      <w:r w:rsidR="00906984">
        <w:rPr>
          <w:rFonts w:ascii="Times New Roman" w:hAnsi="Times New Roman" w:cs="Times New Roman"/>
          <w:iCs/>
        </w:rPr>
        <w:t>Old World</w:t>
      </w:r>
      <w:r w:rsidR="00FA6E85">
        <w:rPr>
          <w:rFonts w:ascii="Times New Roman" w:hAnsi="Times New Roman" w:cs="Times New Roman"/>
          <w:iCs/>
        </w:rPr>
        <w:t xml:space="preserve"> </w:t>
      </w:r>
      <w:r w:rsidR="00C52B6E">
        <w:rPr>
          <w:rFonts w:ascii="Times New Roman" w:hAnsi="Times New Roman" w:cs="Times New Roman"/>
          <w:iCs/>
        </w:rPr>
        <w:t xml:space="preserve">(Africa, Europe: </w:t>
      </w:r>
      <w:r w:rsidR="00906984" w:rsidRPr="004B207C">
        <w:rPr>
          <w:rFonts w:ascii="Times New Roman" w:hAnsi="Times New Roman" w:cs="Times New Roman"/>
          <w:i/>
          <w:iCs/>
        </w:rPr>
        <w:t xml:space="preserve">n </w:t>
      </w:r>
      <w:r w:rsidR="00906984" w:rsidRPr="004B207C">
        <w:rPr>
          <w:rFonts w:ascii="Times New Roman" w:hAnsi="Times New Roman" w:cs="Times New Roman"/>
          <w:iCs/>
        </w:rPr>
        <w:t xml:space="preserve">= </w:t>
      </w:r>
      <w:r w:rsidR="00906984" w:rsidRPr="00BD4E11">
        <w:rPr>
          <w:rFonts w:ascii="Times New Roman" w:hAnsi="Times New Roman" w:cs="Times New Roman"/>
          <w:iCs/>
        </w:rPr>
        <w:t>64</w:t>
      </w:r>
      <w:r w:rsidR="00906984" w:rsidRPr="004B207C">
        <w:rPr>
          <w:rFonts w:ascii="Times New Roman" w:hAnsi="Times New Roman" w:cs="Times New Roman"/>
          <w:iCs/>
        </w:rPr>
        <w:t>)</w:t>
      </w:r>
      <w:r w:rsidR="00E51982">
        <w:rPr>
          <w:rFonts w:ascii="Times New Roman" w:hAnsi="Times New Roman" w:cs="Times New Roman"/>
          <w:iCs/>
        </w:rPr>
        <w:t xml:space="preserve"> (</w:t>
      </w:r>
      <w:r w:rsidR="00DB677C">
        <w:rPr>
          <w:rFonts w:ascii="Times New Roman" w:hAnsi="Times New Roman" w:cs="Times New Roman"/>
          <w:iCs/>
        </w:rPr>
        <w:t xml:space="preserve">see map in </w:t>
      </w:r>
      <w:r w:rsidR="00E51982">
        <w:rPr>
          <w:rFonts w:ascii="Times New Roman" w:hAnsi="Times New Roman" w:cs="Times New Roman"/>
          <w:iCs/>
        </w:rPr>
        <w:t xml:space="preserve">Appendix </w:t>
      </w:r>
      <w:r w:rsidR="003D1CA4">
        <w:rPr>
          <w:rFonts w:ascii="Times New Roman" w:hAnsi="Times New Roman" w:cs="Times New Roman"/>
          <w:iCs/>
        </w:rPr>
        <w:t>S</w:t>
      </w:r>
      <w:r w:rsidR="002B1AAB">
        <w:rPr>
          <w:rFonts w:ascii="Times New Roman" w:hAnsi="Times New Roman" w:cs="Times New Roman"/>
          <w:iCs/>
        </w:rPr>
        <w:t>2, Fig.</w:t>
      </w:r>
      <w:r w:rsidR="00993564">
        <w:rPr>
          <w:rFonts w:ascii="Times New Roman" w:hAnsi="Times New Roman" w:cs="Times New Roman"/>
          <w:iCs/>
        </w:rPr>
        <w:t xml:space="preserve"> S</w:t>
      </w:r>
      <w:r w:rsidR="00FA3478" w:rsidRPr="00FA3478">
        <w:rPr>
          <w:rFonts w:ascii="Times New Roman" w:hAnsi="Times New Roman" w:cs="Times New Roman"/>
          <w:iCs/>
        </w:rPr>
        <w:t>1</w:t>
      </w:r>
      <w:r w:rsidR="00993564">
        <w:rPr>
          <w:rFonts w:ascii="Times New Roman" w:hAnsi="Times New Roman" w:cs="Times New Roman"/>
          <w:iCs/>
        </w:rPr>
        <w:t>)</w:t>
      </w:r>
      <w:r>
        <w:rPr>
          <w:rFonts w:ascii="Times New Roman" w:hAnsi="Times New Roman" w:cs="Times New Roman"/>
          <w:iCs/>
        </w:rPr>
        <w:t xml:space="preserve">. </w:t>
      </w:r>
      <w:r w:rsidRPr="004B207C">
        <w:rPr>
          <w:rFonts w:ascii="Times New Roman" w:hAnsi="Times New Roman" w:cs="Times New Roman"/>
          <w:iCs/>
        </w:rPr>
        <w:t xml:space="preserve">These </w:t>
      </w:r>
      <w:r w:rsidR="00A462AF">
        <w:rPr>
          <w:rFonts w:ascii="Times New Roman" w:hAnsi="Times New Roman" w:cs="Times New Roman"/>
          <w:iCs/>
        </w:rPr>
        <w:t>realms</w:t>
      </w:r>
      <w:r w:rsidRPr="004B207C">
        <w:rPr>
          <w:rFonts w:ascii="Times New Roman" w:hAnsi="Times New Roman" w:cs="Times New Roman"/>
          <w:iCs/>
        </w:rPr>
        <w:t xml:space="preserve"> are characterized by a unique species composition due to long-term geographic isolation and dispersal limitation. A finer subdivision</w:t>
      </w:r>
      <w:r w:rsidR="00AC75A3">
        <w:rPr>
          <w:rFonts w:ascii="Times New Roman" w:hAnsi="Times New Roman" w:cs="Times New Roman"/>
          <w:iCs/>
        </w:rPr>
        <w:t xml:space="preserve"> into more biogeographic regions</w:t>
      </w:r>
      <w:r w:rsidRPr="004B207C">
        <w:rPr>
          <w:rFonts w:ascii="Times New Roman" w:hAnsi="Times New Roman" w:cs="Times New Roman"/>
          <w:iCs/>
        </w:rPr>
        <w:t xml:space="preserve"> was not sensible because sample sizes (</w:t>
      </w:r>
      <w:r w:rsidR="00B46494">
        <w:rPr>
          <w:rFonts w:ascii="Times New Roman" w:hAnsi="Times New Roman" w:cs="Times New Roman"/>
          <w:iCs/>
        </w:rPr>
        <w:t xml:space="preserve">i.e. </w:t>
      </w:r>
      <w:r w:rsidRPr="004B207C">
        <w:rPr>
          <w:rFonts w:ascii="Times New Roman" w:hAnsi="Times New Roman" w:cs="Times New Roman"/>
          <w:iCs/>
        </w:rPr>
        <w:t>number of TDWG units) of several regions became too small for statistical analysis.</w:t>
      </w:r>
      <w:r>
        <w:rPr>
          <w:rFonts w:ascii="Times New Roman" w:hAnsi="Times New Roman" w:cs="Times New Roman"/>
          <w:iCs/>
        </w:rPr>
        <w:t xml:space="preserve"> </w:t>
      </w:r>
      <w:r w:rsidR="003B3035">
        <w:rPr>
          <w:rFonts w:ascii="Times New Roman" w:hAnsi="Times New Roman" w:cs="Times New Roman"/>
          <w:iCs/>
        </w:rPr>
        <w:t>To</w:t>
      </w:r>
      <w:r w:rsidR="00BE3F11">
        <w:rPr>
          <w:rFonts w:ascii="Times New Roman" w:hAnsi="Times New Roman" w:cs="Times New Roman"/>
          <w:iCs/>
        </w:rPr>
        <w:t xml:space="preserve"> analyze our third hypothesis </w:t>
      </w:r>
      <w:r>
        <w:rPr>
          <w:rFonts w:ascii="Times New Roman" w:hAnsi="Times New Roman" w:cs="Times New Roman"/>
          <w:iCs/>
        </w:rPr>
        <w:t xml:space="preserve">we </w:t>
      </w:r>
      <w:r w:rsidR="00712106" w:rsidRPr="00FF6249">
        <w:rPr>
          <w:rFonts w:ascii="Times New Roman" w:hAnsi="Times New Roman" w:cs="Times New Roman"/>
          <w:iCs/>
        </w:rPr>
        <w:t xml:space="preserve">included </w:t>
      </w:r>
      <w:r w:rsidR="003B3035">
        <w:rPr>
          <w:rFonts w:ascii="Times New Roman" w:hAnsi="Times New Roman" w:cs="Times New Roman"/>
          <w:iCs/>
        </w:rPr>
        <w:t xml:space="preserve">geographic </w:t>
      </w:r>
      <w:r w:rsidR="00712106">
        <w:rPr>
          <w:rFonts w:ascii="Times New Roman" w:hAnsi="Times New Roman" w:cs="Times New Roman"/>
          <w:iCs/>
        </w:rPr>
        <w:t>range losses and megafauna extinctions of mammals and built SEMs</w:t>
      </w:r>
      <w:r w:rsidR="00712106" w:rsidRPr="00FF6249">
        <w:rPr>
          <w:rFonts w:ascii="Times New Roman" w:hAnsi="Times New Roman" w:cs="Times New Roman"/>
          <w:iCs/>
        </w:rPr>
        <w:t xml:space="preserve"> on </w:t>
      </w:r>
      <w:r w:rsidR="00712106">
        <w:rPr>
          <w:rFonts w:ascii="Times New Roman" w:hAnsi="Times New Roman" w:cs="Times New Roman"/>
          <w:iCs/>
        </w:rPr>
        <w:t xml:space="preserve">a global </w:t>
      </w:r>
      <w:r w:rsidR="00712106" w:rsidRPr="00FF6249">
        <w:rPr>
          <w:rFonts w:ascii="Times New Roman" w:hAnsi="Times New Roman" w:cs="Times New Roman"/>
          <w:iCs/>
        </w:rPr>
        <w:t>scale</w:t>
      </w:r>
      <w:r w:rsidR="003B3035">
        <w:rPr>
          <w:rFonts w:ascii="Times New Roman" w:hAnsi="Times New Roman" w:cs="Times New Roman"/>
          <w:iCs/>
        </w:rPr>
        <w:t xml:space="preserve"> and for each </w:t>
      </w:r>
      <w:r w:rsidR="003B3035" w:rsidRPr="00E17BCE">
        <w:rPr>
          <w:rFonts w:ascii="Times New Roman" w:hAnsi="Times New Roman" w:cs="Times New Roman"/>
          <w:iCs/>
        </w:rPr>
        <w:t xml:space="preserve">biogeographical </w:t>
      </w:r>
      <w:r w:rsidR="00A462AF">
        <w:rPr>
          <w:rFonts w:ascii="Times New Roman" w:hAnsi="Times New Roman" w:cs="Times New Roman"/>
          <w:iCs/>
        </w:rPr>
        <w:t>realm</w:t>
      </w:r>
      <w:r w:rsidR="00712106">
        <w:rPr>
          <w:rFonts w:ascii="Times New Roman" w:hAnsi="Times New Roman" w:cs="Times New Roman"/>
          <w:iCs/>
        </w:rPr>
        <w:t xml:space="preserve">. </w:t>
      </w:r>
      <w:r w:rsidR="003B3035">
        <w:rPr>
          <w:rFonts w:ascii="Times New Roman" w:hAnsi="Times New Roman" w:cs="Times New Roman"/>
          <w:iCs/>
        </w:rPr>
        <w:t xml:space="preserve">We hypothesized </w:t>
      </w:r>
      <w:r w:rsidR="00712106" w:rsidRPr="00032EF3">
        <w:rPr>
          <w:rFonts w:ascii="Times New Roman" w:hAnsi="Times New Roman" w:cs="Times New Roman"/>
          <w:iCs/>
        </w:rPr>
        <w:t xml:space="preserve">a positive relationship between palm fruit sizes and body sizes of mammal assemblages </w:t>
      </w:r>
      <w:r w:rsidR="00712106">
        <w:rPr>
          <w:rFonts w:ascii="Times New Roman" w:hAnsi="Times New Roman" w:cs="Times New Roman"/>
          <w:iCs/>
        </w:rPr>
        <w:t xml:space="preserve">within </w:t>
      </w:r>
      <w:r w:rsidR="00712106" w:rsidRPr="00032EF3">
        <w:rPr>
          <w:rFonts w:ascii="Times New Roman" w:hAnsi="Times New Roman" w:cs="Times New Roman"/>
          <w:iCs/>
        </w:rPr>
        <w:t xml:space="preserve">all </w:t>
      </w:r>
      <w:r w:rsidR="00712106">
        <w:rPr>
          <w:rFonts w:ascii="Times New Roman" w:hAnsi="Times New Roman" w:cs="Times New Roman"/>
          <w:iCs/>
        </w:rPr>
        <w:t xml:space="preserve">biogeographical </w:t>
      </w:r>
      <w:r w:rsidR="00A462AF">
        <w:rPr>
          <w:rFonts w:ascii="Times New Roman" w:hAnsi="Times New Roman" w:cs="Times New Roman"/>
          <w:iCs/>
        </w:rPr>
        <w:t>realms</w:t>
      </w:r>
      <w:r w:rsidR="00712106">
        <w:rPr>
          <w:rFonts w:ascii="Times New Roman" w:hAnsi="Times New Roman" w:cs="Times New Roman"/>
          <w:iCs/>
        </w:rPr>
        <w:t xml:space="preserve">. </w:t>
      </w:r>
      <w:r w:rsidR="009E7053" w:rsidRPr="009E7053">
        <w:rPr>
          <w:rFonts w:ascii="Times New Roman" w:hAnsi="Times New Roman" w:cs="Times New Roman"/>
          <w:iCs/>
        </w:rPr>
        <w:t xml:space="preserve">For </w:t>
      </w:r>
      <w:r w:rsidR="00712106">
        <w:rPr>
          <w:rFonts w:ascii="Times New Roman" w:hAnsi="Times New Roman" w:cs="Times New Roman"/>
          <w:iCs/>
        </w:rPr>
        <w:t xml:space="preserve">all </w:t>
      </w:r>
      <w:r w:rsidR="009E7053" w:rsidRPr="009E7053">
        <w:rPr>
          <w:rFonts w:ascii="Times New Roman" w:hAnsi="Times New Roman" w:cs="Times New Roman"/>
          <w:iCs/>
        </w:rPr>
        <w:t xml:space="preserve">the </w:t>
      </w:r>
      <w:r w:rsidR="00AC75A3">
        <w:rPr>
          <w:rFonts w:ascii="Times New Roman" w:hAnsi="Times New Roman" w:cs="Times New Roman"/>
          <w:iCs/>
        </w:rPr>
        <w:t xml:space="preserve">biogeographically divided </w:t>
      </w:r>
      <w:r w:rsidR="009E7053" w:rsidRPr="009E7053">
        <w:rPr>
          <w:rFonts w:ascii="Times New Roman" w:hAnsi="Times New Roman" w:cs="Times New Roman"/>
          <w:iCs/>
        </w:rPr>
        <w:t>SEMs</w:t>
      </w:r>
      <w:r w:rsidR="00712106">
        <w:rPr>
          <w:rFonts w:ascii="Times New Roman" w:hAnsi="Times New Roman" w:cs="Times New Roman"/>
          <w:iCs/>
        </w:rPr>
        <w:t xml:space="preserve"> (</w:t>
      </w:r>
      <w:r w:rsidR="00502CBE" w:rsidRPr="00BD4E11">
        <w:rPr>
          <w:rFonts w:ascii="Times New Roman" w:hAnsi="Times New Roman" w:cs="Times New Roman"/>
          <w:iCs/>
        </w:rPr>
        <w:t>current</w:t>
      </w:r>
      <w:r w:rsidR="00712106" w:rsidRPr="00BD4E11">
        <w:rPr>
          <w:rFonts w:ascii="Times New Roman" w:hAnsi="Times New Roman" w:cs="Times New Roman"/>
          <w:iCs/>
        </w:rPr>
        <w:t xml:space="preserve"> and </w:t>
      </w:r>
      <w:r w:rsidR="00BD4E11" w:rsidRPr="00BD4E11">
        <w:rPr>
          <w:rFonts w:ascii="Times New Roman" w:hAnsi="Times New Roman" w:cs="Times New Roman"/>
          <w:iCs/>
        </w:rPr>
        <w:t>present-natural</w:t>
      </w:r>
      <w:r w:rsidR="00712106">
        <w:rPr>
          <w:rFonts w:ascii="Times New Roman" w:hAnsi="Times New Roman" w:cs="Times New Roman"/>
          <w:iCs/>
        </w:rPr>
        <w:t>)</w:t>
      </w:r>
      <w:r w:rsidR="009E7053" w:rsidRPr="009E7053">
        <w:rPr>
          <w:rFonts w:ascii="Times New Roman" w:hAnsi="Times New Roman" w:cs="Times New Roman"/>
          <w:iCs/>
        </w:rPr>
        <w:t>, climate PCA axes were calculated separa</w:t>
      </w:r>
      <w:r w:rsidR="009A566A">
        <w:rPr>
          <w:rFonts w:ascii="Times New Roman" w:hAnsi="Times New Roman" w:cs="Times New Roman"/>
          <w:iCs/>
        </w:rPr>
        <w:t xml:space="preserve">tely </w:t>
      </w:r>
      <w:r w:rsidR="003B3035">
        <w:rPr>
          <w:rFonts w:ascii="Times New Roman" w:hAnsi="Times New Roman" w:cs="Times New Roman"/>
          <w:iCs/>
        </w:rPr>
        <w:t xml:space="preserve">for each biogeographical </w:t>
      </w:r>
      <w:r w:rsidR="00A462AF">
        <w:rPr>
          <w:rFonts w:ascii="Times New Roman" w:hAnsi="Times New Roman" w:cs="Times New Roman"/>
          <w:iCs/>
        </w:rPr>
        <w:t>realm</w:t>
      </w:r>
      <w:r w:rsidR="009A566A">
        <w:rPr>
          <w:rFonts w:ascii="Times New Roman" w:hAnsi="Times New Roman" w:cs="Times New Roman"/>
          <w:iCs/>
        </w:rPr>
        <w:t xml:space="preserve">. </w:t>
      </w:r>
      <w:r w:rsidR="00C3058A">
        <w:rPr>
          <w:rFonts w:ascii="Times New Roman" w:hAnsi="Times New Roman" w:cs="Times New Roman"/>
          <w:iCs/>
        </w:rPr>
        <w:t>The analysis of the</w:t>
      </w:r>
      <w:r w:rsidR="003B3035">
        <w:rPr>
          <w:rFonts w:ascii="Times New Roman" w:hAnsi="Times New Roman" w:cs="Times New Roman"/>
          <w:iCs/>
        </w:rPr>
        <w:t>se</w:t>
      </w:r>
      <w:r w:rsidR="00C3058A">
        <w:rPr>
          <w:rFonts w:ascii="Times New Roman" w:hAnsi="Times New Roman" w:cs="Times New Roman"/>
          <w:iCs/>
        </w:rPr>
        <w:t xml:space="preserve"> SEMs was performed as described </w:t>
      </w:r>
      <w:r w:rsidR="006F7FDC">
        <w:rPr>
          <w:rFonts w:ascii="Times New Roman" w:hAnsi="Times New Roman" w:cs="Times New Roman"/>
          <w:iCs/>
        </w:rPr>
        <w:t xml:space="preserve">above </w:t>
      </w:r>
      <w:r w:rsidR="00C3058A">
        <w:rPr>
          <w:rFonts w:ascii="Times New Roman" w:hAnsi="Times New Roman" w:cs="Times New Roman"/>
          <w:iCs/>
        </w:rPr>
        <w:t>for the global SEM of current mammals.</w:t>
      </w:r>
    </w:p>
    <w:p w14:paraId="2F559E4B" w14:textId="2D47D2CC" w:rsidR="00F27EDB" w:rsidRDefault="0049383B" w:rsidP="003A45F7">
      <w:pPr>
        <w:spacing w:after="120"/>
        <w:rPr>
          <w:rFonts w:ascii="Times New Roman" w:hAnsi="Times New Roman" w:cs="Times New Roman"/>
          <w:iCs/>
        </w:rPr>
      </w:pPr>
      <w:r w:rsidRPr="00FF6249">
        <w:rPr>
          <w:rFonts w:ascii="Times New Roman" w:hAnsi="Times New Roman" w:cs="Times New Roman"/>
          <w:iCs/>
        </w:rPr>
        <w:t xml:space="preserve">As spatial </w:t>
      </w:r>
      <w:r w:rsidRPr="00AE12C1">
        <w:rPr>
          <w:rFonts w:ascii="Times New Roman" w:hAnsi="Times New Roman" w:cs="Times New Roman"/>
          <w:iCs/>
        </w:rPr>
        <w:t xml:space="preserve">autocorrelation </w:t>
      </w:r>
      <w:r w:rsidRPr="00FF6249">
        <w:rPr>
          <w:rFonts w:ascii="Times New Roman" w:hAnsi="Times New Roman" w:cs="Times New Roman"/>
          <w:iCs/>
        </w:rPr>
        <w:t xml:space="preserve">can affect significance tests and coefficients estimates of statistical models </w:t>
      </w:r>
      <w:r w:rsidR="005D0187" w:rsidRPr="00FF6249">
        <w:rPr>
          <w:rFonts w:ascii="Times New Roman" w:hAnsi="Times New Roman" w:cs="Times New Roman"/>
          <w:iCs/>
        </w:rPr>
        <w:fldChar w:fldCharType="begin"/>
      </w:r>
      <w:r w:rsidR="004F0C67">
        <w:rPr>
          <w:rFonts w:ascii="Times New Roman" w:hAnsi="Times New Roman" w:cs="Times New Roman"/>
          <w:iCs/>
        </w:rPr>
        <w:instrText xml:space="preserve"> ADDIN EN.CITE &lt;EndNote&gt;&lt;Cite&gt;&lt;Author&gt;Legendre&lt;/Author&gt;&lt;Year&gt;1998&lt;/Year&gt;&lt;RecNum&gt;74&lt;/RecNum&gt;&lt;DisplayText&gt;(Legendre &amp;amp; Legendre, 1998; Kissling &amp;amp; Carl, 2008)&lt;/DisplayText&gt;&lt;record&gt;&lt;rec-number&gt;74&lt;/rec-number&gt;&lt;foreign-keys&gt;&lt;key app="EN" db-id="9xdtxzfffxtpt2e59vsvde599ear9ts52rap" timestamp="1445355787"&gt;74&lt;/key&gt;&lt;/foreign-keys&gt;&lt;ref-type name="Journal Article"&gt;17&lt;/ref-type&gt;&lt;contributors&gt;&lt;authors&gt;&lt;author&gt;Legendre, P.&lt;/author&gt;&lt;author&gt;Legendre, L.&lt;/author&gt;&lt;/authors&gt;&lt;/contributors&gt;&lt;titles&gt;&lt;title&gt;&lt;style face="italic" font="default" size="100%"&gt;Numerical Ecology&lt;/style&gt;&lt;style face="normal" font="default" size="100%"&gt;. Elsevier Science, Amsterdam&lt;/style&gt;&lt;/title&gt;&lt;/titles&gt;&lt;dates&gt;&lt;year&gt;1998&lt;/year&gt;&lt;/dates&gt;&lt;urls&gt;&lt;/urls&gt;&lt;/record&gt;&lt;/Cite&gt;&lt;Cite&gt;&lt;Author&gt;Kissling&lt;/Author&gt;&lt;Year&gt;2008&lt;/Year&gt;&lt;RecNum&gt;75&lt;/RecNum&gt;&lt;record&gt;&lt;rec-number&gt;75&lt;/rec-number&gt;&lt;foreign-keys&gt;&lt;key app="EN" db-id="9xdtxzfffxtpt2e59vsvde599ear9ts52rap" timestamp="1445355813"&gt;75&lt;/key&gt;&lt;/foreign-keys&gt;&lt;ref-type name="Journal Article"&gt;17&lt;/ref-type&gt;&lt;contributors&gt;&lt;authors&gt;&lt;author&gt;Kissling, W. D.&lt;/author&gt;&lt;author&gt;Carl, G.&lt;/author&gt;&lt;/authors&gt;&lt;/contributors&gt;&lt;titles&gt;&lt;title&gt;Spatial autocorrelation and the selection of simultaneous autoregressive models&lt;/title&gt;&lt;secondary-title&gt;Global Ecology and Biogeography&lt;/secondary-title&gt;&lt;/titles&gt;&lt;periodical&gt;&lt;full-title&gt;Global Ecology and Biogeography&lt;/full-title&gt;&lt;/periodical&gt;&lt;pages&gt;59–71&lt;/pages&gt;&lt;volume&gt;17&lt;/volume&gt;&lt;number&gt;1&lt;/number&gt;&lt;dates&gt;&lt;year&gt;2008&lt;/year&gt;&lt;/dates&gt;&lt;isbn&gt;1466-8238&lt;/isbn&gt;&lt;urls&gt;&lt;/urls&gt;&lt;/record&gt;&lt;/Cite&gt;&lt;/EndNote&gt;</w:instrText>
      </w:r>
      <w:r w:rsidR="005D0187" w:rsidRPr="00FF6249">
        <w:rPr>
          <w:rFonts w:ascii="Times New Roman" w:hAnsi="Times New Roman" w:cs="Times New Roman"/>
          <w:iCs/>
        </w:rPr>
        <w:fldChar w:fldCharType="separate"/>
      </w:r>
      <w:r w:rsidR="005D0187" w:rsidRPr="00FF6249">
        <w:rPr>
          <w:rFonts w:ascii="Times New Roman" w:hAnsi="Times New Roman" w:cs="Times New Roman"/>
          <w:iCs/>
          <w:noProof/>
        </w:rPr>
        <w:t>(Legendre &amp; Legendre, 1998; Kissling &amp; Carl, 2008)</w:t>
      </w:r>
      <w:r w:rsidR="005D0187" w:rsidRPr="00FF6249">
        <w:rPr>
          <w:rFonts w:ascii="Times New Roman" w:hAnsi="Times New Roman" w:cs="Times New Roman"/>
          <w:iCs/>
        </w:rPr>
        <w:fldChar w:fldCharType="end"/>
      </w:r>
      <w:r w:rsidRPr="00FF6249">
        <w:rPr>
          <w:rFonts w:ascii="Times New Roman" w:hAnsi="Times New Roman" w:cs="Times New Roman"/>
          <w:iCs/>
        </w:rPr>
        <w:t>, we assessed the extent of s</w:t>
      </w:r>
      <w:r w:rsidR="00265586">
        <w:rPr>
          <w:rFonts w:ascii="Times New Roman" w:hAnsi="Times New Roman" w:cs="Times New Roman"/>
          <w:iCs/>
        </w:rPr>
        <w:t>patial autocorrelation</w:t>
      </w:r>
      <w:r w:rsidRPr="00FF6249">
        <w:rPr>
          <w:rFonts w:ascii="Times New Roman" w:hAnsi="Times New Roman" w:cs="Times New Roman"/>
          <w:iCs/>
        </w:rPr>
        <w:t xml:space="preserve"> by calculating Moran’s </w:t>
      </w:r>
      <w:r w:rsidRPr="00FF6249">
        <w:rPr>
          <w:rFonts w:ascii="Times New Roman" w:hAnsi="Times New Roman" w:cs="Times New Roman"/>
          <w:i/>
          <w:iCs/>
        </w:rPr>
        <w:t xml:space="preserve">I </w:t>
      </w:r>
      <w:r w:rsidRPr="00FF6249">
        <w:rPr>
          <w:rFonts w:ascii="Times New Roman" w:hAnsi="Times New Roman" w:cs="Times New Roman"/>
          <w:iCs/>
        </w:rPr>
        <w:t xml:space="preserve">values on the residuals of non-spatial multiple regression </w:t>
      </w:r>
      <w:r w:rsidRPr="00FF6249">
        <w:rPr>
          <w:rFonts w:ascii="Times New Roman" w:hAnsi="Times New Roman" w:cs="Times New Roman"/>
          <w:iCs/>
        </w:rPr>
        <w:lastRenderedPageBreak/>
        <w:t>models (ordinary least squares, OLS)</w:t>
      </w:r>
      <w:r w:rsidR="008845F4">
        <w:rPr>
          <w:rFonts w:ascii="Times New Roman" w:hAnsi="Times New Roman" w:cs="Times New Roman"/>
          <w:iCs/>
        </w:rPr>
        <w:t xml:space="preserve">. </w:t>
      </w:r>
      <w:r w:rsidR="00AD0543">
        <w:rPr>
          <w:rFonts w:ascii="Times New Roman" w:hAnsi="Times New Roman" w:cs="Times New Roman"/>
          <w:iCs/>
        </w:rPr>
        <w:t>As s</w:t>
      </w:r>
      <w:r w:rsidR="00AD0543" w:rsidRPr="00FF6249">
        <w:rPr>
          <w:rFonts w:ascii="Times New Roman" w:hAnsi="Times New Roman" w:cs="Times New Roman"/>
          <w:iCs/>
        </w:rPr>
        <w:t>tandardized coefficients from the OLS models are equivalent to the path coefficients of the SEMs</w:t>
      </w:r>
      <w:r w:rsidR="00AD0543">
        <w:rPr>
          <w:rFonts w:ascii="Times New Roman" w:hAnsi="Times New Roman" w:cs="Times New Roman"/>
          <w:iCs/>
        </w:rPr>
        <w:t xml:space="preserve">, they </w:t>
      </w:r>
      <w:r w:rsidR="00AD0543" w:rsidRPr="00FF6249">
        <w:rPr>
          <w:rFonts w:ascii="Times New Roman" w:hAnsi="Times New Roman" w:cs="Times New Roman"/>
          <w:iCs/>
        </w:rPr>
        <w:t>enable a direct comparison of the spatial autocorrelation between the spatial and non-spatial models</w:t>
      </w:r>
      <w:r w:rsidR="00AD0543">
        <w:rPr>
          <w:rFonts w:ascii="Times New Roman" w:hAnsi="Times New Roman" w:cs="Times New Roman"/>
          <w:iCs/>
        </w:rPr>
        <w:t xml:space="preserve"> </w:t>
      </w:r>
      <w:r w:rsidR="00AD0543">
        <w:rPr>
          <w:rFonts w:ascii="Times New Roman" w:hAnsi="Times New Roman" w:cs="Times New Roman"/>
          <w:iCs/>
        </w:rPr>
        <w:fldChar w:fldCharType="begin"/>
      </w:r>
      <w:r w:rsidR="002E4C3F">
        <w:rPr>
          <w:rFonts w:ascii="Times New Roman" w:hAnsi="Times New Roman" w:cs="Times New Roman"/>
          <w:iCs/>
        </w:rPr>
        <w:instrText xml:space="preserve"> ADDIN EN.CITE &lt;EndNote&gt;&lt;Cite&gt;&lt;Author&gt;Kissling&lt;/Author&gt;&lt;Year&gt;2008&lt;/Year&gt;&lt;RecNum&gt;76&lt;/RecNum&gt;&lt;DisplayText&gt;(Kissling&lt;style face="italic"&gt; et al.&lt;/style&gt;, 2008)&lt;/DisplayText&gt;&lt;record&gt;&lt;rec-number&gt;76&lt;/rec-number&gt;&lt;foreign-keys&gt;&lt;key app="EN" db-id="9xdtxzfffxtpt2e59vsvde599ear9ts52rap" timestamp="1445355913"&gt;76&lt;/key&gt;&lt;/foreign-keys&gt;&lt;ref-type name="Journal Article"&gt;17&lt;/ref-type&gt;&lt;contributors&gt;&lt;authors&gt;&lt;author&gt;Kissling, W. D.&lt;/author&gt;&lt;author&gt;Field, R.&lt;/author&gt;&lt;author&gt;Böhning</w:instrText>
      </w:r>
      <w:r w:rsidR="002E4C3F">
        <w:rPr>
          <w:rFonts w:ascii="Cambria Math" w:hAnsi="Cambria Math" w:cs="Cambria Math"/>
          <w:iCs/>
        </w:rPr>
        <w:instrText>‐</w:instrText>
      </w:r>
      <w:r w:rsidR="002E4C3F">
        <w:rPr>
          <w:rFonts w:ascii="Times New Roman" w:hAnsi="Times New Roman" w:cs="Times New Roman"/>
          <w:iCs/>
        </w:rPr>
        <w:instrText>Gaese, K.&lt;/author&gt;&lt;/authors&gt;&lt;/contributors&gt;&lt;titles&gt;&lt;title&gt;Spatial patterns of woody plant and bird diversity: functional relationships or environmental effects?&lt;/title&gt;&lt;secondary-title&gt;Global Ecology and Biogeography&lt;/secondary-title&gt;&lt;/titles&gt;&lt;periodical&gt;&lt;full-title&gt;Global Ecology and Biogeography&lt;/full-title&gt;&lt;/periodical&gt;&lt;pages&gt;327–339&lt;/pages&gt;&lt;volume&gt;17&lt;/volume&gt;&lt;number&gt;3&lt;/number&gt;&lt;dates&gt;&lt;year&gt;2008&lt;/year&gt;&lt;/dates&gt;&lt;isbn&gt;1466-8238&lt;/isbn&gt;&lt;urls&gt;&lt;/urls&gt;&lt;/record&gt;&lt;/Cite&gt;&lt;/EndNote&gt;</w:instrText>
      </w:r>
      <w:r w:rsidR="00AD0543">
        <w:rPr>
          <w:rFonts w:ascii="Times New Roman" w:hAnsi="Times New Roman" w:cs="Times New Roman"/>
          <w:iCs/>
        </w:rPr>
        <w:fldChar w:fldCharType="separate"/>
      </w:r>
      <w:r w:rsidR="00AD0543">
        <w:rPr>
          <w:rFonts w:ascii="Times New Roman" w:hAnsi="Times New Roman" w:cs="Times New Roman"/>
          <w:iCs/>
          <w:noProof/>
        </w:rPr>
        <w:t>(Kissling</w:t>
      </w:r>
      <w:r w:rsidR="00AD0543" w:rsidRPr="00C059D2">
        <w:rPr>
          <w:rFonts w:ascii="Times New Roman" w:hAnsi="Times New Roman" w:cs="Times New Roman"/>
          <w:i/>
          <w:iCs/>
          <w:noProof/>
        </w:rPr>
        <w:t xml:space="preserve"> et al.</w:t>
      </w:r>
      <w:r w:rsidR="00AD0543">
        <w:rPr>
          <w:rFonts w:ascii="Times New Roman" w:hAnsi="Times New Roman" w:cs="Times New Roman"/>
          <w:iCs/>
          <w:noProof/>
        </w:rPr>
        <w:t>, 2008)</w:t>
      </w:r>
      <w:r w:rsidR="00AD0543">
        <w:rPr>
          <w:rFonts w:ascii="Times New Roman" w:hAnsi="Times New Roman" w:cs="Times New Roman"/>
          <w:iCs/>
        </w:rPr>
        <w:fldChar w:fldCharType="end"/>
      </w:r>
      <w:r w:rsidR="00AD0543">
        <w:rPr>
          <w:rFonts w:ascii="Times New Roman" w:hAnsi="Times New Roman" w:cs="Times New Roman"/>
          <w:iCs/>
        </w:rPr>
        <w:t>. W</w:t>
      </w:r>
      <w:r w:rsidR="008845F4">
        <w:rPr>
          <w:rFonts w:ascii="Times New Roman" w:hAnsi="Times New Roman" w:cs="Times New Roman"/>
          <w:iCs/>
        </w:rPr>
        <w:t>e used</w:t>
      </w:r>
      <w:r w:rsidRPr="00FF6249">
        <w:rPr>
          <w:rFonts w:ascii="Times New Roman" w:hAnsi="Times New Roman" w:cs="Times New Roman"/>
          <w:iCs/>
        </w:rPr>
        <w:t xml:space="preserve"> the same variables as in the SEMs and computed correlograms of the OLS model residuals</w:t>
      </w:r>
      <w:r w:rsidR="005D0187" w:rsidRPr="00FF6249">
        <w:rPr>
          <w:rFonts w:ascii="Times New Roman" w:hAnsi="Times New Roman" w:cs="Times New Roman"/>
          <w:iCs/>
        </w:rPr>
        <w:t xml:space="preserve"> </w:t>
      </w:r>
      <w:r w:rsidR="005D0187" w:rsidRPr="00FF6249">
        <w:rPr>
          <w:rFonts w:ascii="Times New Roman" w:hAnsi="Times New Roman" w:cs="Times New Roman"/>
          <w:iCs/>
        </w:rPr>
        <w:fldChar w:fldCharType="begin"/>
      </w:r>
      <w:r w:rsidR="004F0C67">
        <w:rPr>
          <w:rFonts w:ascii="Times New Roman" w:hAnsi="Times New Roman" w:cs="Times New Roman"/>
          <w:iCs/>
        </w:rPr>
        <w:instrText xml:space="preserve"> ADDIN EN.CITE &lt;EndNote&gt;&lt;Cite&gt;&lt;Author&gt;Kissling&lt;/Author&gt;&lt;Year&gt;2008&lt;/Year&gt;&lt;RecNum&gt;76&lt;/RecNum&gt;&lt;DisplayText&gt;(Kissling &amp;amp; Carl, 2008; Kissling&lt;style face="italic"&gt; et al.&lt;/style&gt;, 2008)&lt;/DisplayText&gt;&lt;record&gt;&lt;rec-number&gt;76&lt;/rec-number&gt;&lt;foreign-keys&gt;&lt;key app="EN" db-id="9xdtxzfffxtpt2e59vsvde599ear9ts52rap" timestamp="1445355913"&gt;76&lt;/key&gt;&lt;/foreign-keys&gt;&lt;ref-type name="Journal Article"&gt;17&lt;/ref-type&gt;&lt;contributors&gt;&lt;authors&gt;&lt;author&gt;Kissling, W. D.&lt;/author&gt;&lt;author&gt;Field, R.&lt;/author&gt;&lt;author&gt;Böhning</w:instrText>
      </w:r>
      <w:r w:rsidR="004F0C67">
        <w:rPr>
          <w:rFonts w:ascii="Cambria Math" w:hAnsi="Cambria Math" w:cs="Cambria Math"/>
          <w:iCs/>
        </w:rPr>
        <w:instrText>‐</w:instrText>
      </w:r>
      <w:r w:rsidR="004F0C67">
        <w:rPr>
          <w:rFonts w:ascii="Times New Roman" w:hAnsi="Times New Roman" w:cs="Times New Roman"/>
          <w:iCs/>
        </w:rPr>
        <w:instrText>Gaese, K.&lt;/author&gt;&lt;/authors&gt;&lt;/contributors&gt;&lt;titles&gt;&lt;title&gt;Spatial patterns of woody plant and bird diversity: functional relationships or environmental effects?&lt;/title&gt;&lt;secondary-title&gt;Global Ecology and Biogeography&lt;/secondary-title&gt;&lt;/titles&gt;&lt;periodical&gt;&lt;full-title&gt;Global Ecology and Biogeography&lt;/full-title&gt;&lt;/periodical&gt;&lt;pages&gt;327–339&lt;/pages&gt;&lt;volume&gt;17&lt;/volume&gt;&lt;number&gt;3&lt;/number&gt;&lt;dates&gt;&lt;year&gt;2008&lt;/year&gt;&lt;/dates&gt;&lt;isbn&gt;1466-8238&lt;/isbn&gt;&lt;urls&gt;&lt;/urls&gt;&lt;/record&gt;&lt;/Cite&gt;&lt;Cite&gt;&lt;Author&gt;Kissling&lt;/Author&gt;&lt;Year&gt;2008&lt;/Year&gt;&lt;RecNum&gt;75&lt;/RecNum&gt;&lt;record&gt;&lt;rec-number&gt;75&lt;/rec-number&gt;&lt;foreign-keys&gt;&lt;key app="EN" db-id="9xdtxzfffxtpt2e59vsvde599ear9ts52rap" timestamp="1445355813"&gt;75&lt;/key&gt;&lt;/foreign-keys&gt;&lt;ref-type name="Journal Article"&gt;17&lt;/ref-type&gt;&lt;contributors&gt;&lt;authors&gt;&lt;author&gt;Kissling, W. D.&lt;/author&gt;&lt;author&gt;Carl, G.&lt;/author&gt;&lt;/authors&gt;&lt;/contributors&gt;&lt;titles&gt;&lt;title&gt;Spatial autocorrelation and the selection of simultaneous autoregressive models&lt;/title&gt;&lt;secondary-title&gt;Global Ecology and Biogeography&lt;/secondary-title&gt;&lt;/titles&gt;&lt;periodical&gt;&lt;full-title&gt;Global Ecology and Biogeography&lt;/full-title&gt;&lt;/periodical&gt;&lt;pages&gt;59–71&lt;/pages&gt;&lt;volume&gt;17&lt;/volume&gt;&lt;number&gt;1&lt;/number&gt;&lt;dates&gt;&lt;year&gt;2008&lt;/year&gt;&lt;/dates&gt;&lt;isbn&gt;1466-8238&lt;/isbn&gt;&lt;urls&gt;&lt;/urls&gt;&lt;/record&gt;&lt;/Cite&gt;&lt;/EndNote&gt;</w:instrText>
      </w:r>
      <w:r w:rsidR="005D0187" w:rsidRPr="00FF6249">
        <w:rPr>
          <w:rFonts w:ascii="Times New Roman" w:hAnsi="Times New Roman" w:cs="Times New Roman"/>
          <w:iCs/>
        </w:rPr>
        <w:fldChar w:fldCharType="separate"/>
      </w:r>
      <w:r w:rsidR="005D0187" w:rsidRPr="00FF6249">
        <w:rPr>
          <w:rFonts w:ascii="Times New Roman" w:hAnsi="Times New Roman" w:cs="Times New Roman"/>
          <w:iCs/>
          <w:noProof/>
        </w:rPr>
        <w:t>(Kissling &amp; Carl, 2008; Kissling</w:t>
      </w:r>
      <w:r w:rsidR="005D0187" w:rsidRPr="00FF6249">
        <w:rPr>
          <w:rFonts w:ascii="Times New Roman" w:hAnsi="Times New Roman" w:cs="Times New Roman"/>
          <w:i/>
          <w:iCs/>
          <w:noProof/>
        </w:rPr>
        <w:t xml:space="preserve"> et al.</w:t>
      </w:r>
      <w:r w:rsidR="005D0187" w:rsidRPr="00FF6249">
        <w:rPr>
          <w:rFonts w:ascii="Times New Roman" w:hAnsi="Times New Roman" w:cs="Times New Roman"/>
          <w:iCs/>
          <w:noProof/>
        </w:rPr>
        <w:t>, 2008)</w:t>
      </w:r>
      <w:r w:rsidR="005D0187" w:rsidRPr="00FF6249">
        <w:rPr>
          <w:rFonts w:ascii="Times New Roman" w:hAnsi="Times New Roman" w:cs="Times New Roman"/>
          <w:iCs/>
        </w:rPr>
        <w:fldChar w:fldCharType="end"/>
      </w:r>
      <w:r w:rsidR="001D7861" w:rsidRPr="00FF6249">
        <w:rPr>
          <w:rFonts w:ascii="Times New Roman" w:hAnsi="Times New Roman" w:cs="Times New Roman"/>
          <w:iCs/>
        </w:rPr>
        <w:t xml:space="preserve">. </w:t>
      </w:r>
      <w:r w:rsidR="009B0B00">
        <w:rPr>
          <w:rFonts w:ascii="Times New Roman" w:hAnsi="Times New Roman" w:cs="Times New Roman"/>
          <w:iCs/>
        </w:rPr>
        <w:t>We further</w:t>
      </w:r>
      <w:r w:rsidR="00EA19F9" w:rsidRPr="00FF6249">
        <w:rPr>
          <w:rFonts w:ascii="Times New Roman" w:hAnsi="Times New Roman" w:cs="Times New Roman"/>
          <w:iCs/>
        </w:rPr>
        <w:t xml:space="preserve"> fitted simultaneous autoregressive (SAR) models of the error type </w:t>
      </w:r>
      <w:r w:rsidR="009B0B00">
        <w:rPr>
          <w:rFonts w:ascii="Times New Roman" w:hAnsi="Times New Roman" w:cs="Times New Roman"/>
          <w:iCs/>
        </w:rPr>
        <w:t>to</w:t>
      </w:r>
      <w:r w:rsidR="009B0B00" w:rsidRPr="00FF6249">
        <w:rPr>
          <w:rFonts w:ascii="Times New Roman" w:hAnsi="Times New Roman" w:cs="Times New Roman"/>
          <w:iCs/>
        </w:rPr>
        <w:t xml:space="preserve"> </w:t>
      </w:r>
      <w:r w:rsidR="00EA19F9" w:rsidRPr="00FF6249">
        <w:rPr>
          <w:rFonts w:ascii="Times New Roman" w:hAnsi="Times New Roman" w:cs="Times New Roman"/>
          <w:iCs/>
        </w:rPr>
        <w:t xml:space="preserve">allow the inclusion of the residual spatial autocorrelation of </w:t>
      </w:r>
      <w:r w:rsidR="009B0B00">
        <w:rPr>
          <w:rFonts w:ascii="Times New Roman" w:hAnsi="Times New Roman" w:cs="Times New Roman"/>
          <w:iCs/>
        </w:rPr>
        <w:t>OLS model</w:t>
      </w:r>
      <w:r w:rsidR="00EA19F9" w:rsidRPr="00FF6249">
        <w:rPr>
          <w:rFonts w:ascii="Times New Roman" w:hAnsi="Times New Roman" w:cs="Times New Roman"/>
          <w:iCs/>
        </w:rPr>
        <w:t xml:space="preserve"> </w:t>
      </w:r>
      <w:r w:rsidR="00341829" w:rsidRPr="00FF6249">
        <w:rPr>
          <w:rFonts w:ascii="Times New Roman" w:hAnsi="Times New Roman" w:cs="Times New Roman"/>
          <w:iCs/>
        </w:rPr>
        <w:fldChar w:fldCharType="begin"/>
      </w:r>
      <w:r w:rsidR="004F0C67">
        <w:rPr>
          <w:rFonts w:ascii="Times New Roman" w:hAnsi="Times New Roman" w:cs="Times New Roman"/>
          <w:iCs/>
        </w:rPr>
        <w:instrText xml:space="preserve"> ADDIN EN.CITE &lt;EndNote&gt;&lt;Cite&gt;&lt;Author&gt;Kissling&lt;/Author&gt;&lt;Year&gt;2008&lt;/Year&gt;&lt;RecNum&gt;75&lt;/RecNum&gt;&lt;DisplayText&gt;(Kissling &amp;amp; Carl, 2008)&lt;/DisplayText&gt;&lt;record&gt;&lt;rec-number&gt;75&lt;/rec-number&gt;&lt;foreign-keys&gt;&lt;key app="EN" db-id="9xdtxzfffxtpt2e59vsvde599ear9ts52rap" timestamp="1445355813"&gt;75&lt;/key&gt;&lt;/foreign-keys&gt;&lt;ref-type name="Journal Article"&gt;17&lt;/ref-type&gt;&lt;contributors&gt;&lt;authors&gt;&lt;author&gt;Kissling, W. D.&lt;/author&gt;&lt;author&gt;Carl, G.&lt;/author&gt;&lt;/authors&gt;&lt;/contributors&gt;&lt;titles&gt;&lt;title&gt;Spatial autocorrelation and the selection of simultaneous autoregressive models&lt;/title&gt;&lt;secondary-title&gt;Global Ecology and Biogeography&lt;/secondary-title&gt;&lt;/titles&gt;&lt;periodical&gt;&lt;full-title&gt;Global Ecology and Biogeography&lt;/full-title&gt;&lt;/periodical&gt;&lt;pages&gt;59–71&lt;/pages&gt;&lt;volume&gt;17&lt;/volume&gt;&lt;number&gt;1&lt;/number&gt;&lt;dates&gt;&lt;year&gt;2008&lt;/year&gt;&lt;/dates&gt;&lt;isbn&gt;1466-8238&lt;/isbn&gt;&lt;urls&gt;&lt;/urls&gt;&lt;/record&gt;&lt;/Cite&gt;&lt;/EndNote&gt;</w:instrText>
      </w:r>
      <w:r w:rsidR="00341829" w:rsidRPr="00FF6249">
        <w:rPr>
          <w:rFonts w:ascii="Times New Roman" w:hAnsi="Times New Roman" w:cs="Times New Roman"/>
          <w:iCs/>
        </w:rPr>
        <w:fldChar w:fldCharType="separate"/>
      </w:r>
      <w:r w:rsidR="00341829" w:rsidRPr="00FF6249">
        <w:rPr>
          <w:rFonts w:ascii="Times New Roman" w:hAnsi="Times New Roman" w:cs="Times New Roman"/>
          <w:iCs/>
          <w:noProof/>
        </w:rPr>
        <w:t>(Kissling &amp; Carl, 2008)</w:t>
      </w:r>
      <w:r w:rsidR="00341829" w:rsidRPr="00FF6249">
        <w:rPr>
          <w:rFonts w:ascii="Times New Roman" w:hAnsi="Times New Roman" w:cs="Times New Roman"/>
          <w:iCs/>
        </w:rPr>
        <w:fldChar w:fldCharType="end"/>
      </w:r>
      <w:r w:rsidR="00EA19F9" w:rsidRPr="00FF6249">
        <w:rPr>
          <w:rFonts w:ascii="Times New Roman" w:hAnsi="Times New Roman" w:cs="Times New Roman"/>
          <w:iCs/>
        </w:rPr>
        <w:t>. The spatial weights matrix was defined using the minimum distance that linked each o</w:t>
      </w:r>
      <w:r w:rsidR="00780B18">
        <w:rPr>
          <w:rFonts w:ascii="Times New Roman" w:hAnsi="Times New Roman" w:cs="Times New Roman"/>
          <w:iCs/>
        </w:rPr>
        <w:t>ccupied TDWG unit</w:t>
      </w:r>
      <w:r w:rsidR="00EA19F9" w:rsidRPr="00FF6249">
        <w:rPr>
          <w:rFonts w:ascii="Times New Roman" w:hAnsi="Times New Roman" w:cs="Times New Roman"/>
          <w:iCs/>
        </w:rPr>
        <w:t xml:space="preserve"> to at least one other occupied </w:t>
      </w:r>
      <w:r w:rsidR="00780B18">
        <w:rPr>
          <w:rFonts w:ascii="Times New Roman" w:hAnsi="Times New Roman" w:cs="Times New Roman"/>
          <w:iCs/>
        </w:rPr>
        <w:t>unit</w:t>
      </w:r>
      <w:r w:rsidR="00EA19F9" w:rsidRPr="00FF6249">
        <w:rPr>
          <w:rFonts w:ascii="Times New Roman" w:hAnsi="Times New Roman" w:cs="Times New Roman"/>
          <w:iCs/>
        </w:rPr>
        <w:t xml:space="preserve"> (</w:t>
      </w:r>
      <w:r w:rsidR="001658B1">
        <w:rPr>
          <w:rFonts w:ascii="Times New Roman" w:hAnsi="Times New Roman" w:cs="Times New Roman"/>
          <w:iCs/>
        </w:rPr>
        <w:t>2</w:t>
      </w:r>
      <w:r w:rsidR="00372F14" w:rsidRPr="00FF6249">
        <w:rPr>
          <w:rFonts w:ascii="Times New Roman" w:hAnsi="Times New Roman" w:cs="Times New Roman"/>
          <w:iCs/>
        </w:rPr>
        <w:t>072</w:t>
      </w:r>
      <w:r w:rsidR="00EA19F9" w:rsidRPr="00FF6249">
        <w:rPr>
          <w:rFonts w:ascii="Times New Roman" w:hAnsi="Times New Roman" w:cs="Times New Roman"/>
          <w:iCs/>
        </w:rPr>
        <w:t xml:space="preserve"> km). </w:t>
      </w:r>
      <w:r w:rsidR="00007492">
        <w:rPr>
          <w:rFonts w:ascii="Times New Roman" w:hAnsi="Times New Roman" w:cs="Times New Roman"/>
          <w:iCs/>
        </w:rPr>
        <w:t>T</w:t>
      </w:r>
      <w:r w:rsidR="00007492" w:rsidRPr="00FF6249">
        <w:rPr>
          <w:rFonts w:ascii="Times New Roman" w:hAnsi="Times New Roman" w:cs="Times New Roman"/>
          <w:iCs/>
        </w:rPr>
        <w:t>o identify the extent of spatial autocorrelation</w:t>
      </w:r>
      <w:r w:rsidR="00007492">
        <w:rPr>
          <w:rFonts w:ascii="Times New Roman" w:hAnsi="Times New Roman" w:cs="Times New Roman"/>
          <w:iCs/>
        </w:rPr>
        <w:t xml:space="preserve"> we </w:t>
      </w:r>
      <w:r w:rsidR="00372F14" w:rsidRPr="00FF6249">
        <w:rPr>
          <w:rFonts w:ascii="Times New Roman" w:hAnsi="Times New Roman" w:cs="Times New Roman"/>
          <w:iCs/>
        </w:rPr>
        <w:t xml:space="preserve">used correlograms </w:t>
      </w:r>
      <w:r w:rsidR="00007492">
        <w:rPr>
          <w:rFonts w:ascii="Times New Roman" w:hAnsi="Times New Roman" w:cs="Times New Roman"/>
          <w:iCs/>
        </w:rPr>
        <w:t>and quantified</w:t>
      </w:r>
      <w:r w:rsidR="00372F14" w:rsidRPr="00FF6249">
        <w:rPr>
          <w:rFonts w:ascii="Times New Roman" w:hAnsi="Times New Roman" w:cs="Times New Roman"/>
          <w:iCs/>
        </w:rPr>
        <w:t xml:space="preserve"> the spatial autocorrelation in the raw data response variables, the residuals of the non-spatial OLS and the SAR models. </w:t>
      </w:r>
      <w:r w:rsidR="008770C5">
        <w:rPr>
          <w:rFonts w:ascii="Times New Roman" w:hAnsi="Times New Roman" w:cs="Times New Roman"/>
          <w:iCs/>
        </w:rPr>
        <w:t>T</w:t>
      </w:r>
      <w:r w:rsidRPr="00FF6249">
        <w:rPr>
          <w:rFonts w:ascii="Times New Roman" w:hAnsi="Times New Roman" w:cs="Times New Roman"/>
          <w:iCs/>
        </w:rPr>
        <w:t xml:space="preserve">he standardized coefficients from </w:t>
      </w:r>
      <w:r w:rsidR="00F27EDB" w:rsidRPr="00FF6249">
        <w:rPr>
          <w:rFonts w:ascii="Times New Roman" w:hAnsi="Times New Roman" w:cs="Times New Roman"/>
          <w:iCs/>
        </w:rPr>
        <w:t xml:space="preserve">the </w:t>
      </w:r>
      <w:r w:rsidR="00B418F0">
        <w:rPr>
          <w:rFonts w:ascii="Times New Roman" w:hAnsi="Times New Roman" w:cs="Times New Roman"/>
          <w:iCs/>
        </w:rPr>
        <w:t>SAR</w:t>
      </w:r>
      <w:r w:rsidRPr="00FF6249">
        <w:rPr>
          <w:rFonts w:ascii="Times New Roman" w:hAnsi="Times New Roman" w:cs="Times New Roman"/>
          <w:iCs/>
        </w:rPr>
        <w:t xml:space="preserve"> models were similar to those of </w:t>
      </w:r>
      <w:r w:rsidR="00F27EDB" w:rsidRPr="00FF6249">
        <w:rPr>
          <w:rFonts w:ascii="Times New Roman" w:hAnsi="Times New Roman" w:cs="Times New Roman"/>
          <w:iCs/>
        </w:rPr>
        <w:t xml:space="preserve">the </w:t>
      </w:r>
      <w:r w:rsidR="00B418F0">
        <w:rPr>
          <w:rFonts w:ascii="Times New Roman" w:hAnsi="Times New Roman" w:cs="Times New Roman"/>
          <w:iCs/>
        </w:rPr>
        <w:t>OLS</w:t>
      </w:r>
      <w:r w:rsidRPr="00FF6249">
        <w:rPr>
          <w:rFonts w:ascii="Times New Roman" w:hAnsi="Times New Roman" w:cs="Times New Roman"/>
          <w:iCs/>
        </w:rPr>
        <w:t xml:space="preserve"> models</w:t>
      </w:r>
      <w:r w:rsidR="009B0B00">
        <w:rPr>
          <w:rFonts w:ascii="Times New Roman" w:hAnsi="Times New Roman" w:cs="Times New Roman"/>
          <w:iCs/>
        </w:rPr>
        <w:t>. We therefore</w:t>
      </w:r>
      <w:r w:rsidRPr="00FF6249">
        <w:rPr>
          <w:rFonts w:ascii="Times New Roman" w:hAnsi="Times New Roman" w:cs="Times New Roman"/>
          <w:iCs/>
        </w:rPr>
        <w:t xml:space="preserve"> focus</w:t>
      </w:r>
      <w:r w:rsidR="008770C5">
        <w:rPr>
          <w:rFonts w:ascii="Times New Roman" w:hAnsi="Times New Roman" w:cs="Times New Roman"/>
          <w:iCs/>
        </w:rPr>
        <w:t xml:space="preserve"> on the </w:t>
      </w:r>
      <w:r w:rsidRPr="00FF6249">
        <w:rPr>
          <w:rFonts w:ascii="Times New Roman" w:hAnsi="Times New Roman" w:cs="Times New Roman"/>
          <w:iCs/>
        </w:rPr>
        <w:t>spatial path coefficients from th</w:t>
      </w:r>
      <w:r w:rsidR="00F01B9C">
        <w:rPr>
          <w:rFonts w:ascii="Times New Roman" w:hAnsi="Times New Roman" w:cs="Times New Roman"/>
          <w:iCs/>
        </w:rPr>
        <w:t>e SAR</w:t>
      </w:r>
      <w:r w:rsidR="008770C5">
        <w:rPr>
          <w:rFonts w:ascii="Times New Roman" w:hAnsi="Times New Roman" w:cs="Times New Roman"/>
          <w:iCs/>
        </w:rPr>
        <w:t>s throughout the manuscript.</w:t>
      </w:r>
    </w:p>
    <w:p w14:paraId="6781BF79" w14:textId="190714B5" w:rsidR="00AD0543" w:rsidRPr="00AD0543" w:rsidRDefault="004E72EC" w:rsidP="003A45F7">
      <w:pPr>
        <w:spacing w:after="120"/>
        <w:rPr>
          <w:rFonts w:ascii="Times New Roman" w:hAnsi="Times New Roman" w:cs="Times New Roman"/>
          <w:iCs/>
        </w:rPr>
      </w:pPr>
      <w:r w:rsidRPr="00613FB7">
        <w:rPr>
          <w:rStyle w:val="Emphasis"/>
          <w:rFonts w:ascii="Times New Roman" w:hAnsi="Times New Roman" w:cs="Times New Roman"/>
          <w:i w:val="0"/>
        </w:rPr>
        <w:t xml:space="preserve">For all </w:t>
      </w:r>
      <w:r w:rsidR="00595C77">
        <w:rPr>
          <w:rStyle w:val="Emphasis"/>
          <w:rFonts w:ascii="Times New Roman" w:hAnsi="Times New Roman" w:cs="Times New Roman"/>
          <w:i w:val="0"/>
        </w:rPr>
        <w:t xml:space="preserve">analyses with </w:t>
      </w:r>
      <w:r w:rsidR="00502CBE" w:rsidRPr="00613FB7">
        <w:rPr>
          <w:rStyle w:val="Emphasis"/>
          <w:rFonts w:ascii="Times New Roman" w:hAnsi="Times New Roman" w:cs="Times New Roman"/>
          <w:i w:val="0"/>
        </w:rPr>
        <w:t>current</w:t>
      </w:r>
      <w:r w:rsidR="005938FD" w:rsidRPr="00613FB7">
        <w:rPr>
          <w:rStyle w:val="Emphasis"/>
          <w:rFonts w:ascii="Times New Roman" w:hAnsi="Times New Roman" w:cs="Times New Roman"/>
          <w:i w:val="0"/>
        </w:rPr>
        <w:t xml:space="preserve"> </w:t>
      </w:r>
      <w:r w:rsidR="005938FD">
        <w:rPr>
          <w:rStyle w:val="Emphasis"/>
          <w:rFonts w:ascii="Times New Roman" w:hAnsi="Times New Roman" w:cs="Times New Roman"/>
          <w:i w:val="0"/>
        </w:rPr>
        <w:t>and present-natural</w:t>
      </w:r>
      <w:r w:rsidRPr="00B53431">
        <w:rPr>
          <w:rStyle w:val="Emphasis"/>
          <w:rFonts w:ascii="Times New Roman" w:hAnsi="Times New Roman" w:cs="Times New Roman"/>
          <w:i w:val="0"/>
        </w:rPr>
        <w:t xml:space="preserve"> </w:t>
      </w:r>
      <w:r>
        <w:rPr>
          <w:rStyle w:val="Emphasis"/>
          <w:rFonts w:ascii="Times New Roman" w:hAnsi="Times New Roman" w:cs="Times New Roman"/>
          <w:i w:val="0"/>
        </w:rPr>
        <w:t xml:space="preserve">frugivores </w:t>
      </w:r>
      <w:r w:rsidRPr="00FF6249">
        <w:rPr>
          <w:rStyle w:val="Emphasis"/>
          <w:rFonts w:ascii="Times New Roman" w:hAnsi="Times New Roman" w:cs="Times New Roman"/>
          <w:i w:val="0"/>
        </w:rPr>
        <w:t>the predictor variables were checked for normal distribution</w:t>
      </w:r>
      <w:r w:rsidR="00595C77">
        <w:rPr>
          <w:rStyle w:val="Emphasis"/>
          <w:rFonts w:ascii="Times New Roman" w:hAnsi="Times New Roman" w:cs="Times New Roman"/>
          <w:i w:val="0"/>
        </w:rPr>
        <w:t>, both</w:t>
      </w:r>
      <w:r w:rsidRPr="00FF6249">
        <w:rPr>
          <w:rStyle w:val="Emphasis"/>
          <w:rFonts w:ascii="Times New Roman" w:hAnsi="Times New Roman" w:cs="Times New Roman"/>
          <w:i w:val="0"/>
        </w:rPr>
        <w:t xml:space="preserve"> globally and separately for </w:t>
      </w:r>
      <w:r w:rsidR="00595C77">
        <w:rPr>
          <w:rStyle w:val="Emphasis"/>
          <w:rFonts w:ascii="Times New Roman" w:hAnsi="Times New Roman" w:cs="Times New Roman"/>
          <w:i w:val="0"/>
        </w:rPr>
        <w:t>each</w:t>
      </w:r>
      <w:r w:rsidR="00595C77" w:rsidRPr="00FF6249">
        <w:rPr>
          <w:rStyle w:val="Emphasis"/>
          <w:rFonts w:ascii="Times New Roman" w:hAnsi="Times New Roman" w:cs="Times New Roman"/>
          <w:i w:val="0"/>
        </w:rPr>
        <w:t xml:space="preserve"> </w:t>
      </w:r>
      <w:r w:rsidRPr="00FF6249">
        <w:rPr>
          <w:rStyle w:val="Emphasis"/>
          <w:rFonts w:ascii="Times New Roman" w:hAnsi="Times New Roman" w:cs="Times New Roman"/>
          <w:i w:val="0"/>
        </w:rPr>
        <w:t xml:space="preserve">biogeographical </w:t>
      </w:r>
      <w:r w:rsidR="00A462AF">
        <w:rPr>
          <w:rStyle w:val="Emphasis"/>
          <w:rFonts w:ascii="Times New Roman" w:hAnsi="Times New Roman" w:cs="Times New Roman"/>
          <w:i w:val="0"/>
        </w:rPr>
        <w:t>realm</w:t>
      </w:r>
      <w:r w:rsidRPr="00FF6249">
        <w:rPr>
          <w:rStyle w:val="Emphasis"/>
          <w:rFonts w:ascii="Times New Roman" w:hAnsi="Times New Roman" w:cs="Times New Roman"/>
          <w:i w:val="0"/>
        </w:rPr>
        <w:t xml:space="preserve">. Furthermore, </w:t>
      </w:r>
      <w:r w:rsidR="00C16684">
        <w:rPr>
          <w:rStyle w:val="Emphasis"/>
          <w:rFonts w:ascii="Times New Roman" w:hAnsi="Times New Roman" w:cs="Times New Roman"/>
          <w:i w:val="0"/>
        </w:rPr>
        <w:t>univariate</w:t>
      </w:r>
      <w:r w:rsidR="00C16684" w:rsidRPr="00FF6249">
        <w:rPr>
          <w:rStyle w:val="Emphasis"/>
          <w:rFonts w:ascii="Times New Roman" w:hAnsi="Times New Roman" w:cs="Times New Roman"/>
          <w:i w:val="0"/>
        </w:rPr>
        <w:t xml:space="preserve"> </w:t>
      </w:r>
      <w:r w:rsidRPr="00FF6249">
        <w:rPr>
          <w:rStyle w:val="Emphasis"/>
          <w:rFonts w:ascii="Times New Roman" w:hAnsi="Times New Roman" w:cs="Times New Roman"/>
          <w:i w:val="0"/>
        </w:rPr>
        <w:t xml:space="preserve">relationships of both mean mammal body size and </w:t>
      </w:r>
      <w:r w:rsidR="00C16684">
        <w:rPr>
          <w:rStyle w:val="Emphasis"/>
          <w:rFonts w:ascii="Times New Roman" w:hAnsi="Times New Roman" w:cs="Times New Roman"/>
          <w:i w:val="0"/>
        </w:rPr>
        <w:t xml:space="preserve">palm </w:t>
      </w:r>
      <w:r w:rsidRPr="00FF6249">
        <w:rPr>
          <w:rStyle w:val="Emphasis"/>
          <w:rFonts w:ascii="Times New Roman" w:hAnsi="Times New Roman" w:cs="Times New Roman"/>
          <w:i w:val="0"/>
        </w:rPr>
        <w:t>fruit size with all predictor variables were tested to check for non-linear responses. The response and predictor variables for palm fruit size, mammal body size and LGM PREC were log</w:t>
      </w:r>
      <w:r w:rsidRPr="00FF6249">
        <w:rPr>
          <w:rStyle w:val="Emphasis"/>
          <w:rFonts w:ascii="Times New Roman" w:hAnsi="Times New Roman" w:cs="Times New Roman"/>
          <w:i w:val="0"/>
          <w:vertAlign w:val="subscript"/>
        </w:rPr>
        <w:t>10</w:t>
      </w:r>
      <w:r w:rsidRPr="00FF6249">
        <w:rPr>
          <w:rStyle w:val="Emphasis"/>
          <w:rFonts w:ascii="Times New Roman" w:hAnsi="Times New Roman" w:cs="Times New Roman"/>
          <w:i w:val="0"/>
        </w:rPr>
        <w:t xml:space="preserve"> transformed. </w:t>
      </w:r>
      <w:r w:rsidR="001D7861" w:rsidRPr="00FF6249">
        <w:rPr>
          <w:rStyle w:val="Emphasis"/>
          <w:rFonts w:ascii="Times New Roman" w:hAnsi="Times New Roman" w:cs="Times New Roman"/>
          <w:i w:val="0"/>
        </w:rPr>
        <w:t xml:space="preserve">All statistical analyses were conducted with </w:t>
      </w:r>
      <w:r w:rsidR="001D7861" w:rsidRPr="00FF6249">
        <w:rPr>
          <w:rFonts w:ascii="Times New Roman" w:hAnsi="Times New Roman" w:cs="Times New Roman"/>
          <w:iCs/>
        </w:rPr>
        <w:t>R version 3.0.1 (R Core Team, 2013).</w:t>
      </w:r>
      <w:r w:rsidR="00616C7E" w:rsidRPr="00FF6249">
        <w:rPr>
          <w:rFonts w:ascii="Times New Roman" w:hAnsi="Times New Roman" w:cs="Times New Roman"/>
          <w:iCs/>
        </w:rPr>
        <w:t xml:space="preserve"> The SEMs were calcu</w:t>
      </w:r>
      <w:r w:rsidR="00780B18">
        <w:rPr>
          <w:rFonts w:ascii="Times New Roman" w:hAnsi="Times New Roman" w:cs="Times New Roman"/>
          <w:iCs/>
        </w:rPr>
        <w:t>lated us</w:t>
      </w:r>
      <w:r w:rsidR="00DD6B53" w:rsidRPr="00FF6249">
        <w:rPr>
          <w:rFonts w:ascii="Times New Roman" w:hAnsi="Times New Roman" w:cs="Times New Roman"/>
          <w:iCs/>
        </w:rPr>
        <w:t>ing the package ‘</w:t>
      </w:r>
      <w:proofErr w:type="spellStart"/>
      <w:r w:rsidR="00DD6B53" w:rsidRPr="00FF6249">
        <w:rPr>
          <w:rFonts w:ascii="Times New Roman" w:hAnsi="Times New Roman" w:cs="Times New Roman"/>
          <w:iCs/>
        </w:rPr>
        <w:t>lavaan</w:t>
      </w:r>
      <w:proofErr w:type="spellEnd"/>
      <w:r w:rsidR="00DD6B53" w:rsidRPr="00FF6249">
        <w:rPr>
          <w:rFonts w:ascii="Times New Roman" w:hAnsi="Times New Roman" w:cs="Times New Roman"/>
          <w:iCs/>
        </w:rPr>
        <w:t xml:space="preserve">’ </w:t>
      </w:r>
      <w:r w:rsidR="00372F14" w:rsidRPr="00FF6249">
        <w:rPr>
          <w:rFonts w:ascii="Times New Roman" w:hAnsi="Times New Roman" w:cs="Times New Roman"/>
        </w:rPr>
        <w:t>version 0.5-18</w:t>
      </w:r>
      <w:r w:rsidR="00DD6B53" w:rsidRPr="00FF6249">
        <w:rPr>
          <w:rFonts w:ascii="Times New Roman" w:hAnsi="Times New Roman" w:cs="Times New Roman"/>
          <w:iCs/>
        </w:rPr>
        <w:t xml:space="preserve"> (2015, Y. </w:t>
      </w:r>
      <w:proofErr w:type="spellStart"/>
      <w:r w:rsidR="00DD6B53" w:rsidRPr="00FF6249">
        <w:rPr>
          <w:rFonts w:ascii="Times New Roman" w:hAnsi="Times New Roman" w:cs="Times New Roman"/>
        </w:rPr>
        <w:t>Rosseel</w:t>
      </w:r>
      <w:proofErr w:type="spellEnd"/>
      <w:r w:rsidR="00DD6B53" w:rsidRPr="00FF6249">
        <w:rPr>
          <w:rFonts w:ascii="Times New Roman" w:hAnsi="Times New Roman" w:cs="Times New Roman"/>
          <w:iCs/>
        </w:rPr>
        <w:t>)</w:t>
      </w:r>
      <w:r w:rsidR="00616C7E" w:rsidRPr="00FF6249">
        <w:rPr>
          <w:rFonts w:ascii="Times New Roman" w:hAnsi="Times New Roman" w:cs="Times New Roman"/>
          <w:iCs/>
        </w:rPr>
        <w:t xml:space="preserve">. The </w:t>
      </w:r>
      <w:r w:rsidR="00780B18">
        <w:rPr>
          <w:rFonts w:ascii="Times New Roman" w:hAnsi="Times New Roman" w:cs="Times New Roman"/>
          <w:iCs/>
        </w:rPr>
        <w:t>correlograms</w:t>
      </w:r>
      <w:r w:rsidR="001D7861" w:rsidRPr="00FF6249">
        <w:rPr>
          <w:rFonts w:ascii="Times New Roman" w:hAnsi="Times New Roman" w:cs="Times New Roman"/>
          <w:iCs/>
        </w:rPr>
        <w:t xml:space="preserve"> </w:t>
      </w:r>
      <w:r w:rsidR="00616C7E" w:rsidRPr="00FF6249">
        <w:rPr>
          <w:rFonts w:ascii="Times New Roman" w:hAnsi="Times New Roman" w:cs="Times New Roman"/>
          <w:iCs/>
        </w:rPr>
        <w:t xml:space="preserve">were </w:t>
      </w:r>
      <w:r w:rsidR="00780B18">
        <w:rPr>
          <w:rFonts w:ascii="Times New Roman" w:hAnsi="Times New Roman" w:cs="Times New Roman"/>
          <w:iCs/>
        </w:rPr>
        <w:t>calculated</w:t>
      </w:r>
      <w:r w:rsidR="00616C7E" w:rsidRPr="00FF6249">
        <w:rPr>
          <w:rFonts w:ascii="Times New Roman" w:hAnsi="Times New Roman" w:cs="Times New Roman"/>
          <w:iCs/>
        </w:rPr>
        <w:t xml:space="preserve"> using the </w:t>
      </w:r>
      <w:proofErr w:type="spellStart"/>
      <w:r w:rsidR="00616C7E" w:rsidRPr="00FF6249">
        <w:rPr>
          <w:rFonts w:ascii="Times New Roman" w:hAnsi="Times New Roman" w:cs="Times New Roman"/>
          <w:iCs/>
        </w:rPr>
        <w:t>ncf</w:t>
      </w:r>
      <w:proofErr w:type="spellEnd"/>
      <w:r w:rsidR="00616C7E" w:rsidRPr="00FF6249">
        <w:rPr>
          <w:rFonts w:ascii="Times New Roman" w:hAnsi="Times New Roman" w:cs="Times New Roman"/>
          <w:iCs/>
        </w:rPr>
        <w:t xml:space="preserve"> package. The spatial weight matrices of the SARs and the Moran’s I values were calculated using the R package ’</w:t>
      </w:r>
      <w:proofErr w:type="spellStart"/>
      <w:r w:rsidR="00616C7E" w:rsidRPr="00FF6249">
        <w:rPr>
          <w:rFonts w:ascii="Times New Roman" w:hAnsi="Times New Roman" w:cs="Times New Roman"/>
          <w:iCs/>
        </w:rPr>
        <w:t>spdep</w:t>
      </w:r>
      <w:proofErr w:type="spellEnd"/>
      <w:r w:rsidR="00616C7E" w:rsidRPr="00FF6249">
        <w:rPr>
          <w:rFonts w:ascii="Times New Roman" w:hAnsi="Times New Roman" w:cs="Times New Roman"/>
          <w:iCs/>
        </w:rPr>
        <w:t xml:space="preserve">’ version 0.5-71 </w:t>
      </w:r>
      <w:r w:rsidR="00AD0543">
        <w:rPr>
          <w:rFonts w:ascii="Times New Roman" w:hAnsi="Times New Roman" w:cs="Times New Roman"/>
          <w:iCs/>
        </w:rPr>
        <w:t xml:space="preserve">(2014, R. </w:t>
      </w:r>
      <w:proofErr w:type="spellStart"/>
      <w:r w:rsidR="00AD0543">
        <w:rPr>
          <w:rFonts w:ascii="Times New Roman" w:hAnsi="Times New Roman" w:cs="Times New Roman"/>
          <w:iCs/>
        </w:rPr>
        <w:t>Bivand</w:t>
      </w:r>
      <w:proofErr w:type="spellEnd"/>
      <w:r w:rsidR="00AD0543">
        <w:rPr>
          <w:rFonts w:ascii="Times New Roman" w:hAnsi="Times New Roman" w:cs="Times New Roman"/>
          <w:iCs/>
        </w:rPr>
        <w:t>).</w:t>
      </w:r>
      <w:r w:rsidR="00AD0543">
        <w:rPr>
          <w:rFonts w:ascii="Times New Roman" w:hAnsi="Times New Roman" w:cs="Times New Roman"/>
          <w:b/>
          <w:iCs/>
          <w:sz w:val="28"/>
          <w:szCs w:val="28"/>
        </w:rPr>
        <w:br w:type="page"/>
      </w:r>
    </w:p>
    <w:p w14:paraId="4425B430" w14:textId="165C219A" w:rsidR="008A4CC2" w:rsidRDefault="00F54914" w:rsidP="00C059D2">
      <w:pPr>
        <w:ind w:firstLine="0"/>
        <w:rPr>
          <w:rFonts w:ascii="Times New Roman" w:hAnsi="Times New Roman" w:cs="Times New Roman"/>
          <w:b/>
          <w:iCs/>
        </w:rPr>
      </w:pPr>
      <w:r w:rsidRPr="00FF6249">
        <w:rPr>
          <w:rFonts w:ascii="Times New Roman" w:hAnsi="Times New Roman" w:cs="Times New Roman"/>
          <w:b/>
          <w:iCs/>
          <w:sz w:val="28"/>
          <w:szCs w:val="28"/>
        </w:rPr>
        <w:lastRenderedPageBreak/>
        <w:t>RESULTS</w:t>
      </w:r>
      <w:r w:rsidR="0078691B" w:rsidRPr="00FF6249">
        <w:rPr>
          <w:rFonts w:ascii="Times New Roman" w:hAnsi="Times New Roman" w:cs="Times New Roman"/>
          <w:b/>
          <w:iCs/>
        </w:rPr>
        <w:t xml:space="preserve"> </w:t>
      </w:r>
    </w:p>
    <w:p w14:paraId="0EDBA09E" w14:textId="03597C47" w:rsidR="00691EEA" w:rsidRDefault="00691EEA" w:rsidP="003A45F7">
      <w:pPr>
        <w:spacing w:after="120"/>
        <w:ind w:firstLine="0"/>
        <w:rPr>
          <w:rFonts w:ascii="Times New Roman" w:hAnsi="Times New Roman" w:cs="Times New Roman"/>
          <w:iCs/>
        </w:rPr>
      </w:pPr>
      <w:r w:rsidRPr="001509C1">
        <w:rPr>
          <w:rStyle w:val="Emphasis"/>
          <w:rFonts w:ascii="Times New Roman" w:hAnsi="Times New Roman" w:cs="Times New Roman"/>
          <w:i w:val="0"/>
        </w:rPr>
        <w:t>Overall</w:t>
      </w:r>
      <w:r w:rsidR="006860ED">
        <w:rPr>
          <w:rStyle w:val="Emphasis"/>
          <w:rFonts w:ascii="Times New Roman" w:hAnsi="Times New Roman" w:cs="Times New Roman"/>
          <w:i w:val="0"/>
        </w:rPr>
        <w:t>,</w:t>
      </w:r>
      <w:r w:rsidRPr="001509C1">
        <w:rPr>
          <w:rStyle w:val="Emphasis"/>
          <w:rFonts w:ascii="Times New Roman" w:hAnsi="Times New Roman" w:cs="Times New Roman"/>
          <w:i w:val="0"/>
        </w:rPr>
        <w:t xml:space="preserve"> the highest </w:t>
      </w:r>
      <w:r w:rsidR="001509C1">
        <w:rPr>
          <w:rStyle w:val="Emphasis"/>
          <w:rFonts w:ascii="Times New Roman" w:hAnsi="Times New Roman" w:cs="Times New Roman"/>
          <w:i w:val="0"/>
        </w:rPr>
        <w:t>assemblage</w:t>
      </w:r>
      <w:r w:rsidR="00663CBB">
        <w:rPr>
          <w:rStyle w:val="Emphasis"/>
          <w:rFonts w:ascii="Times New Roman" w:hAnsi="Times New Roman" w:cs="Times New Roman"/>
          <w:i w:val="0"/>
        </w:rPr>
        <w:t>-</w:t>
      </w:r>
      <w:r w:rsidR="001509C1">
        <w:rPr>
          <w:rStyle w:val="Emphasis"/>
          <w:rFonts w:ascii="Times New Roman" w:hAnsi="Times New Roman" w:cs="Times New Roman"/>
          <w:i w:val="0"/>
        </w:rPr>
        <w:t xml:space="preserve">mean </w:t>
      </w:r>
      <w:r w:rsidRPr="001509C1">
        <w:rPr>
          <w:rStyle w:val="Emphasis"/>
          <w:rFonts w:ascii="Times New Roman" w:hAnsi="Times New Roman" w:cs="Times New Roman"/>
          <w:i w:val="0"/>
        </w:rPr>
        <w:t xml:space="preserve">values for </w:t>
      </w:r>
      <w:r w:rsidR="001509C1">
        <w:rPr>
          <w:rStyle w:val="Emphasis"/>
          <w:rFonts w:ascii="Times New Roman" w:hAnsi="Times New Roman" w:cs="Times New Roman"/>
          <w:i w:val="0"/>
        </w:rPr>
        <w:t>palm</w:t>
      </w:r>
      <w:r w:rsidR="001509C1" w:rsidRPr="001509C1">
        <w:rPr>
          <w:rStyle w:val="Emphasis"/>
          <w:rFonts w:ascii="Times New Roman" w:hAnsi="Times New Roman" w:cs="Times New Roman"/>
          <w:i w:val="0"/>
        </w:rPr>
        <w:t xml:space="preserve"> fruit size</w:t>
      </w:r>
      <w:r w:rsidR="001509C1">
        <w:rPr>
          <w:rStyle w:val="Emphasis"/>
          <w:rFonts w:ascii="Times New Roman" w:hAnsi="Times New Roman" w:cs="Times New Roman"/>
          <w:i w:val="0"/>
        </w:rPr>
        <w:t>s</w:t>
      </w:r>
      <w:r w:rsidR="001509C1" w:rsidRPr="001509C1">
        <w:rPr>
          <w:rStyle w:val="Emphasis"/>
          <w:rFonts w:ascii="Times New Roman" w:hAnsi="Times New Roman" w:cs="Times New Roman"/>
          <w:i w:val="0"/>
        </w:rPr>
        <w:t xml:space="preserve"> </w:t>
      </w:r>
      <w:r w:rsidR="006860ED">
        <w:rPr>
          <w:rStyle w:val="Emphasis"/>
          <w:rFonts w:ascii="Times New Roman" w:hAnsi="Times New Roman" w:cs="Times New Roman"/>
          <w:i w:val="0"/>
        </w:rPr>
        <w:t xml:space="preserve">were </w:t>
      </w:r>
      <w:r w:rsidR="001509C1">
        <w:rPr>
          <w:rStyle w:val="Emphasis"/>
          <w:rFonts w:ascii="Times New Roman" w:hAnsi="Times New Roman" w:cs="Times New Roman"/>
          <w:i w:val="0"/>
        </w:rPr>
        <w:t xml:space="preserve">found in Africa, while intermediate sizes were found for </w:t>
      </w:r>
      <w:r w:rsidR="0009011B">
        <w:rPr>
          <w:rStyle w:val="Emphasis"/>
          <w:rFonts w:ascii="Times New Roman" w:hAnsi="Times New Roman" w:cs="Times New Roman"/>
          <w:i w:val="0"/>
        </w:rPr>
        <w:t>South America and Asia, and low values for Australasia, Northern and Central America</w:t>
      </w:r>
      <w:r w:rsidR="001509C1">
        <w:rPr>
          <w:rStyle w:val="Emphasis"/>
          <w:rFonts w:ascii="Times New Roman" w:hAnsi="Times New Roman" w:cs="Times New Roman"/>
          <w:i w:val="0"/>
        </w:rPr>
        <w:t xml:space="preserve"> </w:t>
      </w:r>
      <w:r w:rsidR="000924B4">
        <w:rPr>
          <w:rStyle w:val="Emphasis"/>
          <w:rFonts w:ascii="Times New Roman" w:hAnsi="Times New Roman" w:cs="Times New Roman"/>
          <w:i w:val="0"/>
        </w:rPr>
        <w:t>(Fig.</w:t>
      </w:r>
      <w:r w:rsidR="0009011B">
        <w:rPr>
          <w:rStyle w:val="Emphasis"/>
          <w:rFonts w:ascii="Times New Roman" w:hAnsi="Times New Roman" w:cs="Times New Roman"/>
          <w:i w:val="0"/>
        </w:rPr>
        <w:t xml:space="preserve"> 1). Consistent with large fruit sizes, </w:t>
      </w:r>
      <w:r w:rsidR="00503B9B">
        <w:rPr>
          <w:rStyle w:val="Emphasis"/>
          <w:rFonts w:ascii="Times New Roman" w:hAnsi="Times New Roman" w:cs="Times New Roman"/>
          <w:i w:val="0"/>
        </w:rPr>
        <w:t>current mammal body sizes</w:t>
      </w:r>
      <w:r w:rsidR="0009011B">
        <w:rPr>
          <w:rStyle w:val="Emphasis"/>
          <w:rFonts w:ascii="Times New Roman" w:hAnsi="Times New Roman" w:cs="Times New Roman"/>
          <w:i w:val="0"/>
        </w:rPr>
        <w:t xml:space="preserve"> were </w:t>
      </w:r>
      <w:r w:rsidR="001A401A">
        <w:rPr>
          <w:rStyle w:val="Emphasis"/>
          <w:rFonts w:ascii="Times New Roman" w:hAnsi="Times New Roman" w:cs="Times New Roman"/>
          <w:i w:val="0"/>
        </w:rPr>
        <w:t>highest in Africa, followed by E</w:t>
      </w:r>
      <w:r w:rsidR="0009011B">
        <w:rPr>
          <w:rStyle w:val="Emphasis"/>
          <w:rFonts w:ascii="Times New Roman" w:hAnsi="Times New Roman" w:cs="Times New Roman"/>
          <w:i w:val="0"/>
        </w:rPr>
        <w:t xml:space="preserve">astern Asia and low values within the New World and Australasia. Including </w:t>
      </w:r>
      <w:r w:rsidR="006860ED">
        <w:rPr>
          <w:rStyle w:val="Emphasis"/>
          <w:rFonts w:ascii="Times New Roman" w:hAnsi="Times New Roman" w:cs="Times New Roman"/>
          <w:i w:val="0"/>
        </w:rPr>
        <w:t xml:space="preserve">the </w:t>
      </w:r>
      <w:r w:rsidR="0009011B">
        <w:rPr>
          <w:rStyle w:val="Emphasis"/>
          <w:rFonts w:ascii="Times New Roman" w:hAnsi="Times New Roman" w:cs="Times New Roman"/>
          <w:i w:val="0"/>
        </w:rPr>
        <w:t>natural ranges of extinct and current mammal species (</w:t>
      </w:r>
      <w:r w:rsidR="006860ED">
        <w:rPr>
          <w:rStyle w:val="Emphasis"/>
          <w:rFonts w:ascii="Times New Roman" w:hAnsi="Times New Roman" w:cs="Times New Roman"/>
          <w:i w:val="0"/>
        </w:rPr>
        <w:t>‘</w:t>
      </w:r>
      <w:r w:rsidR="0009011B">
        <w:rPr>
          <w:rStyle w:val="Emphasis"/>
          <w:rFonts w:ascii="Times New Roman" w:hAnsi="Times New Roman" w:cs="Times New Roman"/>
          <w:i w:val="0"/>
        </w:rPr>
        <w:t>present-natural</w:t>
      </w:r>
      <w:r w:rsidR="006860ED">
        <w:rPr>
          <w:rStyle w:val="Emphasis"/>
          <w:rFonts w:ascii="Times New Roman" w:hAnsi="Times New Roman" w:cs="Times New Roman"/>
          <w:i w:val="0"/>
        </w:rPr>
        <w:t>’</w:t>
      </w:r>
      <w:r w:rsidR="0009011B">
        <w:rPr>
          <w:rStyle w:val="Emphasis"/>
          <w:rFonts w:ascii="Times New Roman" w:hAnsi="Times New Roman" w:cs="Times New Roman"/>
          <w:i w:val="0"/>
        </w:rPr>
        <w:t xml:space="preserve">), </w:t>
      </w:r>
      <w:r w:rsidR="006860ED">
        <w:rPr>
          <w:rStyle w:val="Emphasis"/>
          <w:rFonts w:ascii="Times New Roman" w:hAnsi="Times New Roman" w:cs="Times New Roman"/>
          <w:i w:val="0"/>
        </w:rPr>
        <w:t xml:space="preserve">the </w:t>
      </w:r>
      <w:r w:rsidR="0009011B">
        <w:rPr>
          <w:rStyle w:val="Emphasis"/>
          <w:rFonts w:ascii="Times New Roman" w:hAnsi="Times New Roman" w:cs="Times New Roman"/>
          <w:i w:val="0"/>
        </w:rPr>
        <w:t xml:space="preserve">highest </w:t>
      </w:r>
      <w:r w:rsidR="00503B9B">
        <w:rPr>
          <w:rStyle w:val="Emphasis"/>
          <w:rFonts w:ascii="Times New Roman" w:hAnsi="Times New Roman" w:cs="Times New Roman"/>
          <w:i w:val="0"/>
        </w:rPr>
        <w:t>mammal body sizes</w:t>
      </w:r>
      <w:r w:rsidR="0009011B">
        <w:rPr>
          <w:rStyle w:val="Emphasis"/>
          <w:rFonts w:ascii="Times New Roman" w:hAnsi="Times New Roman" w:cs="Times New Roman"/>
          <w:i w:val="0"/>
        </w:rPr>
        <w:t xml:space="preserve"> </w:t>
      </w:r>
      <w:r w:rsidR="0087484C">
        <w:rPr>
          <w:rStyle w:val="Emphasis"/>
          <w:rFonts w:ascii="Times New Roman" w:hAnsi="Times New Roman" w:cs="Times New Roman"/>
          <w:i w:val="0"/>
        </w:rPr>
        <w:t>were</w:t>
      </w:r>
      <w:r w:rsidR="0009011B">
        <w:rPr>
          <w:rStyle w:val="Emphasis"/>
          <w:rFonts w:ascii="Times New Roman" w:hAnsi="Times New Roman" w:cs="Times New Roman"/>
          <w:i w:val="0"/>
        </w:rPr>
        <w:t xml:space="preserve"> found in Africa, closely followed by the </w:t>
      </w:r>
      <w:r w:rsidR="00F6373E">
        <w:rPr>
          <w:rStyle w:val="Emphasis"/>
          <w:rFonts w:ascii="Times New Roman" w:hAnsi="Times New Roman" w:cs="Times New Roman"/>
          <w:i w:val="0"/>
        </w:rPr>
        <w:t>Americas, a</w:t>
      </w:r>
      <w:r w:rsidR="001A401A">
        <w:rPr>
          <w:rStyle w:val="Emphasis"/>
          <w:rFonts w:ascii="Times New Roman" w:hAnsi="Times New Roman" w:cs="Times New Roman"/>
          <w:i w:val="0"/>
        </w:rPr>
        <w:t xml:space="preserve">nd lowest values in the </w:t>
      </w:r>
      <w:r w:rsidR="006904E9">
        <w:rPr>
          <w:rStyle w:val="Emphasis"/>
          <w:rFonts w:ascii="Times New Roman" w:hAnsi="Times New Roman" w:cs="Times New Roman"/>
          <w:i w:val="0"/>
        </w:rPr>
        <w:t xml:space="preserve">eastern </w:t>
      </w:r>
      <w:r w:rsidR="00F6373E">
        <w:rPr>
          <w:rStyle w:val="Emphasis"/>
          <w:rFonts w:ascii="Times New Roman" w:hAnsi="Times New Roman" w:cs="Times New Roman"/>
          <w:i w:val="0"/>
        </w:rPr>
        <w:t>Old World.</w:t>
      </w:r>
    </w:p>
    <w:p w14:paraId="2C4843E0" w14:textId="69E35BB6" w:rsidR="00BB5E9E" w:rsidRPr="004C679A" w:rsidRDefault="0087484C" w:rsidP="003A45F7">
      <w:pPr>
        <w:spacing w:after="120"/>
        <w:rPr>
          <w:rFonts w:ascii="Times New Roman" w:hAnsi="Times New Roman" w:cs="Times New Roman"/>
          <w:iCs/>
        </w:rPr>
      </w:pPr>
      <w:r>
        <w:rPr>
          <w:rFonts w:ascii="Times New Roman" w:hAnsi="Times New Roman" w:cs="Times New Roman"/>
          <w:iCs/>
        </w:rPr>
        <w:t xml:space="preserve">In line with the </w:t>
      </w:r>
      <w:r w:rsidR="00612734">
        <w:rPr>
          <w:rFonts w:ascii="Times New Roman" w:hAnsi="Times New Roman" w:cs="Times New Roman"/>
          <w:iCs/>
        </w:rPr>
        <w:t>first hypothesis,</w:t>
      </w:r>
      <w:r w:rsidR="00196027">
        <w:rPr>
          <w:rFonts w:ascii="Times New Roman" w:hAnsi="Times New Roman" w:cs="Times New Roman"/>
          <w:iCs/>
        </w:rPr>
        <w:t xml:space="preserve"> we </w:t>
      </w:r>
      <w:r w:rsidR="004D3714">
        <w:rPr>
          <w:rFonts w:ascii="Times New Roman" w:hAnsi="Times New Roman" w:cs="Times New Roman"/>
          <w:iCs/>
        </w:rPr>
        <w:t xml:space="preserve">found </w:t>
      </w:r>
      <w:r w:rsidR="00E850E1">
        <w:rPr>
          <w:rFonts w:ascii="Times New Roman" w:hAnsi="Times New Roman" w:cs="Times New Roman"/>
          <w:iCs/>
        </w:rPr>
        <w:t>a</w:t>
      </w:r>
      <w:r>
        <w:rPr>
          <w:rFonts w:ascii="Times New Roman" w:hAnsi="Times New Roman" w:cs="Times New Roman"/>
          <w:iCs/>
        </w:rPr>
        <w:t xml:space="preserve"> </w:t>
      </w:r>
      <w:r w:rsidR="006860ED">
        <w:rPr>
          <w:rFonts w:ascii="Times New Roman" w:hAnsi="Times New Roman" w:cs="Times New Roman"/>
          <w:iCs/>
        </w:rPr>
        <w:t xml:space="preserve">global, </w:t>
      </w:r>
      <w:r w:rsidR="00872606" w:rsidRPr="00FF6249">
        <w:rPr>
          <w:rFonts w:ascii="Times New Roman" w:hAnsi="Times New Roman" w:cs="Times New Roman"/>
          <w:iCs/>
        </w:rPr>
        <w:t>positive relation</w:t>
      </w:r>
      <w:r w:rsidR="006860ED">
        <w:rPr>
          <w:rFonts w:ascii="Times New Roman" w:hAnsi="Times New Roman" w:cs="Times New Roman"/>
          <w:iCs/>
        </w:rPr>
        <w:t>ship</w:t>
      </w:r>
      <w:r w:rsidR="00872606" w:rsidRPr="00FF6249">
        <w:rPr>
          <w:rFonts w:ascii="Times New Roman" w:hAnsi="Times New Roman" w:cs="Times New Roman"/>
          <w:iCs/>
        </w:rPr>
        <w:t xml:space="preserve"> between </w:t>
      </w:r>
      <w:r w:rsidR="00FF3497" w:rsidRPr="00FF6249">
        <w:rPr>
          <w:rFonts w:ascii="Times New Roman" w:hAnsi="Times New Roman" w:cs="Times New Roman"/>
          <w:iCs/>
        </w:rPr>
        <w:t>palm fruit size</w:t>
      </w:r>
      <w:r w:rsidR="00FF3497">
        <w:rPr>
          <w:rFonts w:ascii="Times New Roman" w:hAnsi="Times New Roman" w:cs="Times New Roman"/>
          <w:iCs/>
        </w:rPr>
        <w:t xml:space="preserve"> assemblages and </w:t>
      </w:r>
      <w:r w:rsidR="00503B9B">
        <w:rPr>
          <w:rFonts w:ascii="Times New Roman" w:hAnsi="Times New Roman" w:cs="Times New Roman"/>
          <w:iCs/>
        </w:rPr>
        <w:t>current mammal body sizes</w:t>
      </w:r>
      <w:r w:rsidR="00872606" w:rsidRPr="00754654">
        <w:rPr>
          <w:rFonts w:ascii="Times New Roman" w:hAnsi="Times New Roman" w:cs="Times New Roman"/>
          <w:iCs/>
        </w:rPr>
        <w:t xml:space="preserve"> </w:t>
      </w:r>
      <w:r w:rsidR="003D557E" w:rsidRPr="00FF6249">
        <w:rPr>
          <w:rFonts w:ascii="Times New Roman" w:hAnsi="Times New Roman" w:cs="Times New Roman"/>
          <w:iCs/>
        </w:rPr>
        <w:t>using SEMs</w:t>
      </w:r>
      <w:r w:rsidR="00FF3497">
        <w:rPr>
          <w:rFonts w:ascii="Times New Roman" w:hAnsi="Times New Roman" w:cs="Times New Roman"/>
          <w:iCs/>
        </w:rPr>
        <w:t xml:space="preserve"> </w:t>
      </w:r>
      <w:r w:rsidR="00FF3497" w:rsidRPr="00FF6249">
        <w:rPr>
          <w:rFonts w:ascii="Times New Roman" w:hAnsi="Times New Roman" w:cs="Times New Roman"/>
          <w:iCs/>
        </w:rPr>
        <w:t xml:space="preserve">(standardized </w:t>
      </w:r>
      <w:r w:rsidR="00612734">
        <w:rPr>
          <w:rFonts w:ascii="Times New Roman" w:hAnsi="Times New Roman" w:cs="Times New Roman"/>
          <w:iCs/>
        </w:rPr>
        <w:t xml:space="preserve">path </w:t>
      </w:r>
      <w:r w:rsidR="00FF3497" w:rsidRPr="00FF6249">
        <w:rPr>
          <w:rFonts w:ascii="Times New Roman" w:hAnsi="Times New Roman" w:cs="Times New Roman"/>
          <w:iCs/>
        </w:rPr>
        <w:t>coefficient</w:t>
      </w:r>
      <w:r w:rsidR="006860ED">
        <w:rPr>
          <w:rFonts w:ascii="Times New Roman" w:hAnsi="Times New Roman" w:cs="Times New Roman"/>
          <w:iCs/>
        </w:rPr>
        <w:t xml:space="preserve"> </w:t>
      </w:r>
      <w:r w:rsidR="00FF3497" w:rsidRPr="00FF6249">
        <w:rPr>
          <w:rFonts w:ascii="Times New Roman" w:hAnsi="Times New Roman" w:cs="Times New Roman"/>
          <w:iCs/>
        </w:rPr>
        <w:t>=</w:t>
      </w:r>
      <w:r w:rsidR="006860ED">
        <w:rPr>
          <w:rFonts w:ascii="Times New Roman" w:hAnsi="Times New Roman" w:cs="Times New Roman"/>
          <w:iCs/>
        </w:rPr>
        <w:t xml:space="preserve"> </w:t>
      </w:r>
      <w:r w:rsidR="00FF3497" w:rsidRPr="00FF6249">
        <w:rPr>
          <w:rFonts w:ascii="Times New Roman" w:hAnsi="Times New Roman" w:cs="Times New Roman"/>
          <w:iCs/>
        </w:rPr>
        <w:t xml:space="preserve">0.324, </w:t>
      </w:r>
      <w:r w:rsidR="00780B18" w:rsidRPr="0032423A">
        <w:rPr>
          <w:rFonts w:ascii="Times New Roman" w:hAnsi="Times New Roman" w:cs="Times New Roman"/>
          <w:i/>
          <w:iCs/>
        </w:rPr>
        <w:t>P</w:t>
      </w:r>
      <w:r w:rsidR="006860ED">
        <w:rPr>
          <w:rFonts w:ascii="Times New Roman" w:hAnsi="Times New Roman" w:cs="Times New Roman"/>
          <w:iCs/>
        </w:rPr>
        <w:t xml:space="preserve"> </w:t>
      </w:r>
      <w:r w:rsidR="00FF3497" w:rsidRPr="00FF6249">
        <w:rPr>
          <w:rFonts w:ascii="Times New Roman" w:hAnsi="Times New Roman" w:cs="Times New Roman"/>
          <w:iCs/>
        </w:rPr>
        <w:t>&lt;</w:t>
      </w:r>
      <w:r w:rsidR="006860ED">
        <w:rPr>
          <w:rFonts w:ascii="Times New Roman" w:hAnsi="Times New Roman" w:cs="Times New Roman"/>
          <w:iCs/>
        </w:rPr>
        <w:t xml:space="preserve"> </w:t>
      </w:r>
      <w:r w:rsidR="00FF3497" w:rsidRPr="00FF6249">
        <w:rPr>
          <w:rFonts w:ascii="Times New Roman" w:hAnsi="Times New Roman" w:cs="Times New Roman"/>
          <w:iCs/>
        </w:rPr>
        <w:t>0.001</w:t>
      </w:r>
      <w:r w:rsidR="00FF3497">
        <w:rPr>
          <w:rFonts w:ascii="Times New Roman" w:hAnsi="Times New Roman" w:cs="Times New Roman"/>
          <w:iCs/>
        </w:rPr>
        <w:t xml:space="preserve">; </w:t>
      </w:r>
      <w:r w:rsidR="000924B4" w:rsidRPr="000924B4">
        <w:rPr>
          <w:rFonts w:ascii="Times New Roman" w:hAnsi="Times New Roman" w:cs="Times New Roman"/>
          <w:iCs/>
        </w:rPr>
        <w:t>Fig.</w:t>
      </w:r>
      <w:r w:rsidR="00612734" w:rsidRPr="000924B4">
        <w:rPr>
          <w:rFonts w:ascii="Times New Roman" w:hAnsi="Times New Roman" w:cs="Times New Roman"/>
          <w:iCs/>
        </w:rPr>
        <w:t xml:space="preserve"> 2</w:t>
      </w:r>
      <w:r w:rsidR="00D95D15" w:rsidRPr="00FF6249">
        <w:rPr>
          <w:rFonts w:ascii="Times New Roman" w:hAnsi="Times New Roman" w:cs="Times New Roman"/>
          <w:iCs/>
        </w:rPr>
        <w:t>)</w:t>
      </w:r>
      <w:r w:rsidR="006860ED">
        <w:rPr>
          <w:rFonts w:ascii="Times New Roman" w:hAnsi="Times New Roman" w:cs="Times New Roman"/>
          <w:iCs/>
        </w:rPr>
        <w:t>, indicating that areas with large average fruit</w:t>
      </w:r>
      <w:r w:rsidR="006860ED" w:rsidRPr="00FF6249">
        <w:rPr>
          <w:rFonts w:ascii="Times New Roman" w:hAnsi="Times New Roman" w:cs="Times New Roman"/>
          <w:iCs/>
        </w:rPr>
        <w:t xml:space="preserve"> </w:t>
      </w:r>
      <w:r w:rsidR="006860ED">
        <w:rPr>
          <w:rFonts w:ascii="Times New Roman" w:hAnsi="Times New Roman" w:cs="Times New Roman"/>
          <w:iCs/>
        </w:rPr>
        <w:t>sizes coincide</w:t>
      </w:r>
      <w:r w:rsidR="006860ED" w:rsidRPr="00FF6249">
        <w:rPr>
          <w:rFonts w:ascii="Times New Roman" w:hAnsi="Times New Roman" w:cs="Times New Roman"/>
          <w:iCs/>
        </w:rPr>
        <w:t xml:space="preserve"> with large</w:t>
      </w:r>
      <w:r w:rsidR="006860ED">
        <w:rPr>
          <w:rFonts w:ascii="Times New Roman" w:hAnsi="Times New Roman" w:cs="Times New Roman"/>
          <w:iCs/>
        </w:rPr>
        <w:t xml:space="preserve"> body sizes </w:t>
      </w:r>
      <w:r w:rsidR="00357700">
        <w:rPr>
          <w:rFonts w:ascii="Times New Roman" w:hAnsi="Times New Roman" w:cs="Times New Roman"/>
          <w:iCs/>
        </w:rPr>
        <w:t>of mammalian frugivores</w:t>
      </w:r>
      <w:r w:rsidR="00872606" w:rsidRPr="00FF6249">
        <w:rPr>
          <w:rFonts w:ascii="Times New Roman" w:hAnsi="Times New Roman" w:cs="Times New Roman"/>
          <w:iCs/>
        </w:rPr>
        <w:t xml:space="preserve">. </w:t>
      </w:r>
      <w:r w:rsidR="005938FD">
        <w:rPr>
          <w:rFonts w:ascii="Times New Roman" w:hAnsi="Times New Roman" w:cs="Times New Roman"/>
          <w:iCs/>
        </w:rPr>
        <w:t>Assemblage palm fruit size</w:t>
      </w:r>
      <w:r w:rsidR="00357700">
        <w:rPr>
          <w:rFonts w:ascii="Times New Roman" w:hAnsi="Times New Roman" w:cs="Times New Roman"/>
          <w:iCs/>
        </w:rPr>
        <w:t>s were</w:t>
      </w:r>
      <w:r w:rsidR="005938FD">
        <w:rPr>
          <w:rFonts w:ascii="Times New Roman" w:hAnsi="Times New Roman" w:cs="Times New Roman"/>
          <w:iCs/>
        </w:rPr>
        <w:t xml:space="preserve"> also related to LGM TEMP (</w:t>
      </w:r>
      <w:proofErr w:type="spellStart"/>
      <w:r w:rsidR="005938FD">
        <w:rPr>
          <w:rFonts w:ascii="Times New Roman" w:hAnsi="Times New Roman" w:cs="Times New Roman"/>
          <w:iCs/>
        </w:rPr>
        <w:t>coef</w:t>
      </w:r>
      <w:r w:rsidR="00467C5F">
        <w:rPr>
          <w:rFonts w:ascii="Times New Roman" w:hAnsi="Times New Roman" w:cs="Times New Roman"/>
          <w:iCs/>
        </w:rPr>
        <w:t>f</w:t>
      </w:r>
      <w:proofErr w:type="spellEnd"/>
      <w:r w:rsidR="00467C5F">
        <w:rPr>
          <w:rFonts w:ascii="Times New Roman" w:hAnsi="Times New Roman" w:cs="Times New Roman"/>
          <w:iCs/>
        </w:rPr>
        <w:t>.</w:t>
      </w:r>
      <w:r w:rsidR="0032423A">
        <w:rPr>
          <w:rFonts w:ascii="Times New Roman" w:hAnsi="Times New Roman" w:cs="Times New Roman"/>
          <w:iCs/>
        </w:rPr>
        <w:t xml:space="preserve"> </w:t>
      </w:r>
      <w:r w:rsidR="00467C5F">
        <w:rPr>
          <w:rFonts w:ascii="Times New Roman" w:hAnsi="Times New Roman" w:cs="Times New Roman"/>
          <w:iCs/>
        </w:rPr>
        <w:t>=</w:t>
      </w:r>
      <w:r w:rsidR="0032423A">
        <w:rPr>
          <w:rFonts w:ascii="Times New Roman" w:hAnsi="Times New Roman" w:cs="Times New Roman"/>
          <w:iCs/>
        </w:rPr>
        <w:t xml:space="preserve"> </w:t>
      </w:r>
      <w:r w:rsidR="00467C5F">
        <w:rPr>
          <w:rFonts w:ascii="Times New Roman" w:hAnsi="Times New Roman" w:cs="Times New Roman"/>
          <w:iCs/>
        </w:rPr>
        <w:t>0.476) and PC-SEAS (</w:t>
      </w:r>
      <w:proofErr w:type="spellStart"/>
      <w:r w:rsidR="00467C5F">
        <w:rPr>
          <w:rFonts w:ascii="Times New Roman" w:hAnsi="Times New Roman" w:cs="Times New Roman"/>
          <w:iCs/>
        </w:rPr>
        <w:t>coeff</w:t>
      </w:r>
      <w:proofErr w:type="spellEnd"/>
      <w:r w:rsidR="00467C5F">
        <w:rPr>
          <w:rFonts w:ascii="Times New Roman" w:hAnsi="Times New Roman" w:cs="Times New Roman"/>
          <w:iCs/>
        </w:rPr>
        <w:t>.</w:t>
      </w:r>
      <w:r w:rsidR="0032423A">
        <w:rPr>
          <w:rFonts w:ascii="Times New Roman" w:hAnsi="Times New Roman" w:cs="Times New Roman"/>
          <w:iCs/>
        </w:rPr>
        <w:t xml:space="preserve"> </w:t>
      </w:r>
      <w:r w:rsidR="005938FD">
        <w:rPr>
          <w:rFonts w:ascii="Times New Roman" w:hAnsi="Times New Roman" w:cs="Times New Roman"/>
          <w:iCs/>
        </w:rPr>
        <w:t>= 0.394)</w:t>
      </w:r>
      <w:r>
        <w:rPr>
          <w:rFonts w:ascii="Times New Roman" w:hAnsi="Times New Roman" w:cs="Times New Roman"/>
          <w:iCs/>
        </w:rPr>
        <w:t>,</w:t>
      </w:r>
      <w:r w:rsidR="005938FD">
        <w:rPr>
          <w:rFonts w:ascii="Times New Roman" w:hAnsi="Times New Roman" w:cs="Times New Roman"/>
          <w:iCs/>
        </w:rPr>
        <w:t xml:space="preserve"> indicating </w:t>
      </w:r>
      <w:r w:rsidR="00357700">
        <w:rPr>
          <w:rFonts w:ascii="Times New Roman" w:hAnsi="Times New Roman" w:cs="Times New Roman"/>
          <w:iCs/>
        </w:rPr>
        <w:t xml:space="preserve">that palm </w:t>
      </w:r>
      <w:r w:rsidR="005938FD">
        <w:rPr>
          <w:rFonts w:ascii="Times New Roman" w:hAnsi="Times New Roman" w:cs="Times New Roman"/>
          <w:iCs/>
        </w:rPr>
        <w:t xml:space="preserve">fruit sizes </w:t>
      </w:r>
      <w:r w:rsidR="00357700">
        <w:rPr>
          <w:rFonts w:ascii="Times New Roman" w:hAnsi="Times New Roman" w:cs="Times New Roman"/>
          <w:iCs/>
        </w:rPr>
        <w:t xml:space="preserve">are on average larger </w:t>
      </w:r>
      <w:r w:rsidR="005938FD">
        <w:rPr>
          <w:rFonts w:ascii="Times New Roman" w:hAnsi="Times New Roman" w:cs="Times New Roman"/>
          <w:iCs/>
        </w:rPr>
        <w:t xml:space="preserve">in areas with strong Quaternary </w:t>
      </w:r>
      <w:r>
        <w:rPr>
          <w:rFonts w:ascii="Times New Roman" w:hAnsi="Times New Roman" w:cs="Times New Roman"/>
          <w:iCs/>
        </w:rPr>
        <w:t xml:space="preserve">temperature </w:t>
      </w:r>
      <w:r w:rsidR="005938FD">
        <w:rPr>
          <w:rFonts w:ascii="Times New Roman" w:hAnsi="Times New Roman" w:cs="Times New Roman"/>
          <w:iCs/>
        </w:rPr>
        <w:t>oscillations</w:t>
      </w:r>
      <w:r>
        <w:rPr>
          <w:rFonts w:ascii="Times New Roman" w:hAnsi="Times New Roman" w:cs="Times New Roman"/>
          <w:iCs/>
        </w:rPr>
        <w:t xml:space="preserve"> and seasonal climates</w:t>
      </w:r>
      <w:r w:rsidR="005938FD">
        <w:rPr>
          <w:rFonts w:ascii="Times New Roman" w:hAnsi="Times New Roman" w:cs="Times New Roman"/>
          <w:iCs/>
        </w:rPr>
        <w:t xml:space="preserve">. Overall, </w:t>
      </w:r>
      <w:r w:rsidR="00612734">
        <w:rPr>
          <w:rFonts w:ascii="Times New Roman" w:hAnsi="Times New Roman" w:cs="Times New Roman"/>
          <w:iCs/>
        </w:rPr>
        <w:t>the</w:t>
      </w:r>
      <w:r w:rsidR="005938FD">
        <w:rPr>
          <w:rFonts w:ascii="Times New Roman" w:hAnsi="Times New Roman" w:cs="Times New Roman"/>
          <w:iCs/>
        </w:rPr>
        <w:t xml:space="preserve"> environmental and biotic predictor variables </w:t>
      </w:r>
      <w:r w:rsidR="00612734">
        <w:rPr>
          <w:rFonts w:ascii="Times New Roman" w:hAnsi="Times New Roman" w:cs="Times New Roman"/>
          <w:iCs/>
        </w:rPr>
        <w:t xml:space="preserve">within our global SEM </w:t>
      </w:r>
      <w:r w:rsidR="005938FD">
        <w:rPr>
          <w:rFonts w:ascii="Times New Roman" w:hAnsi="Times New Roman" w:cs="Times New Roman"/>
          <w:iCs/>
        </w:rPr>
        <w:t xml:space="preserve">explained a rather large amount </w:t>
      </w:r>
      <w:r w:rsidR="00E850E1">
        <w:rPr>
          <w:rFonts w:ascii="Times New Roman" w:hAnsi="Times New Roman" w:cs="Times New Roman"/>
          <w:iCs/>
        </w:rPr>
        <w:t xml:space="preserve">of </w:t>
      </w:r>
      <w:r w:rsidR="005938FD">
        <w:rPr>
          <w:rFonts w:ascii="Times New Roman" w:hAnsi="Times New Roman" w:cs="Times New Roman"/>
          <w:iCs/>
        </w:rPr>
        <w:t xml:space="preserve">the variation </w:t>
      </w:r>
      <w:r w:rsidR="00E850E1">
        <w:rPr>
          <w:rFonts w:ascii="Times New Roman" w:hAnsi="Times New Roman" w:cs="Times New Roman"/>
          <w:iCs/>
        </w:rPr>
        <w:t xml:space="preserve">in </w:t>
      </w:r>
      <w:r w:rsidR="005938FD">
        <w:rPr>
          <w:rFonts w:ascii="Times New Roman" w:hAnsi="Times New Roman" w:cs="Times New Roman"/>
          <w:iCs/>
        </w:rPr>
        <w:t>assemblage</w:t>
      </w:r>
      <w:r w:rsidR="00357700">
        <w:rPr>
          <w:rFonts w:ascii="Times New Roman" w:hAnsi="Times New Roman" w:cs="Times New Roman"/>
          <w:iCs/>
        </w:rPr>
        <w:t>-level</w:t>
      </w:r>
      <w:r w:rsidR="005938FD">
        <w:rPr>
          <w:rFonts w:ascii="Times New Roman" w:hAnsi="Times New Roman" w:cs="Times New Roman"/>
          <w:iCs/>
        </w:rPr>
        <w:t xml:space="preserve"> mean fruit sizes</w:t>
      </w:r>
      <w:r w:rsidR="00357700">
        <w:rPr>
          <w:rFonts w:ascii="Times New Roman" w:hAnsi="Times New Roman" w:cs="Times New Roman"/>
          <w:iCs/>
        </w:rPr>
        <w:t xml:space="preserve"> of palms</w:t>
      </w:r>
      <w:r w:rsidR="005938FD">
        <w:rPr>
          <w:rFonts w:ascii="Times New Roman" w:hAnsi="Times New Roman" w:cs="Times New Roman"/>
          <w:iCs/>
        </w:rPr>
        <w:t xml:space="preserve"> (</w:t>
      </w:r>
      <w:r w:rsidR="005938FD" w:rsidRPr="0045400A">
        <w:rPr>
          <w:rFonts w:ascii="Times New Roman" w:hAnsi="Times New Roman" w:cs="Times New Roman"/>
          <w:bCs/>
          <w:i/>
          <w:iCs/>
        </w:rPr>
        <w:t>R²</w:t>
      </w:r>
      <w:r w:rsidR="00357700">
        <w:rPr>
          <w:rFonts w:ascii="Times New Roman" w:hAnsi="Times New Roman" w:cs="Times New Roman"/>
          <w:bCs/>
          <w:i/>
          <w:iCs/>
        </w:rPr>
        <w:t xml:space="preserve"> </w:t>
      </w:r>
      <w:r w:rsidR="00467C5F">
        <w:rPr>
          <w:rFonts w:ascii="Times New Roman" w:hAnsi="Times New Roman" w:cs="Times New Roman"/>
          <w:bCs/>
          <w:iCs/>
        </w:rPr>
        <w:t>=</w:t>
      </w:r>
      <w:r w:rsidR="00357700">
        <w:rPr>
          <w:rFonts w:ascii="Times New Roman" w:hAnsi="Times New Roman" w:cs="Times New Roman"/>
          <w:bCs/>
          <w:iCs/>
        </w:rPr>
        <w:t xml:space="preserve"> </w:t>
      </w:r>
      <w:r w:rsidR="005938FD" w:rsidRPr="0045400A">
        <w:rPr>
          <w:rFonts w:ascii="Times New Roman" w:hAnsi="Times New Roman" w:cs="Times New Roman"/>
          <w:bCs/>
          <w:iCs/>
        </w:rPr>
        <w:t>0.431</w:t>
      </w:r>
      <w:r w:rsidR="004C679A">
        <w:rPr>
          <w:rFonts w:ascii="Times New Roman" w:hAnsi="Times New Roman" w:cs="Times New Roman"/>
          <w:iCs/>
        </w:rPr>
        <w:t>).</w:t>
      </w:r>
    </w:p>
    <w:p w14:paraId="0D5AACAA" w14:textId="0122E5F9" w:rsidR="00500134" w:rsidRDefault="00FF3497" w:rsidP="003A45F7">
      <w:pPr>
        <w:spacing w:after="120"/>
        <w:rPr>
          <w:rFonts w:ascii="Times New Roman" w:hAnsi="Times New Roman" w:cs="Times New Roman"/>
          <w:iCs/>
        </w:rPr>
      </w:pPr>
      <w:r>
        <w:rPr>
          <w:rFonts w:ascii="Times New Roman" w:hAnsi="Times New Roman" w:cs="Times New Roman"/>
          <w:iCs/>
        </w:rPr>
        <w:t xml:space="preserve">To </w:t>
      </w:r>
      <w:r w:rsidR="00357700">
        <w:rPr>
          <w:rFonts w:ascii="Times New Roman" w:hAnsi="Times New Roman" w:cs="Times New Roman"/>
          <w:iCs/>
        </w:rPr>
        <w:t>test the</w:t>
      </w:r>
      <w:r>
        <w:rPr>
          <w:rFonts w:ascii="Times New Roman" w:hAnsi="Times New Roman" w:cs="Times New Roman"/>
          <w:iCs/>
        </w:rPr>
        <w:t xml:space="preserve"> second </w:t>
      </w:r>
      <w:proofErr w:type="gramStart"/>
      <w:r>
        <w:rPr>
          <w:rFonts w:ascii="Times New Roman" w:hAnsi="Times New Roman" w:cs="Times New Roman"/>
          <w:iCs/>
        </w:rPr>
        <w:t>hypothesis</w:t>
      </w:r>
      <w:proofErr w:type="gramEnd"/>
      <w:r>
        <w:rPr>
          <w:rFonts w:ascii="Times New Roman" w:hAnsi="Times New Roman" w:cs="Times New Roman"/>
          <w:iCs/>
        </w:rPr>
        <w:t xml:space="preserve"> we </w:t>
      </w:r>
      <w:r w:rsidR="00357700">
        <w:rPr>
          <w:rFonts w:ascii="Times New Roman" w:hAnsi="Times New Roman" w:cs="Times New Roman"/>
          <w:iCs/>
        </w:rPr>
        <w:t xml:space="preserve">quantified </w:t>
      </w:r>
      <w:r>
        <w:rPr>
          <w:rFonts w:ascii="Times New Roman" w:hAnsi="Times New Roman" w:cs="Times New Roman"/>
          <w:iCs/>
        </w:rPr>
        <w:t>the relation</w:t>
      </w:r>
      <w:r w:rsidR="00357700">
        <w:rPr>
          <w:rFonts w:ascii="Times New Roman" w:hAnsi="Times New Roman" w:cs="Times New Roman"/>
          <w:iCs/>
        </w:rPr>
        <w:t>ship</w:t>
      </w:r>
      <w:r>
        <w:rPr>
          <w:rFonts w:ascii="Times New Roman" w:hAnsi="Times New Roman" w:cs="Times New Roman"/>
          <w:iCs/>
        </w:rPr>
        <w:t xml:space="preserve"> between average palm fruit size</w:t>
      </w:r>
      <w:r w:rsidR="00357700">
        <w:rPr>
          <w:rFonts w:ascii="Times New Roman" w:hAnsi="Times New Roman" w:cs="Times New Roman"/>
          <w:iCs/>
        </w:rPr>
        <w:t>s</w:t>
      </w:r>
      <w:r>
        <w:rPr>
          <w:rFonts w:ascii="Times New Roman" w:hAnsi="Times New Roman" w:cs="Times New Roman"/>
          <w:iCs/>
        </w:rPr>
        <w:t xml:space="preserve"> and </w:t>
      </w:r>
      <w:r w:rsidR="00503B9B">
        <w:rPr>
          <w:rFonts w:ascii="Times New Roman" w:hAnsi="Times New Roman" w:cs="Times New Roman"/>
          <w:iCs/>
        </w:rPr>
        <w:t>current mammal body sizes</w:t>
      </w:r>
      <w:r>
        <w:rPr>
          <w:rFonts w:ascii="Times New Roman" w:hAnsi="Times New Roman" w:cs="Times New Roman"/>
          <w:iCs/>
        </w:rPr>
        <w:t xml:space="preserve"> </w:t>
      </w:r>
      <w:r w:rsidR="00E75BAF">
        <w:rPr>
          <w:rFonts w:ascii="Times New Roman" w:hAnsi="Times New Roman" w:cs="Times New Roman"/>
          <w:iCs/>
        </w:rPr>
        <w:t xml:space="preserve">separately </w:t>
      </w:r>
      <w:r>
        <w:rPr>
          <w:rFonts w:ascii="Times New Roman" w:hAnsi="Times New Roman" w:cs="Times New Roman"/>
          <w:iCs/>
        </w:rPr>
        <w:t xml:space="preserve">for </w:t>
      </w:r>
      <w:r w:rsidR="00357700">
        <w:rPr>
          <w:rFonts w:ascii="Times New Roman" w:hAnsi="Times New Roman" w:cs="Times New Roman"/>
          <w:iCs/>
        </w:rPr>
        <w:t xml:space="preserve">the </w:t>
      </w:r>
      <w:r>
        <w:rPr>
          <w:rFonts w:ascii="Times New Roman" w:hAnsi="Times New Roman" w:cs="Times New Roman"/>
          <w:iCs/>
        </w:rPr>
        <w:t>three</w:t>
      </w:r>
      <w:r w:rsidR="00357700">
        <w:rPr>
          <w:rFonts w:ascii="Times New Roman" w:hAnsi="Times New Roman" w:cs="Times New Roman"/>
          <w:iCs/>
        </w:rPr>
        <w:t xml:space="preserve"> main</w:t>
      </w:r>
      <w:r>
        <w:rPr>
          <w:rFonts w:ascii="Times New Roman" w:hAnsi="Times New Roman" w:cs="Times New Roman"/>
          <w:iCs/>
        </w:rPr>
        <w:t xml:space="preserve"> biogeographical </w:t>
      </w:r>
      <w:r w:rsidR="00A462AF">
        <w:rPr>
          <w:rFonts w:ascii="Times New Roman" w:hAnsi="Times New Roman" w:cs="Times New Roman"/>
          <w:iCs/>
        </w:rPr>
        <w:t>realms</w:t>
      </w:r>
      <w:r>
        <w:rPr>
          <w:rFonts w:ascii="Times New Roman" w:hAnsi="Times New Roman" w:cs="Times New Roman"/>
          <w:iCs/>
        </w:rPr>
        <w:t>, and found a positive relation for two of them (</w:t>
      </w:r>
      <w:r w:rsidR="004D3714">
        <w:rPr>
          <w:rFonts w:ascii="Times New Roman" w:hAnsi="Times New Roman" w:cs="Times New Roman"/>
          <w:iCs/>
        </w:rPr>
        <w:t xml:space="preserve">western </w:t>
      </w:r>
      <w:r>
        <w:rPr>
          <w:rFonts w:ascii="Times New Roman" w:hAnsi="Times New Roman" w:cs="Times New Roman"/>
          <w:iCs/>
        </w:rPr>
        <w:t xml:space="preserve">Old World and </w:t>
      </w:r>
      <w:r w:rsidR="004D3714">
        <w:rPr>
          <w:rFonts w:ascii="Times New Roman" w:hAnsi="Times New Roman" w:cs="Times New Roman"/>
          <w:iCs/>
        </w:rPr>
        <w:t xml:space="preserve">eastern </w:t>
      </w:r>
      <w:r w:rsidR="00537961">
        <w:rPr>
          <w:rFonts w:ascii="Times New Roman" w:hAnsi="Times New Roman" w:cs="Times New Roman"/>
          <w:iCs/>
        </w:rPr>
        <w:t>Old World</w:t>
      </w:r>
      <w:r w:rsidR="00B77C00">
        <w:rPr>
          <w:rFonts w:ascii="Times New Roman" w:hAnsi="Times New Roman" w:cs="Times New Roman"/>
          <w:iCs/>
        </w:rPr>
        <w:t xml:space="preserve">; </w:t>
      </w:r>
      <w:r w:rsidR="000924B4" w:rsidRPr="000924B4">
        <w:rPr>
          <w:rFonts w:ascii="Times New Roman" w:hAnsi="Times New Roman" w:cs="Times New Roman"/>
          <w:iCs/>
        </w:rPr>
        <w:t>Fig.</w:t>
      </w:r>
      <w:r w:rsidR="00B77C00" w:rsidRPr="000924B4">
        <w:rPr>
          <w:rFonts w:ascii="Times New Roman" w:hAnsi="Times New Roman" w:cs="Times New Roman"/>
          <w:iCs/>
        </w:rPr>
        <w:t xml:space="preserve"> 3; </w:t>
      </w:r>
      <w:r w:rsidR="000924B4" w:rsidRPr="0067792C">
        <w:rPr>
          <w:rFonts w:ascii="Times New Roman" w:hAnsi="Times New Roman" w:cs="Times New Roman"/>
          <w:iCs/>
        </w:rPr>
        <w:t xml:space="preserve">Fig. </w:t>
      </w:r>
      <w:r w:rsidR="0067792C" w:rsidRPr="0067792C">
        <w:rPr>
          <w:rFonts w:ascii="Times New Roman" w:hAnsi="Times New Roman" w:cs="Times New Roman"/>
          <w:iCs/>
        </w:rPr>
        <w:t>S1</w:t>
      </w:r>
      <w:r w:rsidR="000924B4" w:rsidRPr="0067792C">
        <w:rPr>
          <w:rFonts w:ascii="Times New Roman" w:hAnsi="Times New Roman" w:cs="Times New Roman"/>
          <w:iCs/>
        </w:rPr>
        <w:t xml:space="preserve"> </w:t>
      </w:r>
      <w:r w:rsidR="000924B4" w:rsidRPr="00313660">
        <w:rPr>
          <w:rFonts w:ascii="Times New Roman" w:hAnsi="Times New Roman" w:cs="Times New Roman"/>
          <w:iCs/>
        </w:rPr>
        <w:t xml:space="preserve">in Appendix </w:t>
      </w:r>
      <w:r w:rsidR="003D1CA4">
        <w:rPr>
          <w:rFonts w:ascii="Times New Roman" w:hAnsi="Times New Roman" w:cs="Times New Roman"/>
          <w:iCs/>
        </w:rPr>
        <w:t>S</w:t>
      </w:r>
      <w:r w:rsidR="00D10B17">
        <w:rPr>
          <w:rFonts w:ascii="Times New Roman" w:hAnsi="Times New Roman" w:cs="Times New Roman"/>
          <w:iCs/>
        </w:rPr>
        <w:t>2</w:t>
      </w:r>
      <w:r>
        <w:rPr>
          <w:rFonts w:ascii="Times New Roman" w:hAnsi="Times New Roman" w:cs="Times New Roman"/>
          <w:iCs/>
        </w:rPr>
        <w:t xml:space="preserve">). </w:t>
      </w:r>
      <w:r w:rsidR="003D557E" w:rsidRPr="00FF6249">
        <w:rPr>
          <w:rFonts w:ascii="Times New Roman" w:hAnsi="Times New Roman" w:cs="Times New Roman"/>
          <w:iCs/>
        </w:rPr>
        <w:t xml:space="preserve">The only </w:t>
      </w:r>
      <w:r w:rsidR="00AC75A3">
        <w:rPr>
          <w:rFonts w:ascii="Times New Roman" w:hAnsi="Times New Roman" w:cs="Times New Roman"/>
          <w:iCs/>
        </w:rPr>
        <w:t xml:space="preserve">biogeographical </w:t>
      </w:r>
      <w:r w:rsidR="00A462AF">
        <w:rPr>
          <w:rFonts w:ascii="Times New Roman" w:hAnsi="Times New Roman" w:cs="Times New Roman"/>
          <w:iCs/>
        </w:rPr>
        <w:t>realm</w:t>
      </w:r>
      <w:r w:rsidR="004D3714" w:rsidRPr="00FF6249">
        <w:rPr>
          <w:rFonts w:ascii="Times New Roman" w:hAnsi="Times New Roman" w:cs="Times New Roman"/>
          <w:iCs/>
        </w:rPr>
        <w:t xml:space="preserve"> </w:t>
      </w:r>
      <w:r w:rsidR="003D557E" w:rsidRPr="00FF6249">
        <w:rPr>
          <w:rFonts w:ascii="Times New Roman" w:hAnsi="Times New Roman" w:cs="Times New Roman"/>
          <w:iCs/>
        </w:rPr>
        <w:t>in which</w:t>
      </w:r>
      <w:r w:rsidR="00E27838" w:rsidRPr="00FF6249">
        <w:rPr>
          <w:rFonts w:ascii="Times New Roman" w:hAnsi="Times New Roman" w:cs="Times New Roman"/>
          <w:iCs/>
        </w:rPr>
        <w:t xml:space="preserve"> we </w:t>
      </w:r>
      <w:r w:rsidR="00537961">
        <w:rPr>
          <w:rFonts w:ascii="Times New Roman" w:hAnsi="Times New Roman" w:cs="Times New Roman"/>
          <w:iCs/>
        </w:rPr>
        <w:t>did</w:t>
      </w:r>
      <w:r w:rsidR="00E27838" w:rsidRPr="00FF6249">
        <w:rPr>
          <w:rFonts w:ascii="Times New Roman" w:hAnsi="Times New Roman" w:cs="Times New Roman"/>
          <w:iCs/>
        </w:rPr>
        <w:t xml:space="preserve"> not find any relation</w:t>
      </w:r>
      <w:r w:rsidR="00357700">
        <w:rPr>
          <w:rFonts w:ascii="Times New Roman" w:hAnsi="Times New Roman" w:cs="Times New Roman"/>
          <w:iCs/>
        </w:rPr>
        <w:t>ship</w:t>
      </w:r>
      <w:r w:rsidR="00E27838" w:rsidRPr="00FF6249">
        <w:rPr>
          <w:rFonts w:ascii="Times New Roman" w:hAnsi="Times New Roman" w:cs="Times New Roman"/>
          <w:iCs/>
        </w:rPr>
        <w:t xml:space="preserve"> between </w:t>
      </w:r>
      <w:r w:rsidRPr="00FF6249">
        <w:rPr>
          <w:rFonts w:ascii="Times New Roman" w:hAnsi="Times New Roman" w:cs="Times New Roman"/>
          <w:iCs/>
        </w:rPr>
        <w:t xml:space="preserve">palm fruit size </w:t>
      </w:r>
      <w:r>
        <w:rPr>
          <w:rFonts w:ascii="Times New Roman" w:hAnsi="Times New Roman" w:cs="Times New Roman"/>
          <w:iCs/>
        </w:rPr>
        <w:t xml:space="preserve">and </w:t>
      </w:r>
      <w:r w:rsidR="00D23BA7">
        <w:rPr>
          <w:rFonts w:ascii="Times New Roman" w:hAnsi="Times New Roman" w:cs="Times New Roman"/>
          <w:iCs/>
        </w:rPr>
        <w:t xml:space="preserve">body size </w:t>
      </w:r>
      <w:r w:rsidR="00E27838" w:rsidRPr="00FF6249">
        <w:rPr>
          <w:rFonts w:ascii="Times New Roman" w:hAnsi="Times New Roman" w:cs="Times New Roman"/>
          <w:iCs/>
        </w:rPr>
        <w:t>was the New World</w:t>
      </w:r>
      <w:r w:rsidR="00C25B6B">
        <w:rPr>
          <w:rFonts w:ascii="Times New Roman" w:hAnsi="Times New Roman" w:cs="Times New Roman"/>
          <w:iCs/>
        </w:rPr>
        <w:t xml:space="preserve"> (</w:t>
      </w:r>
      <w:r w:rsidR="000924B4" w:rsidRPr="000924B4">
        <w:rPr>
          <w:rFonts w:ascii="Times New Roman" w:hAnsi="Times New Roman" w:cs="Times New Roman"/>
          <w:iCs/>
        </w:rPr>
        <w:t>Fig.</w:t>
      </w:r>
      <w:r w:rsidR="00B77C00" w:rsidRPr="000924B4">
        <w:rPr>
          <w:rFonts w:ascii="Times New Roman" w:hAnsi="Times New Roman" w:cs="Times New Roman"/>
          <w:iCs/>
        </w:rPr>
        <w:t xml:space="preserve"> 3)</w:t>
      </w:r>
      <w:r w:rsidR="00E27838" w:rsidRPr="000924B4">
        <w:rPr>
          <w:rFonts w:ascii="Times New Roman" w:hAnsi="Times New Roman" w:cs="Times New Roman"/>
          <w:iCs/>
        </w:rPr>
        <w:t xml:space="preserve">. </w:t>
      </w:r>
      <w:r w:rsidR="00E27838" w:rsidRPr="00FF6249">
        <w:rPr>
          <w:rFonts w:ascii="Times New Roman" w:hAnsi="Times New Roman" w:cs="Times New Roman"/>
          <w:iCs/>
        </w:rPr>
        <w:t xml:space="preserve">Notably, the strongest </w:t>
      </w:r>
      <w:r w:rsidR="00B625B3">
        <w:rPr>
          <w:rFonts w:ascii="Times New Roman" w:hAnsi="Times New Roman" w:cs="Times New Roman"/>
          <w:iCs/>
        </w:rPr>
        <w:t>relation</w:t>
      </w:r>
      <w:r w:rsidR="00357700">
        <w:rPr>
          <w:rFonts w:ascii="Times New Roman" w:hAnsi="Times New Roman" w:cs="Times New Roman"/>
          <w:iCs/>
        </w:rPr>
        <w:t>ship</w:t>
      </w:r>
      <w:r w:rsidR="00B625B3">
        <w:rPr>
          <w:rFonts w:ascii="Times New Roman" w:hAnsi="Times New Roman" w:cs="Times New Roman"/>
          <w:iCs/>
        </w:rPr>
        <w:t xml:space="preserve"> was found for the</w:t>
      </w:r>
      <w:r w:rsidR="001A401A">
        <w:rPr>
          <w:rFonts w:ascii="Times New Roman" w:hAnsi="Times New Roman" w:cs="Times New Roman"/>
          <w:iCs/>
        </w:rPr>
        <w:t xml:space="preserve"> </w:t>
      </w:r>
      <w:r w:rsidR="004D3714">
        <w:rPr>
          <w:rFonts w:ascii="Times New Roman" w:hAnsi="Times New Roman" w:cs="Times New Roman"/>
          <w:iCs/>
        </w:rPr>
        <w:t>w</w:t>
      </w:r>
      <w:r w:rsidR="00E27838" w:rsidRPr="00FF6249">
        <w:rPr>
          <w:rFonts w:ascii="Times New Roman" w:hAnsi="Times New Roman" w:cs="Times New Roman"/>
          <w:iCs/>
        </w:rPr>
        <w:t>estern Old World (</w:t>
      </w:r>
      <w:proofErr w:type="spellStart"/>
      <w:r w:rsidR="0032423A">
        <w:rPr>
          <w:rFonts w:ascii="Times New Roman" w:hAnsi="Times New Roman" w:cs="Times New Roman"/>
          <w:iCs/>
        </w:rPr>
        <w:t>coeff</w:t>
      </w:r>
      <w:proofErr w:type="spellEnd"/>
      <w:r w:rsidR="0032423A">
        <w:rPr>
          <w:rFonts w:ascii="Times New Roman" w:hAnsi="Times New Roman" w:cs="Times New Roman"/>
          <w:iCs/>
        </w:rPr>
        <w:t>.</w:t>
      </w:r>
      <w:r w:rsidR="00357700">
        <w:rPr>
          <w:rFonts w:ascii="Times New Roman" w:hAnsi="Times New Roman" w:cs="Times New Roman"/>
          <w:iCs/>
        </w:rPr>
        <w:t xml:space="preserve"> </w:t>
      </w:r>
      <w:r w:rsidR="00357700" w:rsidRPr="00FF6249">
        <w:rPr>
          <w:rFonts w:ascii="Times New Roman" w:hAnsi="Times New Roman" w:cs="Times New Roman"/>
          <w:iCs/>
        </w:rPr>
        <w:t>=</w:t>
      </w:r>
      <w:r w:rsidR="00357700">
        <w:rPr>
          <w:rFonts w:ascii="Times New Roman" w:hAnsi="Times New Roman" w:cs="Times New Roman"/>
          <w:iCs/>
        </w:rPr>
        <w:t xml:space="preserve"> </w:t>
      </w:r>
      <w:r w:rsidR="009A4EC6" w:rsidRPr="00FF6249">
        <w:rPr>
          <w:rFonts w:ascii="Times New Roman" w:hAnsi="Times New Roman" w:cs="Times New Roman"/>
          <w:iCs/>
        </w:rPr>
        <w:t>0.</w:t>
      </w:r>
      <w:r w:rsidR="00227DB9">
        <w:rPr>
          <w:rFonts w:ascii="Times New Roman" w:hAnsi="Times New Roman" w:cs="Times New Roman"/>
          <w:iCs/>
        </w:rPr>
        <w:t>421</w:t>
      </w:r>
      <w:r w:rsidR="00315DB4">
        <w:rPr>
          <w:rFonts w:ascii="Times New Roman" w:hAnsi="Times New Roman" w:cs="Times New Roman"/>
          <w:iCs/>
        </w:rPr>
        <w:t xml:space="preserve">, </w:t>
      </w:r>
      <w:r w:rsidR="00315DB4" w:rsidRPr="0032423A">
        <w:rPr>
          <w:rFonts w:ascii="Times New Roman" w:hAnsi="Times New Roman" w:cs="Times New Roman"/>
          <w:i/>
          <w:iCs/>
        </w:rPr>
        <w:t>P</w:t>
      </w:r>
      <w:r w:rsidR="00357700">
        <w:rPr>
          <w:rFonts w:ascii="Times New Roman" w:hAnsi="Times New Roman" w:cs="Times New Roman"/>
          <w:iCs/>
        </w:rPr>
        <w:t xml:space="preserve"> </w:t>
      </w:r>
      <w:r w:rsidR="00D95D15" w:rsidRPr="00FF6249">
        <w:rPr>
          <w:rFonts w:ascii="Times New Roman" w:hAnsi="Times New Roman" w:cs="Times New Roman"/>
          <w:iCs/>
        </w:rPr>
        <w:t>&lt;</w:t>
      </w:r>
      <w:r w:rsidR="00357700">
        <w:rPr>
          <w:rFonts w:ascii="Times New Roman" w:hAnsi="Times New Roman" w:cs="Times New Roman"/>
          <w:iCs/>
        </w:rPr>
        <w:t xml:space="preserve"> </w:t>
      </w:r>
      <w:r w:rsidR="00D95D15" w:rsidRPr="00FF6249">
        <w:rPr>
          <w:rFonts w:ascii="Times New Roman" w:hAnsi="Times New Roman" w:cs="Times New Roman"/>
          <w:iCs/>
        </w:rPr>
        <w:t>0.001</w:t>
      </w:r>
      <w:r w:rsidR="00B625B3">
        <w:rPr>
          <w:rFonts w:ascii="Times New Roman" w:hAnsi="Times New Roman" w:cs="Times New Roman"/>
          <w:iCs/>
        </w:rPr>
        <w:t xml:space="preserve">), </w:t>
      </w:r>
      <w:r w:rsidR="004D3714">
        <w:rPr>
          <w:rFonts w:ascii="Times New Roman" w:hAnsi="Times New Roman" w:cs="Times New Roman"/>
          <w:iCs/>
        </w:rPr>
        <w:t>with a weaker relationship in the e</w:t>
      </w:r>
      <w:r w:rsidR="004D3714" w:rsidRPr="00FF6249">
        <w:rPr>
          <w:rFonts w:ascii="Times New Roman" w:hAnsi="Times New Roman" w:cs="Times New Roman"/>
          <w:iCs/>
        </w:rPr>
        <w:t xml:space="preserve">astern Old World </w:t>
      </w:r>
      <w:r w:rsidR="00E27838" w:rsidRPr="00FF6249">
        <w:rPr>
          <w:rFonts w:ascii="Times New Roman" w:hAnsi="Times New Roman" w:cs="Times New Roman"/>
          <w:iCs/>
        </w:rPr>
        <w:t>(</w:t>
      </w:r>
      <w:proofErr w:type="spellStart"/>
      <w:r w:rsidR="006B6A87">
        <w:rPr>
          <w:rFonts w:ascii="Times New Roman" w:hAnsi="Times New Roman" w:cs="Times New Roman"/>
          <w:iCs/>
        </w:rPr>
        <w:t>coeff</w:t>
      </w:r>
      <w:proofErr w:type="spellEnd"/>
      <w:r w:rsidR="006B6A87">
        <w:rPr>
          <w:rFonts w:ascii="Times New Roman" w:hAnsi="Times New Roman" w:cs="Times New Roman"/>
          <w:iCs/>
        </w:rPr>
        <w:t>.</w:t>
      </w:r>
      <w:r w:rsidR="00315DB4">
        <w:rPr>
          <w:rFonts w:ascii="Times New Roman" w:hAnsi="Times New Roman" w:cs="Times New Roman"/>
          <w:iCs/>
        </w:rPr>
        <w:t xml:space="preserve"> </w:t>
      </w:r>
      <w:r w:rsidR="00C06B87" w:rsidRPr="00FF6249">
        <w:rPr>
          <w:rFonts w:ascii="Times New Roman" w:hAnsi="Times New Roman" w:cs="Times New Roman"/>
          <w:iCs/>
        </w:rPr>
        <w:t>=</w:t>
      </w:r>
      <w:r w:rsidR="00315DB4">
        <w:rPr>
          <w:rFonts w:ascii="Times New Roman" w:hAnsi="Times New Roman" w:cs="Times New Roman"/>
          <w:iCs/>
        </w:rPr>
        <w:t xml:space="preserve"> </w:t>
      </w:r>
      <w:r w:rsidR="009A4EC6" w:rsidRPr="00FF6249">
        <w:rPr>
          <w:rFonts w:ascii="Times New Roman" w:hAnsi="Times New Roman" w:cs="Times New Roman"/>
          <w:iCs/>
        </w:rPr>
        <w:t>0.</w:t>
      </w:r>
      <w:r w:rsidR="000F1078" w:rsidRPr="00FF6249">
        <w:rPr>
          <w:rFonts w:ascii="Times New Roman" w:hAnsi="Times New Roman" w:cs="Times New Roman"/>
          <w:iCs/>
        </w:rPr>
        <w:t>318</w:t>
      </w:r>
      <w:r w:rsidR="00315DB4">
        <w:rPr>
          <w:rFonts w:ascii="Times New Roman" w:hAnsi="Times New Roman" w:cs="Times New Roman"/>
          <w:iCs/>
        </w:rPr>
        <w:t xml:space="preserve">, </w:t>
      </w:r>
      <w:r w:rsidR="00315DB4" w:rsidRPr="0032423A">
        <w:rPr>
          <w:rFonts w:ascii="Times New Roman" w:hAnsi="Times New Roman" w:cs="Times New Roman"/>
          <w:i/>
          <w:iCs/>
        </w:rPr>
        <w:t>P</w:t>
      </w:r>
      <w:r w:rsidR="00315DB4">
        <w:rPr>
          <w:rFonts w:ascii="Times New Roman" w:hAnsi="Times New Roman" w:cs="Times New Roman"/>
          <w:iCs/>
        </w:rPr>
        <w:t xml:space="preserve"> </w:t>
      </w:r>
      <w:r w:rsidR="00B371C6" w:rsidRPr="00FF6249">
        <w:rPr>
          <w:rFonts w:ascii="Times New Roman" w:hAnsi="Times New Roman" w:cs="Times New Roman"/>
          <w:iCs/>
        </w:rPr>
        <w:t>=</w:t>
      </w:r>
      <w:r w:rsidR="00315DB4">
        <w:rPr>
          <w:rFonts w:ascii="Times New Roman" w:hAnsi="Times New Roman" w:cs="Times New Roman"/>
          <w:iCs/>
        </w:rPr>
        <w:t xml:space="preserve"> </w:t>
      </w:r>
      <w:r w:rsidR="00D95D15" w:rsidRPr="00FF6249">
        <w:rPr>
          <w:rFonts w:ascii="Times New Roman" w:hAnsi="Times New Roman" w:cs="Times New Roman"/>
          <w:iCs/>
        </w:rPr>
        <w:t>0.004</w:t>
      </w:r>
      <w:r w:rsidR="00611961" w:rsidRPr="00FF6249">
        <w:rPr>
          <w:rFonts w:ascii="Times New Roman" w:hAnsi="Times New Roman" w:cs="Times New Roman"/>
          <w:iCs/>
        </w:rPr>
        <w:t>).</w:t>
      </w:r>
      <w:r w:rsidR="00EC5A89" w:rsidRPr="00FF6249">
        <w:rPr>
          <w:rFonts w:ascii="Times New Roman" w:hAnsi="Times New Roman" w:cs="Times New Roman"/>
          <w:iCs/>
        </w:rPr>
        <w:t xml:space="preserve"> </w:t>
      </w:r>
      <w:r w:rsidR="00E75BAF">
        <w:rPr>
          <w:rFonts w:ascii="Times New Roman" w:hAnsi="Times New Roman" w:cs="Times New Roman"/>
          <w:iCs/>
        </w:rPr>
        <w:t>Further</w:t>
      </w:r>
      <w:r w:rsidR="00537961">
        <w:rPr>
          <w:rFonts w:ascii="Times New Roman" w:hAnsi="Times New Roman" w:cs="Times New Roman"/>
          <w:iCs/>
        </w:rPr>
        <w:t xml:space="preserve">more, </w:t>
      </w:r>
      <w:r w:rsidR="001A6817">
        <w:rPr>
          <w:rFonts w:ascii="Times New Roman" w:hAnsi="Times New Roman" w:cs="Times New Roman"/>
          <w:iCs/>
        </w:rPr>
        <w:t>there were</w:t>
      </w:r>
      <w:r w:rsidR="00E75BAF">
        <w:rPr>
          <w:rFonts w:ascii="Times New Roman" w:hAnsi="Times New Roman" w:cs="Times New Roman"/>
          <w:iCs/>
        </w:rPr>
        <w:t xml:space="preserve"> direct </w:t>
      </w:r>
      <w:r w:rsidR="00DD22EB">
        <w:rPr>
          <w:rFonts w:ascii="Times New Roman" w:hAnsi="Times New Roman" w:cs="Times New Roman"/>
          <w:iCs/>
        </w:rPr>
        <w:t xml:space="preserve">effects </w:t>
      </w:r>
      <w:r w:rsidR="00537961">
        <w:rPr>
          <w:rFonts w:ascii="Times New Roman" w:hAnsi="Times New Roman" w:cs="Times New Roman"/>
          <w:iCs/>
        </w:rPr>
        <w:t xml:space="preserve">of </w:t>
      </w:r>
      <w:r w:rsidR="00DD22EB">
        <w:rPr>
          <w:rFonts w:ascii="Times New Roman" w:hAnsi="Times New Roman" w:cs="Times New Roman"/>
          <w:iCs/>
        </w:rPr>
        <w:t xml:space="preserve">LGM TEMP </w:t>
      </w:r>
      <w:r w:rsidR="00357700">
        <w:rPr>
          <w:rFonts w:ascii="Times New Roman" w:hAnsi="Times New Roman" w:cs="Times New Roman"/>
          <w:iCs/>
        </w:rPr>
        <w:t xml:space="preserve">in </w:t>
      </w:r>
      <w:r w:rsidR="00227DB9">
        <w:rPr>
          <w:rFonts w:ascii="Times New Roman" w:hAnsi="Times New Roman" w:cs="Times New Roman"/>
          <w:iCs/>
        </w:rPr>
        <w:t xml:space="preserve">all three </w:t>
      </w:r>
      <w:r w:rsidR="00AC75A3">
        <w:rPr>
          <w:rFonts w:ascii="Times New Roman" w:hAnsi="Times New Roman" w:cs="Times New Roman"/>
          <w:iCs/>
        </w:rPr>
        <w:t xml:space="preserve">biogeographical </w:t>
      </w:r>
      <w:r w:rsidR="00932DAF">
        <w:rPr>
          <w:rFonts w:ascii="Times New Roman" w:hAnsi="Times New Roman" w:cs="Times New Roman"/>
          <w:iCs/>
        </w:rPr>
        <w:t>realms</w:t>
      </w:r>
      <w:r w:rsidR="00227DB9">
        <w:rPr>
          <w:rFonts w:ascii="Times New Roman" w:hAnsi="Times New Roman" w:cs="Times New Roman"/>
          <w:iCs/>
        </w:rPr>
        <w:t xml:space="preserve">, </w:t>
      </w:r>
      <w:r w:rsidR="00357700">
        <w:rPr>
          <w:rFonts w:ascii="Times New Roman" w:hAnsi="Times New Roman" w:cs="Times New Roman"/>
          <w:iCs/>
        </w:rPr>
        <w:t xml:space="preserve">and </w:t>
      </w:r>
      <w:r w:rsidR="00227DB9">
        <w:rPr>
          <w:rFonts w:ascii="Times New Roman" w:hAnsi="Times New Roman" w:cs="Times New Roman"/>
          <w:iCs/>
        </w:rPr>
        <w:t>NPP (N</w:t>
      </w:r>
      <w:r w:rsidR="00B96746">
        <w:rPr>
          <w:rFonts w:ascii="Times New Roman" w:hAnsi="Times New Roman" w:cs="Times New Roman"/>
          <w:iCs/>
        </w:rPr>
        <w:t>ew World</w:t>
      </w:r>
      <w:r w:rsidR="00227DB9">
        <w:rPr>
          <w:rFonts w:ascii="Times New Roman" w:hAnsi="Times New Roman" w:cs="Times New Roman"/>
          <w:iCs/>
        </w:rPr>
        <w:t xml:space="preserve"> and </w:t>
      </w:r>
      <w:r w:rsidR="001A6817">
        <w:rPr>
          <w:rFonts w:ascii="Times New Roman" w:hAnsi="Times New Roman" w:cs="Times New Roman"/>
          <w:iCs/>
        </w:rPr>
        <w:t xml:space="preserve">western </w:t>
      </w:r>
      <w:r w:rsidR="00B96746">
        <w:rPr>
          <w:rFonts w:ascii="Times New Roman" w:hAnsi="Times New Roman" w:cs="Times New Roman"/>
          <w:iCs/>
        </w:rPr>
        <w:t>Old World)</w:t>
      </w:r>
      <w:r w:rsidR="00227DB9">
        <w:rPr>
          <w:rFonts w:ascii="Times New Roman" w:hAnsi="Times New Roman" w:cs="Times New Roman"/>
          <w:iCs/>
        </w:rPr>
        <w:t xml:space="preserve">, </w:t>
      </w:r>
      <w:r w:rsidR="00B77C00">
        <w:rPr>
          <w:rFonts w:ascii="Times New Roman" w:hAnsi="Times New Roman" w:cs="Times New Roman"/>
          <w:iCs/>
        </w:rPr>
        <w:t>PC-</w:t>
      </w:r>
      <w:r w:rsidR="00B96746">
        <w:rPr>
          <w:rFonts w:ascii="Times New Roman" w:hAnsi="Times New Roman" w:cs="Times New Roman"/>
          <w:iCs/>
        </w:rPr>
        <w:t>SEAS (New World</w:t>
      </w:r>
      <w:r w:rsidR="00227DB9">
        <w:rPr>
          <w:rFonts w:ascii="Times New Roman" w:hAnsi="Times New Roman" w:cs="Times New Roman"/>
          <w:iCs/>
        </w:rPr>
        <w:t xml:space="preserve"> and </w:t>
      </w:r>
      <w:r w:rsidR="001A6817">
        <w:rPr>
          <w:rFonts w:ascii="Times New Roman" w:hAnsi="Times New Roman" w:cs="Times New Roman"/>
          <w:iCs/>
        </w:rPr>
        <w:t xml:space="preserve">eastern </w:t>
      </w:r>
      <w:r w:rsidR="00B96746">
        <w:rPr>
          <w:rFonts w:ascii="Times New Roman" w:hAnsi="Times New Roman" w:cs="Times New Roman"/>
          <w:iCs/>
        </w:rPr>
        <w:t>Old World</w:t>
      </w:r>
      <w:r w:rsidR="00227DB9">
        <w:rPr>
          <w:rFonts w:ascii="Times New Roman" w:hAnsi="Times New Roman" w:cs="Times New Roman"/>
          <w:iCs/>
        </w:rPr>
        <w:t xml:space="preserve">), </w:t>
      </w:r>
      <w:r w:rsidR="00357700">
        <w:rPr>
          <w:rFonts w:ascii="Times New Roman" w:hAnsi="Times New Roman" w:cs="Times New Roman"/>
          <w:iCs/>
        </w:rPr>
        <w:t xml:space="preserve">and </w:t>
      </w:r>
      <w:r w:rsidR="00227DB9">
        <w:rPr>
          <w:rFonts w:ascii="Times New Roman" w:hAnsi="Times New Roman" w:cs="Times New Roman"/>
          <w:iCs/>
        </w:rPr>
        <w:t>SOIL (</w:t>
      </w:r>
      <w:r w:rsidR="001A6817">
        <w:rPr>
          <w:rFonts w:ascii="Times New Roman" w:hAnsi="Times New Roman" w:cs="Times New Roman"/>
          <w:iCs/>
        </w:rPr>
        <w:t xml:space="preserve">western </w:t>
      </w:r>
      <w:r w:rsidR="001A401A">
        <w:rPr>
          <w:rFonts w:ascii="Times New Roman" w:hAnsi="Times New Roman" w:cs="Times New Roman"/>
          <w:iCs/>
        </w:rPr>
        <w:t xml:space="preserve">and </w:t>
      </w:r>
      <w:r w:rsidR="001A6817">
        <w:rPr>
          <w:rFonts w:ascii="Times New Roman" w:hAnsi="Times New Roman" w:cs="Times New Roman"/>
          <w:iCs/>
        </w:rPr>
        <w:t xml:space="preserve">eastern </w:t>
      </w:r>
      <w:r w:rsidR="00B96746">
        <w:rPr>
          <w:rFonts w:ascii="Times New Roman" w:hAnsi="Times New Roman" w:cs="Times New Roman"/>
          <w:iCs/>
        </w:rPr>
        <w:t>Old World</w:t>
      </w:r>
      <w:r w:rsidR="00227DB9">
        <w:rPr>
          <w:rFonts w:ascii="Times New Roman" w:hAnsi="Times New Roman" w:cs="Times New Roman"/>
          <w:iCs/>
        </w:rPr>
        <w:t xml:space="preserve">) </w:t>
      </w:r>
      <w:r w:rsidR="00357700">
        <w:rPr>
          <w:rFonts w:ascii="Times New Roman" w:hAnsi="Times New Roman" w:cs="Times New Roman"/>
          <w:iCs/>
        </w:rPr>
        <w:t xml:space="preserve">in </w:t>
      </w:r>
      <w:r w:rsidR="00227DB9">
        <w:rPr>
          <w:rFonts w:ascii="Times New Roman" w:hAnsi="Times New Roman" w:cs="Times New Roman"/>
          <w:iCs/>
        </w:rPr>
        <w:t xml:space="preserve">two </w:t>
      </w:r>
      <w:r w:rsidR="00932DAF">
        <w:rPr>
          <w:rFonts w:ascii="Times New Roman" w:hAnsi="Times New Roman" w:cs="Times New Roman"/>
          <w:iCs/>
        </w:rPr>
        <w:t>of them</w:t>
      </w:r>
      <w:r w:rsidR="00357700">
        <w:rPr>
          <w:rFonts w:ascii="Times New Roman" w:hAnsi="Times New Roman" w:cs="Times New Roman"/>
          <w:iCs/>
        </w:rPr>
        <w:t>. In contrast,</w:t>
      </w:r>
      <w:r w:rsidR="00227DB9">
        <w:rPr>
          <w:rFonts w:ascii="Times New Roman" w:hAnsi="Times New Roman" w:cs="Times New Roman"/>
          <w:iCs/>
        </w:rPr>
        <w:t xml:space="preserve"> </w:t>
      </w:r>
      <w:r w:rsidR="00B77C00">
        <w:rPr>
          <w:rFonts w:ascii="Times New Roman" w:hAnsi="Times New Roman" w:cs="Times New Roman"/>
          <w:iCs/>
        </w:rPr>
        <w:t>PC-</w:t>
      </w:r>
      <w:r w:rsidR="00B96746">
        <w:rPr>
          <w:rFonts w:ascii="Times New Roman" w:hAnsi="Times New Roman" w:cs="Times New Roman"/>
          <w:iCs/>
        </w:rPr>
        <w:t>PREC (New World</w:t>
      </w:r>
      <w:r w:rsidR="00227DB9">
        <w:rPr>
          <w:rFonts w:ascii="Times New Roman" w:hAnsi="Times New Roman" w:cs="Times New Roman"/>
          <w:iCs/>
        </w:rPr>
        <w:t xml:space="preserve">), </w:t>
      </w:r>
      <w:r w:rsidR="00B77C00">
        <w:rPr>
          <w:rFonts w:ascii="Times New Roman" w:hAnsi="Times New Roman" w:cs="Times New Roman"/>
          <w:iCs/>
        </w:rPr>
        <w:t>PC-</w:t>
      </w:r>
      <w:r w:rsidR="00227DB9">
        <w:rPr>
          <w:rFonts w:ascii="Times New Roman" w:hAnsi="Times New Roman" w:cs="Times New Roman"/>
          <w:iCs/>
        </w:rPr>
        <w:t>TEMP and LGM P</w:t>
      </w:r>
      <w:r w:rsidR="001A401A">
        <w:rPr>
          <w:rFonts w:ascii="Times New Roman" w:hAnsi="Times New Roman" w:cs="Times New Roman"/>
          <w:iCs/>
        </w:rPr>
        <w:t>REC (</w:t>
      </w:r>
      <w:r w:rsidR="001A6817">
        <w:rPr>
          <w:rFonts w:ascii="Times New Roman" w:hAnsi="Times New Roman" w:cs="Times New Roman"/>
          <w:iCs/>
        </w:rPr>
        <w:t xml:space="preserve">western </w:t>
      </w:r>
      <w:r w:rsidR="00B96746">
        <w:rPr>
          <w:rFonts w:ascii="Times New Roman" w:hAnsi="Times New Roman" w:cs="Times New Roman"/>
          <w:iCs/>
        </w:rPr>
        <w:t>Old World</w:t>
      </w:r>
      <w:r w:rsidR="00227DB9">
        <w:rPr>
          <w:rFonts w:ascii="Times New Roman" w:hAnsi="Times New Roman" w:cs="Times New Roman"/>
          <w:iCs/>
        </w:rPr>
        <w:t>) only showed</w:t>
      </w:r>
      <w:r w:rsidR="0032423A">
        <w:rPr>
          <w:rFonts w:ascii="Times New Roman" w:hAnsi="Times New Roman" w:cs="Times New Roman"/>
          <w:iCs/>
        </w:rPr>
        <w:t xml:space="preserve"> </w:t>
      </w:r>
      <w:r w:rsidR="00227DB9">
        <w:rPr>
          <w:rFonts w:ascii="Times New Roman" w:hAnsi="Times New Roman" w:cs="Times New Roman"/>
          <w:iCs/>
        </w:rPr>
        <w:t xml:space="preserve">significant effects in one </w:t>
      </w:r>
      <w:r w:rsidR="00932DAF">
        <w:rPr>
          <w:rFonts w:ascii="Times New Roman" w:hAnsi="Times New Roman" w:cs="Times New Roman"/>
          <w:iCs/>
        </w:rPr>
        <w:t>realm</w:t>
      </w:r>
      <w:r w:rsidR="00B77C00">
        <w:rPr>
          <w:rFonts w:ascii="Times New Roman" w:hAnsi="Times New Roman" w:cs="Times New Roman"/>
          <w:iCs/>
        </w:rPr>
        <w:t xml:space="preserve"> (</w:t>
      </w:r>
      <w:r w:rsidR="000924B4">
        <w:rPr>
          <w:rFonts w:ascii="Times New Roman" w:hAnsi="Times New Roman" w:cs="Times New Roman"/>
          <w:iCs/>
        </w:rPr>
        <w:t>Fig.</w:t>
      </w:r>
      <w:r w:rsidR="00B77C00" w:rsidRPr="000924B4">
        <w:rPr>
          <w:rFonts w:ascii="Times New Roman" w:hAnsi="Times New Roman" w:cs="Times New Roman"/>
          <w:iCs/>
        </w:rPr>
        <w:t xml:space="preserve"> 3,</w:t>
      </w:r>
      <w:r w:rsidR="000924B4">
        <w:rPr>
          <w:rFonts w:ascii="Times New Roman" w:hAnsi="Times New Roman" w:cs="Times New Roman"/>
          <w:iCs/>
        </w:rPr>
        <w:t xml:space="preserve"> Fig.4,</w:t>
      </w:r>
      <w:r w:rsidR="00B77C00" w:rsidRPr="000924B4">
        <w:rPr>
          <w:rFonts w:ascii="Times New Roman" w:hAnsi="Times New Roman" w:cs="Times New Roman"/>
          <w:iCs/>
        </w:rPr>
        <w:t xml:space="preserve"> </w:t>
      </w:r>
      <w:r w:rsidR="000924B4" w:rsidRPr="0067792C">
        <w:rPr>
          <w:rFonts w:ascii="Times New Roman" w:hAnsi="Times New Roman" w:cs="Times New Roman"/>
          <w:iCs/>
        </w:rPr>
        <w:t xml:space="preserve">Fig. </w:t>
      </w:r>
      <w:r w:rsidR="0067792C" w:rsidRPr="0067792C">
        <w:rPr>
          <w:rFonts w:ascii="Times New Roman" w:hAnsi="Times New Roman" w:cs="Times New Roman"/>
          <w:iCs/>
        </w:rPr>
        <w:t>S1</w:t>
      </w:r>
      <w:r w:rsidR="000924B4" w:rsidRPr="0067792C">
        <w:rPr>
          <w:rFonts w:ascii="Times New Roman" w:hAnsi="Times New Roman" w:cs="Times New Roman"/>
          <w:iCs/>
        </w:rPr>
        <w:t xml:space="preserve"> </w:t>
      </w:r>
      <w:r w:rsidR="000924B4" w:rsidRPr="00313660">
        <w:rPr>
          <w:rFonts w:ascii="Times New Roman" w:hAnsi="Times New Roman" w:cs="Times New Roman"/>
          <w:iCs/>
        </w:rPr>
        <w:t xml:space="preserve">in Appendix </w:t>
      </w:r>
      <w:r w:rsidR="003D1CA4">
        <w:rPr>
          <w:rFonts w:ascii="Times New Roman" w:hAnsi="Times New Roman" w:cs="Times New Roman"/>
          <w:iCs/>
        </w:rPr>
        <w:t>S</w:t>
      </w:r>
      <w:r w:rsidR="00D10B17">
        <w:rPr>
          <w:rFonts w:ascii="Times New Roman" w:hAnsi="Times New Roman" w:cs="Times New Roman"/>
          <w:iCs/>
        </w:rPr>
        <w:t>2</w:t>
      </w:r>
      <w:r w:rsidR="00B77C00">
        <w:rPr>
          <w:rFonts w:ascii="Times New Roman" w:hAnsi="Times New Roman" w:cs="Times New Roman"/>
          <w:iCs/>
        </w:rPr>
        <w:t>)</w:t>
      </w:r>
      <w:r w:rsidR="00227DB9">
        <w:rPr>
          <w:rFonts w:ascii="Times New Roman" w:hAnsi="Times New Roman" w:cs="Times New Roman"/>
          <w:iCs/>
        </w:rPr>
        <w:t>.</w:t>
      </w:r>
    </w:p>
    <w:p w14:paraId="0DDA2470" w14:textId="4B77D324" w:rsidR="00BB5E9E" w:rsidRDefault="001A6817" w:rsidP="003A45F7">
      <w:pPr>
        <w:spacing w:after="120"/>
        <w:rPr>
          <w:rFonts w:ascii="Times New Roman" w:hAnsi="Times New Roman" w:cs="Times New Roman"/>
          <w:iCs/>
        </w:rPr>
      </w:pPr>
      <w:bookmarkStart w:id="203" w:name="_GoBack"/>
      <w:r>
        <w:rPr>
          <w:rFonts w:ascii="Times New Roman" w:hAnsi="Times New Roman" w:cs="Times New Roman"/>
          <w:iCs/>
        </w:rPr>
        <w:t>T</w:t>
      </w:r>
      <w:r w:rsidR="00357700">
        <w:rPr>
          <w:rFonts w:ascii="Times New Roman" w:hAnsi="Times New Roman" w:cs="Times New Roman"/>
          <w:iCs/>
        </w:rPr>
        <w:t>he</w:t>
      </w:r>
      <w:r w:rsidR="00E27838" w:rsidRPr="00FF6249">
        <w:rPr>
          <w:rFonts w:ascii="Times New Roman" w:hAnsi="Times New Roman" w:cs="Times New Roman"/>
          <w:iCs/>
        </w:rPr>
        <w:t xml:space="preserve"> </w:t>
      </w:r>
      <w:r w:rsidR="00FF3497">
        <w:rPr>
          <w:rFonts w:ascii="Times New Roman" w:hAnsi="Times New Roman" w:cs="Times New Roman"/>
          <w:iCs/>
        </w:rPr>
        <w:t>third</w:t>
      </w:r>
      <w:r w:rsidR="00E27838" w:rsidRPr="00FF6249">
        <w:rPr>
          <w:rFonts w:ascii="Times New Roman" w:hAnsi="Times New Roman" w:cs="Times New Roman"/>
          <w:iCs/>
        </w:rPr>
        <w:t xml:space="preserve"> hypothesis</w:t>
      </w:r>
      <w:r>
        <w:rPr>
          <w:rFonts w:ascii="Times New Roman" w:hAnsi="Times New Roman" w:cs="Times New Roman"/>
          <w:iCs/>
        </w:rPr>
        <w:t xml:space="preserve"> predicted</w:t>
      </w:r>
      <w:r w:rsidR="005C0221">
        <w:rPr>
          <w:rFonts w:ascii="Times New Roman" w:hAnsi="Times New Roman" w:cs="Times New Roman"/>
          <w:iCs/>
        </w:rPr>
        <w:t xml:space="preserve"> </w:t>
      </w:r>
      <w:r w:rsidR="00ED299E" w:rsidRPr="00032EF3">
        <w:rPr>
          <w:rFonts w:ascii="Times New Roman" w:hAnsi="Times New Roman" w:cs="Times New Roman"/>
          <w:iCs/>
        </w:rPr>
        <w:t xml:space="preserve">a </w:t>
      </w:r>
      <w:r w:rsidR="00932DAF">
        <w:rPr>
          <w:rFonts w:ascii="Times New Roman" w:hAnsi="Times New Roman" w:cs="Times New Roman"/>
          <w:iCs/>
        </w:rPr>
        <w:t>consistent</w:t>
      </w:r>
      <w:r>
        <w:rPr>
          <w:rFonts w:ascii="Times New Roman" w:hAnsi="Times New Roman" w:cs="Times New Roman"/>
          <w:iCs/>
        </w:rPr>
        <w:t xml:space="preserve"> </w:t>
      </w:r>
      <w:r w:rsidR="00ED299E" w:rsidRPr="00032EF3">
        <w:rPr>
          <w:rFonts w:ascii="Times New Roman" w:hAnsi="Times New Roman" w:cs="Times New Roman"/>
          <w:iCs/>
        </w:rPr>
        <w:t xml:space="preserve">positive relationship between palm fruit sizes </w:t>
      </w:r>
      <w:r w:rsidR="00E85582">
        <w:rPr>
          <w:rFonts w:ascii="Times New Roman" w:hAnsi="Times New Roman" w:cs="Times New Roman"/>
          <w:iCs/>
        </w:rPr>
        <w:t xml:space="preserve">and </w:t>
      </w:r>
      <w:r w:rsidR="005C0221">
        <w:rPr>
          <w:rFonts w:ascii="Times New Roman" w:hAnsi="Times New Roman" w:cs="Times New Roman"/>
          <w:iCs/>
        </w:rPr>
        <w:t xml:space="preserve">mammal </w:t>
      </w:r>
      <w:r w:rsidR="00503B9B">
        <w:rPr>
          <w:rFonts w:ascii="Times New Roman" w:hAnsi="Times New Roman" w:cs="Times New Roman"/>
          <w:iCs/>
        </w:rPr>
        <w:t>body sizes</w:t>
      </w:r>
      <w:r w:rsidR="005C0221">
        <w:rPr>
          <w:rFonts w:ascii="Times New Roman" w:hAnsi="Times New Roman" w:cs="Times New Roman"/>
          <w:iCs/>
        </w:rPr>
        <w:t xml:space="preserve"> at a</w:t>
      </w:r>
      <w:r w:rsidR="00810D62">
        <w:rPr>
          <w:rFonts w:ascii="Times New Roman" w:hAnsi="Times New Roman" w:cs="Times New Roman"/>
          <w:iCs/>
        </w:rPr>
        <w:t xml:space="preserve"> global</w:t>
      </w:r>
      <w:r w:rsidR="005C0221">
        <w:rPr>
          <w:rFonts w:ascii="Times New Roman" w:hAnsi="Times New Roman" w:cs="Times New Roman"/>
          <w:iCs/>
        </w:rPr>
        <w:t xml:space="preserve"> scale as well as </w:t>
      </w:r>
      <w:r>
        <w:rPr>
          <w:rFonts w:ascii="Times New Roman" w:hAnsi="Times New Roman" w:cs="Times New Roman"/>
          <w:iCs/>
        </w:rPr>
        <w:t>within</w:t>
      </w:r>
      <w:r w:rsidRPr="00032EF3">
        <w:rPr>
          <w:rFonts w:ascii="Times New Roman" w:hAnsi="Times New Roman" w:cs="Times New Roman"/>
          <w:iCs/>
        </w:rPr>
        <w:t xml:space="preserve"> </w:t>
      </w:r>
      <w:r w:rsidR="00ED299E" w:rsidRPr="00032EF3">
        <w:rPr>
          <w:rFonts w:ascii="Times New Roman" w:hAnsi="Times New Roman" w:cs="Times New Roman"/>
          <w:iCs/>
        </w:rPr>
        <w:t xml:space="preserve">all </w:t>
      </w:r>
      <w:r w:rsidR="005C0221">
        <w:rPr>
          <w:rFonts w:ascii="Times New Roman" w:hAnsi="Times New Roman" w:cs="Times New Roman"/>
          <w:iCs/>
        </w:rPr>
        <w:t xml:space="preserve">three </w:t>
      </w:r>
      <w:r w:rsidR="00810D62">
        <w:rPr>
          <w:rFonts w:ascii="Times New Roman" w:hAnsi="Times New Roman" w:cs="Times New Roman"/>
          <w:iCs/>
        </w:rPr>
        <w:t xml:space="preserve">biogeographical </w:t>
      </w:r>
      <w:r w:rsidR="00A462AF">
        <w:rPr>
          <w:rFonts w:ascii="Times New Roman" w:hAnsi="Times New Roman" w:cs="Times New Roman"/>
          <w:iCs/>
        </w:rPr>
        <w:t>realms</w:t>
      </w:r>
      <w:r w:rsidR="00932DAF">
        <w:rPr>
          <w:rFonts w:ascii="Times New Roman" w:hAnsi="Times New Roman" w:cs="Times New Roman"/>
          <w:iCs/>
        </w:rPr>
        <w:t xml:space="preserve"> when adjusting for megafauna range losses and extinctions</w:t>
      </w:r>
      <w:r w:rsidR="002B273F">
        <w:rPr>
          <w:rFonts w:ascii="Times New Roman" w:hAnsi="Times New Roman" w:cs="Times New Roman"/>
          <w:iCs/>
        </w:rPr>
        <w:t xml:space="preserve">. </w:t>
      </w:r>
      <w:bookmarkEnd w:id="203"/>
      <w:r w:rsidR="007A62BC" w:rsidRPr="00FF6249">
        <w:rPr>
          <w:rFonts w:ascii="Times New Roman" w:hAnsi="Times New Roman" w:cs="Times New Roman"/>
          <w:iCs/>
        </w:rPr>
        <w:t>This</w:t>
      </w:r>
      <w:r w:rsidR="002C6254" w:rsidRPr="00FF6249">
        <w:rPr>
          <w:rFonts w:ascii="Times New Roman" w:hAnsi="Times New Roman" w:cs="Times New Roman"/>
          <w:iCs/>
        </w:rPr>
        <w:t xml:space="preserve"> </w:t>
      </w:r>
      <w:r w:rsidR="0087484C">
        <w:rPr>
          <w:rFonts w:ascii="Times New Roman" w:hAnsi="Times New Roman" w:cs="Times New Roman"/>
          <w:iCs/>
        </w:rPr>
        <w:t>prediction</w:t>
      </w:r>
      <w:r w:rsidR="0087484C" w:rsidRPr="00FF6249">
        <w:rPr>
          <w:rFonts w:ascii="Times New Roman" w:hAnsi="Times New Roman" w:cs="Times New Roman"/>
          <w:iCs/>
        </w:rPr>
        <w:t xml:space="preserve"> </w:t>
      </w:r>
      <w:r w:rsidR="002C6254" w:rsidRPr="00FF6249">
        <w:rPr>
          <w:rFonts w:ascii="Times New Roman" w:hAnsi="Times New Roman" w:cs="Times New Roman"/>
          <w:iCs/>
        </w:rPr>
        <w:t xml:space="preserve">was confirmed </w:t>
      </w:r>
      <w:r w:rsidR="005C0221">
        <w:rPr>
          <w:rFonts w:ascii="Times New Roman" w:hAnsi="Times New Roman" w:cs="Times New Roman"/>
          <w:iCs/>
        </w:rPr>
        <w:t>both</w:t>
      </w:r>
      <w:r w:rsidR="002C6254" w:rsidRPr="00FF6249">
        <w:rPr>
          <w:rFonts w:ascii="Times New Roman" w:hAnsi="Times New Roman" w:cs="Times New Roman"/>
          <w:iCs/>
        </w:rPr>
        <w:t xml:space="preserve"> global</w:t>
      </w:r>
      <w:r w:rsidR="005C0221">
        <w:rPr>
          <w:rFonts w:ascii="Times New Roman" w:hAnsi="Times New Roman" w:cs="Times New Roman"/>
          <w:iCs/>
        </w:rPr>
        <w:t>ly</w:t>
      </w:r>
      <w:r w:rsidR="00227DB9">
        <w:rPr>
          <w:rFonts w:ascii="Times New Roman" w:hAnsi="Times New Roman" w:cs="Times New Roman"/>
          <w:iCs/>
        </w:rPr>
        <w:t xml:space="preserve"> (</w:t>
      </w:r>
      <w:proofErr w:type="spellStart"/>
      <w:r w:rsidR="00467C5F">
        <w:rPr>
          <w:rFonts w:ascii="Times New Roman" w:hAnsi="Times New Roman" w:cs="Times New Roman"/>
          <w:iCs/>
        </w:rPr>
        <w:t>coeff</w:t>
      </w:r>
      <w:proofErr w:type="spellEnd"/>
      <w:r w:rsidR="00467C5F">
        <w:rPr>
          <w:rFonts w:ascii="Times New Roman" w:hAnsi="Times New Roman" w:cs="Times New Roman"/>
          <w:iCs/>
        </w:rPr>
        <w:t>.</w:t>
      </w:r>
      <w:r w:rsidR="0032423A">
        <w:rPr>
          <w:rFonts w:ascii="Times New Roman" w:hAnsi="Times New Roman" w:cs="Times New Roman"/>
          <w:iCs/>
        </w:rPr>
        <w:t xml:space="preserve"> </w:t>
      </w:r>
      <w:r w:rsidR="00227DB9">
        <w:rPr>
          <w:rFonts w:ascii="Times New Roman" w:hAnsi="Times New Roman" w:cs="Times New Roman"/>
          <w:iCs/>
        </w:rPr>
        <w:t>=</w:t>
      </w:r>
      <w:r w:rsidR="0032423A">
        <w:rPr>
          <w:rFonts w:ascii="Times New Roman" w:hAnsi="Times New Roman" w:cs="Times New Roman"/>
          <w:iCs/>
        </w:rPr>
        <w:t xml:space="preserve"> </w:t>
      </w:r>
      <w:r w:rsidR="00227DB9">
        <w:rPr>
          <w:rFonts w:ascii="Times New Roman" w:hAnsi="Times New Roman" w:cs="Times New Roman"/>
          <w:iCs/>
        </w:rPr>
        <w:t>0.39</w:t>
      </w:r>
      <w:r w:rsidR="00A05417" w:rsidRPr="00FF6249">
        <w:rPr>
          <w:rFonts w:ascii="Times New Roman" w:hAnsi="Times New Roman" w:cs="Times New Roman"/>
          <w:iCs/>
        </w:rPr>
        <w:t>3</w:t>
      </w:r>
      <w:r w:rsidR="0032423A">
        <w:rPr>
          <w:rFonts w:ascii="Times New Roman" w:hAnsi="Times New Roman" w:cs="Times New Roman"/>
          <w:iCs/>
        </w:rPr>
        <w:t xml:space="preserve">, </w:t>
      </w:r>
      <w:r w:rsidR="0032423A" w:rsidRPr="0032423A">
        <w:rPr>
          <w:rFonts w:ascii="Times New Roman" w:hAnsi="Times New Roman" w:cs="Times New Roman"/>
          <w:i/>
          <w:iCs/>
        </w:rPr>
        <w:t>P</w:t>
      </w:r>
      <w:r w:rsidR="0032423A">
        <w:rPr>
          <w:rFonts w:ascii="Times New Roman" w:hAnsi="Times New Roman" w:cs="Times New Roman"/>
          <w:iCs/>
        </w:rPr>
        <w:t xml:space="preserve"> </w:t>
      </w:r>
      <w:r w:rsidR="00D95D15" w:rsidRPr="00FF6249">
        <w:rPr>
          <w:rFonts w:ascii="Times New Roman" w:hAnsi="Times New Roman" w:cs="Times New Roman"/>
          <w:iCs/>
        </w:rPr>
        <w:t>&lt;</w:t>
      </w:r>
      <w:r w:rsidR="0032423A">
        <w:rPr>
          <w:rFonts w:ascii="Times New Roman" w:hAnsi="Times New Roman" w:cs="Times New Roman"/>
          <w:iCs/>
        </w:rPr>
        <w:t xml:space="preserve"> </w:t>
      </w:r>
      <w:r w:rsidR="00D95D15" w:rsidRPr="00FF6249">
        <w:rPr>
          <w:rFonts w:ascii="Times New Roman" w:hAnsi="Times New Roman" w:cs="Times New Roman"/>
          <w:iCs/>
        </w:rPr>
        <w:t>0.001</w:t>
      </w:r>
      <w:r w:rsidR="00BB1B69">
        <w:rPr>
          <w:rFonts w:ascii="Times New Roman" w:hAnsi="Times New Roman" w:cs="Times New Roman"/>
          <w:iCs/>
        </w:rPr>
        <w:t xml:space="preserve">; </w:t>
      </w:r>
      <w:r w:rsidR="000924B4" w:rsidRPr="0067792C">
        <w:rPr>
          <w:rFonts w:ascii="Times New Roman" w:hAnsi="Times New Roman" w:cs="Times New Roman"/>
          <w:iCs/>
        </w:rPr>
        <w:t xml:space="preserve">Fig. </w:t>
      </w:r>
      <w:r w:rsidR="0067792C" w:rsidRPr="0067792C">
        <w:rPr>
          <w:rFonts w:ascii="Times New Roman" w:hAnsi="Times New Roman" w:cs="Times New Roman"/>
          <w:iCs/>
        </w:rPr>
        <w:t>S1</w:t>
      </w:r>
      <w:r w:rsidR="000924B4" w:rsidRPr="0067792C">
        <w:rPr>
          <w:rFonts w:ascii="Times New Roman" w:hAnsi="Times New Roman" w:cs="Times New Roman"/>
          <w:iCs/>
        </w:rPr>
        <w:t xml:space="preserve"> </w:t>
      </w:r>
      <w:r w:rsidR="000924B4" w:rsidRPr="00313660">
        <w:rPr>
          <w:rFonts w:ascii="Times New Roman" w:hAnsi="Times New Roman" w:cs="Times New Roman"/>
          <w:iCs/>
        </w:rPr>
        <w:t xml:space="preserve">in </w:t>
      </w:r>
      <w:r w:rsidR="00BB1B69" w:rsidRPr="00313660">
        <w:rPr>
          <w:rFonts w:ascii="Times New Roman" w:hAnsi="Times New Roman" w:cs="Times New Roman"/>
          <w:iCs/>
        </w:rPr>
        <w:t>Appendix</w:t>
      </w:r>
      <w:r w:rsidR="000924B4" w:rsidRPr="00313660">
        <w:rPr>
          <w:rFonts w:ascii="Times New Roman" w:hAnsi="Times New Roman" w:cs="Times New Roman"/>
          <w:iCs/>
        </w:rPr>
        <w:t xml:space="preserve"> </w:t>
      </w:r>
      <w:r w:rsidR="003D1CA4">
        <w:rPr>
          <w:rFonts w:ascii="Times New Roman" w:hAnsi="Times New Roman" w:cs="Times New Roman"/>
          <w:iCs/>
        </w:rPr>
        <w:t>S</w:t>
      </w:r>
      <w:r w:rsidR="00D10B17">
        <w:rPr>
          <w:rFonts w:ascii="Times New Roman" w:hAnsi="Times New Roman" w:cs="Times New Roman"/>
          <w:iCs/>
        </w:rPr>
        <w:t>2</w:t>
      </w:r>
      <w:r w:rsidR="00A05417" w:rsidRPr="00FF6249">
        <w:rPr>
          <w:rFonts w:ascii="Times New Roman" w:hAnsi="Times New Roman" w:cs="Times New Roman"/>
          <w:iCs/>
        </w:rPr>
        <w:t>)</w:t>
      </w:r>
      <w:r w:rsidR="005C0221">
        <w:rPr>
          <w:rFonts w:ascii="Times New Roman" w:hAnsi="Times New Roman" w:cs="Times New Roman"/>
          <w:iCs/>
        </w:rPr>
        <w:t xml:space="preserve"> as well as</w:t>
      </w:r>
      <w:r w:rsidR="002C6254" w:rsidRPr="00FF6249">
        <w:rPr>
          <w:rFonts w:ascii="Times New Roman" w:hAnsi="Times New Roman" w:cs="Times New Roman"/>
          <w:iCs/>
        </w:rPr>
        <w:t xml:space="preserve"> </w:t>
      </w:r>
      <w:r w:rsidR="0087484C">
        <w:rPr>
          <w:rFonts w:ascii="Times New Roman" w:hAnsi="Times New Roman" w:cs="Times New Roman"/>
          <w:iCs/>
        </w:rPr>
        <w:t>for</w:t>
      </w:r>
      <w:r w:rsidR="0087484C" w:rsidRPr="00FF6249">
        <w:rPr>
          <w:rFonts w:ascii="Times New Roman" w:hAnsi="Times New Roman" w:cs="Times New Roman"/>
          <w:iCs/>
        </w:rPr>
        <w:t xml:space="preserve"> </w:t>
      </w:r>
      <w:r w:rsidR="002C6254" w:rsidRPr="00FF6249">
        <w:rPr>
          <w:rFonts w:ascii="Times New Roman" w:hAnsi="Times New Roman" w:cs="Times New Roman"/>
          <w:iCs/>
        </w:rPr>
        <w:t xml:space="preserve">all </w:t>
      </w:r>
      <w:r>
        <w:rPr>
          <w:rFonts w:ascii="Times New Roman" w:hAnsi="Times New Roman" w:cs="Times New Roman"/>
          <w:iCs/>
        </w:rPr>
        <w:t>three regions</w:t>
      </w:r>
      <w:r w:rsidR="002C6254" w:rsidRPr="00FF6249">
        <w:rPr>
          <w:rFonts w:ascii="Times New Roman" w:hAnsi="Times New Roman" w:cs="Times New Roman"/>
          <w:iCs/>
        </w:rPr>
        <w:t>, including the New World</w:t>
      </w:r>
      <w:r w:rsidR="00227DB9">
        <w:rPr>
          <w:rFonts w:ascii="Times New Roman" w:hAnsi="Times New Roman" w:cs="Times New Roman"/>
          <w:iCs/>
        </w:rPr>
        <w:t xml:space="preserve"> (</w:t>
      </w:r>
      <w:proofErr w:type="spellStart"/>
      <w:r w:rsidR="00467C5F">
        <w:rPr>
          <w:rFonts w:ascii="Times New Roman" w:hAnsi="Times New Roman" w:cs="Times New Roman"/>
          <w:iCs/>
        </w:rPr>
        <w:t>coeff</w:t>
      </w:r>
      <w:proofErr w:type="spellEnd"/>
      <w:r w:rsidR="00467C5F">
        <w:rPr>
          <w:rFonts w:ascii="Times New Roman" w:hAnsi="Times New Roman" w:cs="Times New Roman"/>
          <w:iCs/>
        </w:rPr>
        <w:t>.</w:t>
      </w:r>
      <w:r w:rsidR="0032423A">
        <w:rPr>
          <w:rFonts w:ascii="Times New Roman" w:hAnsi="Times New Roman" w:cs="Times New Roman"/>
          <w:iCs/>
        </w:rPr>
        <w:t xml:space="preserve"> </w:t>
      </w:r>
      <w:r w:rsidR="00227DB9">
        <w:rPr>
          <w:rFonts w:ascii="Times New Roman" w:hAnsi="Times New Roman" w:cs="Times New Roman"/>
          <w:iCs/>
        </w:rPr>
        <w:t>=</w:t>
      </w:r>
      <w:r w:rsidR="0032423A">
        <w:rPr>
          <w:rFonts w:ascii="Times New Roman" w:hAnsi="Times New Roman" w:cs="Times New Roman"/>
          <w:iCs/>
        </w:rPr>
        <w:t xml:space="preserve"> </w:t>
      </w:r>
      <w:r w:rsidR="00227DB9">
        <w:rPr>
          <w:rFonts w:ascii="Times New Roman" w:hAnsi="Times New Roman" w:cs="Times New Roman"/>
          <w:iCs/>
        </w:rPr>
        <w:t>0.3</w:t>
      </w:r>
      <w:r w:rsidR="003D0F67" w:rsidRPr="00FF6249">
        <w:rPr>
          <w:rFonts w:ascii="Times New Roman" w:hAnsi="Times New Roman" w:cs="Times New Roman"/>
          <w:iCs/>
        </w:rPr>
        <w:t>9</w:t>
      </w:r>
      <w:r w:rsidR="00227DB9">
        <w:rPr>
          <w:rFonts w:ascii="Times New Roman" w:hAnsi="Times New Roman" w:cs="Times New Roman"/>
          <w:iCs/>
        </w:rPr>
        <w:t>8</w:t>
      </w:r>
      <w:r w:rsidR="0032423A">
        <w:rPr>
          <w:rFonts w:ascii="Times New Roman" w:hAnsi="Times New Roman" w:cs="Times New Roman"/>
          <w:iCs/>
        </w:rPr>
        <w:t xml:space="preserve">, </w:t>
      </w:r>
      <w:r w:rsidR="0032423A" w:rsidRPr="0032423A">
        <w:rPr>
          <w:rFonts w:ascii="Times New Roman" w:hAnsi="Times New Roman" w:cs="Times New Roman"/>
          <w:i/>
          <w:iCs/>
        </w:rPr>
        <w:t>P</w:t>
      </w:r>
      <w:r w:rsidR="0032423A">
        <w:rPr>
          <w:rFonts w:ascii="Times New Roman" w:hAnsi="Times New Roman" w:cs="Times New Roman"/>
          <w:iCs/>
        </w:rPr>
        <w:t xml:space="preserve"> </w:t>
      </w:r>
      <w:r w:rsidR="00D95D15" w:rsidRPr="00FF6249">
        <w:rPr>
          <w:rFonts w:ascii="Times New Roman" w:hAnsi="Times New Roman" w:cs="Times New Roman"/>
          <w:iCs/>
        </w:rPr>
        <w:t>&lt;</w:t>
      </w:r>
      <w:r w:rsidR="0032423A">
        <w:rPr>
          <w:rFonts w:ascii="Times New Roman" w:hAnsi="Times New Roman" w:cs="Times New Roman"/>
          <w:iCs/>
        </w:rPr>
        <w:t xml:space="preserve"> </w:t>
      </w:r>
      <w:r w:rsidR="00D95D15" w:rsidRPr="00FF6249">
        <w:rPr>
          <w:rFonts w:ascii="Times New Roman" w:hAnsi="Times New Roman" w:cs="Times New Roman"/>
          <w:iCs/>
        </w:rPr>
        <w:t>0.001</w:t>
      </w:r>
      <w:r w:rsidR="00BB1B69">
        <w:rPr>
          <w:rFonts w:ascii="Times New Roman" w:hAnsi="Times New Roman" w:cs="Times New Roman"/>
          <w:iCs/>
        </w:rPr>
        <w:t xml:space="preserve">; </w:t>
      </w:r>
      <w:r w:rsidR="000924B4" w:rsidRPr="000924B4">
        <w:rPr>
          <w:rFonts w:ascii="Times New Roman" w:hAnsi="Times New Roman" w:cs="Times New Roman"/>
          <w:iCs/>
        </w:rPr>
        <w:t>Fig.</w:t>
      </w:r>
      <w:r w:rsidR="00BB1B69" w:rsidRPr="000924B4">
        <w:rPr>
          <w:rFonts w:ascii="Times New Roman" w:hAnsi="Times New Roman" w:cs="Times New Roman"/>
          <w:iCs/>
        </w:rPr>
        <w:t xml:space="preserve"> 4</w:t>
      </w:r>
      <w:r w:rsidR="003D0F67" w:rsidRPr="00FF6249">
        <w:rPr>
          <w:rFonts w:ascii="Times New Roman" w:hAnsi="Times New Roman" w:cs="Times New Roman"/>
          <w:iCs/>
        </w:rPr>
        <w:t>)</w:t>
      </w:r>
      <w:r w:rsidR="0087484C">
        <w:rPr>
          <w:rFonts w:ascii="Times New Roman" w:hAnsi="Times New Roman" w:cs="Times New Roman"/>
          <w:iCs/>
        </w:rPr>
        <w:t>. T</w:t>
      </w:r>
      <w:r w:rsidR="00FF3497">
        <w:rPr>
          <w:rFonts w:ascii="Times New Roman" w:hAnsi="Times New Roman" w:cs="Times New Roman"/>
          <w:iCs/>
        </w:rPr>
        <w:t xml:space="preserve">he </w:t>
      </w:r>
      <w:r w:rsidR="002C6254" w:rsidRPr="00FF3497">
        <w:rPr>
          <w:rFonts w:ascii="Times New Roman" w:hAnsi="Times New Roman" w:cs="Times New Roman"/>
          <w:iCs/>
        </w:rPr>
        <w:t>stronge</w:t>
      </w:r>
      <w:r w:rsidR="00FF3497">
        <w:rPr>
          <w:rFonts w:ascii="Times New Roman" w:hAnsi="Times New Roman" w:cs="Times New Roman"/>
          <w:iCs/>
        </w:rPr>
        <w:t>st relation</w:t>
      </w:r>
      <w:r w:rsidR="005C0221">
        <w:rPr>
          <w:rFonts w:ascii="Times New Roman" w:hAnsi="Times New Roman" w:cs="Times New Roman"/>
          <w:iCs/>
        </w:rPr>
        <w:t>ship</w:t>
      </w:r>
      <w:r w:rsidR="00FF4495">
        <w:rPr>
          <w:rFonts w:ascii="Times New Roman" w:hAnsi="Times New Roman" w:cs="Times New Roman"/>
          <w:iCs/>
        </w:rPr>
        <w:t xml:space="preserve"> was again found for the </w:t>
      </w:r>
      <w:r>
        <w:rPr>
          <w:rFonts w:ascii="Times New Roman" w:hAnsi="Times New Roman" w:cs="Times New Roman"/>
          <w:iCs/>
        </w:rPr>
        <w:t>w</w:t>
      </w:r>
      <w:r w:rsidRPr="00FF6249">
        <w:rPr>
          <w:rFonts w:ascii="Times New Roman" w:hAnsi="Times New Roman" w:cs="Times New Roman"/>
          <w:iCs/>
        </w:rPr>
        <w:t xml:space="preserve">estern </w:t>
      </w:r>
      <w:r w:rsidR="00FF4495">
        <w:rPr>
          <w:rFonts w:ascii="Times New Roman" w:hAnsi="Times New Roman" w:cs="Times New Roman"/>
          <w:iCs/>
        </w:rPr>
        <w:t xml:space="preserve">Old World </w:t>
      </w:r>
      <w:r w:rsidR="00463989" w:rsidRPr="00FF6249">
        <w:rPr>
          <w:rFonts w:ascii="Times New Roman" w:hAnsi="Times New Roman" w:cs="Times New Roman"/>
          <w:iCs/>
        </w:rPr>
        <w:t>(</w:t>
      </w:r>
      <w:proofErr w:type="spellStart"/>
      <w:r w:rsidR="00467C5F">
        <w:rPr>
          <w:rFonts w:ascii="Times New Roman" w:hAnsi="Times New Roman" w:cs="Times New Roman"/>
          <w:iCs/>
        </w:rPr>
        <w:t>coeff</w:t>
      </w:r>
      <w:proofErr w:type="spellEnd"/>
      <w:r w:rsidR="00467C5F">
        <w:rPr>
          <w:rFonts w:ascii="Times New Roman" w:hAnsi="Times New Roman" w:cs="Times New Roman"/>
          <w:iCs/>
        </w:rPr>
        <w:t>.</w:t>
      </w:r>
      <w:r w:rsidR="0032423A">
        <w:rPr>
          <w:rFonts w:ascii="Times New Roman" w:hAnsi="Times New Roman" w:cs="Times New Roman"/>
          <w:iCs/>
        </w:rPr>
        <w:t xml:space="preserve"> </w:t>
      </w:r>
      <w:r w:rsidR="00467C5F">
        <w:rPr>
          <w:rFonts w:ascii="Times New Roman" w:hAnsi="Times New Roman" w:cs="Times New Roman"/>
          <w:iCs/>
        </w:rPr>
        <w:t>=</w:t>
      </w:r>
      <w:r w:rsidR="0032423A">
        <w:rPr>
          <w:rFonts w:ascii="Times New Roman" w:hAnsi="Times New Roman" w:cs="Times New Roman"/>
          <w:iCs/>
        </w:rPr>
        <w:t xml:space="preserve"> </w:t>
      </w:r>
      <w:r w:rsidR="00227DB9">
        <w:rPr>
          <w:rFonts w:ascii="Times New Roman" w:hAnsi="Times New Roman" w:cs="Times New Roman"/>
          <w:iCs/>
        </w:rPr>
        <w:t>0.43</w:t>
      </w:r>
      <w:r w:rsidR="003D0F67" w:rsidRPr="00FF6249">
        <w:rPr>
          <w:rFonts w:ascii="Times New Roman" w:hAnsi="Times New Roman" w:cs="Times New Roman"/>
          <w:iCs/>
        </w:rPr>
        <w:t>2</w:t>
      </w:r>
      <w:r w:rsidR="0032423A">
        <w:rPr>
          <w:rFonts w:ascii="Times New Roman" w:hAnsi="Times New Roman" w:cs="Times New Roman"/>
          <w:iCs/>
        </w:rPr>
        <w:t xml:space="preserve">, </w:t>
      </w:r>
      <w:r w:rsidR="0032423A" w:rsidRPr="0032423A">
        <w:rPr>
          <w:rFonts w:ascii="Times New Roman" w:hAnsi="Times New Roman" w:cs="Times New Roman"/>
          <w:i/>
          <w:iCs/>
        </w:rPr>
        <w:t>P</w:t>
      </w:r>
      <w:r w:rsidR="0032423A">
        <w:rPr>
          <w:rFonts w:ascii="Times New Roman" w:hAnsi="Times New Roman" w:cs="Times New Roman"/>
          <w:iCs/>
        </w:rPr>
        <w:t xml:space="preserve"> </w:t>
      </w:r>
      <w:r w:rsidR="00D95D15" w:rsidRPr="00FF6249">
        <w:rPr>
          <w:rFonts w:ascii="Times New Roman" w:hAnsi="Times New Roman" w:cs="Times New Roman"/>
          <w:iCs/>
        </w:rPr>
        <w:t>&lt;</w:t>
      </w:r>
      <w:r w:rsidR="0032423A">
        <w:rPr>
          <w:rFonts w:ascii="Times New Roman" w:hAnsi="Times New Roman" w:cs="Times New Roman"/>
          <w:iCs/>
        </w:rPr>
        <w:t xml:space="preserve"> </w:t>
      </w:r>
      <w:r w:rsidR="00D95D15" w:rsidRPr="00FF6249">
        <w:rPr>
          <w:rFonts w:ascii="Times New Roman" w:hAnsi="Times New Roman" w:cs="Times New Roman"/>
          <w:iCs/>
        </w:rPr>
        <w:t>0.001</w:t>
      </w:r>
      <w:r w:rsidR="000924B4">
        <w:rPr>
          <w:rFonts w:ascii="Times New Roman" w:hAnsi="Times New Roman" w:cs="Times New Roman"/>
          <w:iCs/>
        </w:rPr>
        <w:t>,</w:t>
      </w:r>
      <w:r w:rsidR="00BB1B69">
        <w:rPr>
          <w:rFonts w:ascii="Times New Roman" w:hAnsi="Times New Roman" w:cs="Times New Roman"/>
          <w:iCs/>
        </w:rPr>
        <w:t xml:space="preserve"> </w:t>
      </w:r>
      <w:r w:rsidR="000924B4">
        <w:rPr>
          <w:rFonts w:ascii="Times New Roman" w:hAnsi="Times New Roman" w:cs="Times New Roman"/>
          <w:iCs/>
        </w:rPr>
        <w:t xml:space="preserve">see </w:t>
      </w:r>
      <w:r w:rsidR="000924B4" w:rsidRPr="0067792C">
        <w:rPr>
          <w:rFonts w:ascii="Times New Roman" w:hAnsi="Times New Roman" w:cs="Times New Roman"/>
          <w:iCs/>
        </w:rPr>
        <w:t xml:space="preserve">Fig. </w:t>
      </w:r>
      <w:r w:rsidR="0067792C" w:rsidRPr="0067792C">
        <w:rPr>
          <w:rFonts w:ascii="Times New Roman" w:hAnsi="Times New Roman" w:cs="Times New Roman"/>
          <w:iCs/>
        </w:rPr>
        <w:t>S1</w:t>
      </w:r>
      <w:r w:rsidR="000924B4" w:rsidRPr="0067792C">
        <w:rPr>
          <w:rFonts w:ascii="Times New Roman" w:hAnsi="Times New Roman" w:cs="Times New Roman"/>
          <w:iCs/>
        </w:rPr>
        <w:t xml:space="preserve"> </w:t>
      </w:r>
      <w:r w:rsidR="000924B4" w:rsidRPr="00313660">
        <w:rPr>
          <w:rFonts w:ascii="Times New Roman" w:hAnsi="Times New Roman" w:cs="Times New Roman"/>
          <w:iCs/>
        </w:rPr>
        <w:t xml:space="preserve">in Appendix </w:t>
      </w:r>
      <w:r w:rsidR="003D1CA4">
        <w:rPr>
          <w:rFonts w:ascii="Times New Roman" w:hAnsi="Times New Roman" w:cs="Times New Roman"/>
          <w:iCs/>
        </w:rPr>
        <w:t>S</w:t>
      </w:r>
      <w:r w:rsidR="00D10B17">
        <w:rPr>
          <w:rFonts w:ascii="Times New Roman" w:hAnsi="Times New Roman" w:cs="Times New Roman"/>
          <w:iCs/>
        </w:rPr>
        <w:t>2</w:t>
      </w:r>
      <w:r w:rsidR="00463989" w:rsidRPr="00FF6249">
        <w:rPr>
          <w:rFonts w:ascii="Times New Roman" w:hAnsi="Times New Roman" w:cs="Times New Roman"/>
          <w:iCs/>
        </w:rPr>
        <w:t>)</w:t>
      </w:r>
      <w:r>
        <w:rPr>
          <w:rFonts w:ascii="Times New Roman" w:hAnsi="Times New Roman" w:cs="Times New Roman"/>
          <w:iCs/>
        </w:rPr>
        <w:t xml:space="preserve">, with </w:t>
      </w:r>
      <w:r w:rsidR="005C0221">
        <w:rPr>
          <w:rFonts w:ascii="Times New Roman" w:hAnsi="Times New Roman" w:cs="Times New Roman"/>
          <w:iCs/>
        </w:rPr>
        <w:t xml:space="preserve">the </w:t>
      </w:r>
      <w:r w:rsidR="00FF4495">
        <w:rPr>
          <w:rFonts w:ascii="Times New Roman" w:hAnsi="Times New Roman" w:cs="Times New Roman"/>
          <w:iCs/>
        </w:rPr>
        <w:t xml:space="preserve">weakest </w:t>
      </w:r>
      <w:r>
        <w:rPr>
          <w:rFonts w:ascii="Times New Roman" w:hAnsi="Times New Roman" w:cs="Times New Roman"/>
          <w:iCs/>
        </w:rPr>
        <w:t xml:space="preserve">now </w:t>
      </w:r>
      <w:r w:rsidR="00FF4495">
        <w:rPr>
          <w:rFonts w:ascii="Times New Roman" w:hAnsi="Times New Roman" w:cs="Times New Roman"/>
          <w:iCs/>
        </w:rPr>
        <w:t xml:space="preserve">for the </w:t>
      </w:r>
      <w:r>
        <w:rPr>
          <w:rFonts w:ascii="Times New Roman" w:hAnsi="Times New Roman" w:cs="Times New Roman"/>
          <w:iCs/>
        </w:rPr>
        <w:t>e</w:t>
      </w:r>
      <w:r w:rsidRPr="00FF6249">
        <w:rPr>
          <w:rFonts w:ascii="Times New Roman" w:hAnsi="Times New Roman" w:cs="Times New Roman"/>
          <w:iCs/>
        </w:rPr>
        <w:t xml:space="preserve">astern </w:t>
      </w:r>
      <w:r w:rsidR="002C6254" w:rsidRPr="00FF6249">
        <w:rPr>
          <w:rFonts w:ascii="Times New Roman" w:hAnsi="Times New Roman" w:cs="Times New Roman"/>
          <w:iCs/>
        </w:rPr>
        <w:t>Old World</w:t>
      </w:r>
      <w:r w:rsidR="00463989" w:rsidRPr="00FF6249">
        <w:rPr>
          <w:rFonts w:ascii="Times New Roman" w:hAnsi="Times New Roman" w:cs="Times New Roman"/>
          <w:iCs/>
        </w:rPr>
        <w:t xml:space="preserve"> (</w:t>
      </w:r>
      <w:proofErr w:type="spellStart"/>
      <w:r w:rsidR="00467C5F">
        <w:rPr>
          <w:rFonts w:ascii="Times New Roman" w:hAnsi="Times New Roman" w:cs="Times New Roman"/>
          <w:iCs/>
        </w:rPr>
        <w:t>coeff</w:t>
      </w:r>
      <w:proofErr w:type="spellEnd"/>
      <w:r w:rsidR="00467C5F">
        <w:rPr>
          <w:rFonts w:ascii="Times New Roman" w:hAnsi="Times New Roman" w:cs="Times New Roman"/>
          <w:iCs/>
        </w:rPr>
        <w:t>.</w:t>
      </w:r>
      <w:r w:rsidR="0032423A">
        <w:rPr>
          <w:rFonts w:ascii="Times New Roman" w:hAnsi="Times New Roman" w:cs="Times New Roman"/>
          <w:iCs/>
        </w:rPr>
        <w:t xml:space="preserve"> </w:t>
      </w:r>
      <w:r w:rsidR="00467C5F">
        <w:rPr>
          <w:rFonts w:ascii="Times New Roman" w:hAnsi="Times New Roman" w:cs="Times New Roman"/>
          <w:iCs/>
        </w:rPr>
        <w:t>=</w:t>
      </w:r>
      <w:r w:rsidR="0032423A">
        <w:rPr>
          <w:rFonts w:ascii="Times New Roman" w:hAnsi="Times New Roman" w:cs="Times New Roman"/>
          <w:iCs/>
        </w:rPr>
        <w:t xml:space="preserve"> </w:t>
      </w:r>
      <w:r w:rsidR="00227DB9">
        <w:rPr>
          <w:rFonts w:ascii="Times New Roman" w:hAnsi="Times New Roman" w:cs="Times New Roman"/>
          <w:iCs/>
        </w:rPr>
        <w:t>0.31</w:t>
      </w:r>
      <w:r w:rsidR="00D95D15" w:rsidRPr="00FF6249">
        <w:rPr>
          <w:rFonts w:ascii="Times New Roman" w:hAnsi="Times New Roman" w:cs="Times New Roman"/>
          <w:iCs/>
        </w:rPr>
        <w:t>9</w:t>
      </w:r>
      <w:r w:rsidR="0032423A">
        <w:rPr>
          <w:rFonts w:ascii="Times New Roman" w:hAnsi="Times New Roman" w:cs="Times New Roman"/>
          <w:iCs/>
        </w:rPr>
        <w:t xml:space="preserve">, </w:t>
      </w:r>
      <w:r w:rsidR="0032423A" w:rsidRPr="0032423A">
        <w:rPr>
          <w:rFonts w:ascii="Times New Roman" w:hAnsi="Times New Roman" w:cs="Times New Roman"/>
          <w:i/>
          <w:iCs/>
        </w:rPr>
        <w:t>P</w:t>
      </w:r>
      <w:r w:rsidR="0032423A">
        <w:rPr>
          <w:rFonts w:ascii="Times New Roman" w:hAnsi="Times New Roman" w:cs="Times New Roman"/>
          <w:iCs/>
        </w:rPr>
        <w:t xml:space="preserve"> </w:t>
      </w:r>
      <w:r w:rsidR="00B371C6" w:rsidRPr="00FF6249">
        <w:rPr>
          <w:rFonts w:ascii="Times New Roman" w:hAnsi="Times New Roman" w:cs="Times New Roman"/>
          <w:iCs/>
        </w:rPr>
        <w:t>=</w:t>
      </w:r>
      <w:r w:rsidR="0032423A">
        <w:rPr>
          <w:rFonts w:ascii="Times New Roman" w:hAnsi="Times New Roman" w:cs="Times New Roman"/>
          <w:iCs/>
        </w:rPr>
        <w:t xml:space="preserve"> </w:t>
      </w:r>
      <w:r w:rsidR="006E5713" w:rsidRPr="00FF6249">
        <w:rPr>
          <w:rFonts w:ascii="Times New Roman" w:hAnsi="Times New Roman" w:cs="Times New Roman"/>
          <w:iCs/>
        </w:rPr>
        <w:t>0.00</w:t>
      </w:r>
      <w:r w:rsidR="00227DB9">
        <w:rPr>
          <w:rFonts w:ascii="Times New Roman" w:hAnsi="Times New Roman" w:cs="Times New Roman"/>
          <w:iCs/>
        </w:rPr>
        <w:t>3</w:t>
      </w:r>
      <w:r w:rsidR="000924B4">
        <w:rPr>
          <w:rFonts w:ascii="Times New Roman" w:hAnsi="Times New Roman" w:cs="Times New Roman"/>
          <w:iCs/>
        </w:rPr>
        <w:t>,</w:t>
      </w:r>
      <w:r w:rsidR="00BB1B69">
        <w:rPr>
          <w:rFonts w:ascii="Times New Roman" w:hAnsi="Times New Roman" w:cs="Times New Roman"/>
          <w:iCs/>
        </w:rPr>
        <w:t xml:space="preserve"> </w:t>
      </w:r>
      <w:r w:rsidR="000924B4" w:rsidRPr="0067792C">
        <w:rPr>
          <w:rFonts w:ascii="Times New Roman" w:hAnsi="Times New Roman" w:cs="Times New Roman"/>
          <w:iCs/>
        </w:rPr>
        <w:t xml:space="preserve">Fig. </w:t>
      </w:r>
      <w:r w:rsidR="0067792C" w:rsidRPr="0067792C">
        <w:rPr>
          <w:rFonts w:ascii="Times New Roman" w:hAnsi="Times New Roman" w:cs="Times New Roman"/>
          <w:iCs/>
        </w:rPr>
        <w:t>S1</w:t>
      </w:r>
      <w:r w:rsidR="000924B4" w:rsidRPr="0067792C">
        <w:rPr>
          <w:rFonts w:ascii="Times New Roman" w:hAnsi="Times New Roman" w:cs="Times New Roman"/>
          <w:iCs/>
        </w:rPr>
        <w:t xml:space="preserve"> </w:t>
      </w:r>
      <w:r w:rsidR="000924B4" w:rsidRPr="00313660">
        <w:rPr>
          <w:rFonts w:ascii="Times New Roman" w:hAnsi="Times New Roman" w:cs="Times New Roman"/>
          <w:iCs/>
        </w:rPr>
        <w:t xml:space="preserve">in Appendix </w:t>
      </w:r>
      <w:r w:rsidR="003D1CA4">
        <w:rPr>
          <w:rFonts w:ascii="Times New Roman" w:hAnsi="Times New Roman" w:cs="Times New Roman"/>
          <w:iCs/>
        </w:rPr>
        <w:t>S</w:t>
      </w:r>
      <w:r w:rsidR="00D10B17">
        <w:rPr>
          <w:rFonts w:ascii="Times New Roman" w:hAnsi="Times New Roman" w:cs="Times New Roman"/>
          <w:iCs/>
        </w:rPr>
        <w:t>2</w:t>
      </w:r>
      <w:r w:rsidR="00463989" w:rsidRPr="00FF6249">
        <w:rPr>
          <w:rFonts w:ascii="Times New Roman" w:hAnsi="Times New Roman" w:cs="Times New Roman"/>
          <w:iCs/>
        </w:rPr>
        <w:t>)</w:t>
      </w:r>
      <w:r w:rsidR="00ED299E">
        <w:rPr>
          <w:rFonts w:ascii="Times New Roman" w:hAnsi="Times New Roman" w:cs="Times New Roman"/>
          <w:iCs/>
        </w:rPr>
        <w:t>.</w:t>
      </w:r>
    </w:p>
    <w:p w14:paraId="405CCA41" w14:textId="1B676A4A" w:rsidR="00B6227F" w:rsidRPr="00B6227F" w:rsidRDefault="00932DAF" w:rsidP="00DD2F05">
      <w:pPr>
        <w:spacing w:after="120"/>
        <w:rPr>
          <w:rFonts w:ascii="Times New Roman" w:hAnsi="Times New Roman" w:cs="Times New Roman"/>
          <w:iCs/>
        </w:rPr>
      </w:pPr>
      <w:r>
        <w:rPr>
          <w:rFonts w:ascii="Times New Roman" w:hAnsi="Times New Roman" w:cs="Times New Roman"/>
          <w:iCs/>
        </w:rPr>
        <w:lastRenderedPageBreak/>
        <w:t xml:space="preserve">The sensitivity analysis revealed </w:t>
      </w:r>
      <w:r w:rsidR="00E85582">
        <w:rPr>
          <w:rFonts w:ascii="Times New Roman" w:hAnsi="Times New Roman" w:cs="Times New Roman"/>
          <w:iCs/>
        </w:rPr>
        <w:t xml:space="preserve">similar </w:t>
      </w:r>
      <w:r w:rsidR="00227DB9">
        <w:rPr>
          <w:rFonts w:ascii="Times New Roman" w:hAnsi="Times New Roman" w:cs="Times New Roman"/>
          <w:iCs/>
        </w:rPr>
        <w:t>relation</w:t>
      </w:r>
      <w:r w:rsidR="0087484C">
        <w:rPr>
          <w:rFonts w:ascii="Times New Roman" w:hAnsi="Times New Roman" w:cs="Times New Roman"/>
          <w:iCs/>
        </w:rPr>
        <w:t>s</w:t>
      </w:r>
      <w:r w:rsidR="005C0221">
        <w:rPr>
          <w:rFonts w:ascii="Times New Roman" w:hAnsi="Times New Roman" w:cs="Times New Roman"/>
          <w:iCs/>
        </w:rPr>
        <w:t>hips</w:t>
      </w:r>
      <w:r w:rsidR="00227DB9" w:rsidRPr="00FF6249">
        <w:rPr>
          <w:rFonts w:ascii="Times New Roman" w:hAnsi="Times New Roman" w:cs="Times New Roman"/>
          <w:iCs/>
        </w:rPr>
        <w:t xml:space="preserve"> </w:t>
      </w:r>
      <w:r w:rsidR="00E85582">
        <w:rPr>
          <w:rFonts w:ascii="Times New Roman" w:hAnsi="Times New Roman" w:cs="Times New Roman"/>
          <w:iCs/>
        </w:rPr>
        <w:t>between</w:t>
      </w:r>
      <w:r w:rsidR="00227DB9" w:rsidRPr="00FF6249">
        <w:rPr>
          <w:rFonts w:ascii="Times New Roman" w:hAnsi="Times New Roman" w:cs="Times New Roman"/>
          <w:iCs/>
        </w:rPr>
        <w:t xml:space="preserve"> palm fruit size</w:t>
      </w:r>
      <w:r w:rsidR="00E85582">
        <w:rPr>
          <w:rFonts w:ascii="Times New Roman" w:hAnsi="Times New Roman" w:cs="Times New Roman"/>
          <w:iCs/>
        </w:rPr>
        <w:t>s</w:t>
      </w:r>
      <w:r w:rsidR="00227DB9" w:rsidRPr="00FF6249">
        <w:rPr>
          <w:rFonts w:ascii="Times New Roman" w:hAnsi="Times New Roman" w:cs="Times New Roman"/>
          <w:iCs/>
        </w:rPr>
        <w:t xml:space="preserve"> </w:t>
      </w:r>
      <w:r w:rsidR="00227DB9">
        <w:rPr>
          <w:rFonts w:ascii="Times New Roman" w:hAnsi="Times New Roman" w:cs="Times New Roman"/>
          <w:iCs/>
        </w:rPr>
        <w:t xml:space="preserve">and </w:t>
      </w:r>
      <w:r w:rsidR="00D23BA7">
        <w:rPr>
          <w:rFonts w:ascii="Times New Roman" w:hAnsi="Times New Roman" w:cs="Times New Roman"/>
          <w:iCs/>
        </w:rPr>
        <w:t>mammal body sizes</w:t>
      </w:r>
      <w:r w:rsidR="0087484C">
        <w:rPr>
          <w:rFonts w:ascii="Times New Roman" w:hAnsi="Times New Roman" w:cs="Times New Roman"/>
          <w:iCs/>
        </w:rPr>
        <w:t xml:space="preserve"> for </w:t>
      </w:r>
      <w:r w:rsidR="00101E5F">
        <w:rPr>
          <w:rFonts w:ascii="Times New Roman" w:hAnsi="Times New Roman" w:cs="Times New Roman"/>
          <w:iCs/>
        </w:rPr>
        <w:t>current</w:t>
      </w:r>
      <w:r w:rsidR="00101E5F" w:rsidRPr="00FF6249">
        <w:rPr>
          <w:rFonts w:ascii="Times New Roman" w:hAnsi="Times New Roman" w:cs="Times New Roman"/>
          <w:iCs/>
        </w:rPr>
        <w:t xml:space="preserve"> frugivores</w:t>
      </w:r>
      <w:r w:rsidR="00101E5F" w:rsidRPr="005F3456">
        <w:rPr>
          <w:rFonts w:ascii="Times New Roman" w:hAnsi="Times New Roman" w:cs="Times New Roman"/>
          <w:iCs/>
        </w:rPr>
        <w:t xml:space="preserve">, fruit specialists, partial frugivores </w:t>
      </w:r>
      <w:r w:rsidR="00101E5F">
        <w:rPr>
          <w:rFonts w:ascii="Times New Roman" w:hAnsi="Times New Roman" w:cs="Times New Roman"/>
          <w:iCs/>
        </w:rPr>
        <w:t>and opportunists</w:t>
      </w:r>
      <w:r w:rsidR="005C0221">
        <w:rPr>
          <w:rFonts w:ascii="Times New Roman" w:hAnsi="Times New Roman" w:cs="Times New Roman"/>
          <w:iCs/>
        </w:rPr>
        <w:t>,</w:t>
      </w:r>
      <w:r w:rsidR="00227DB9" w:rsidRPr="00FF6249">
        <w:rPr>
          <w:rFonts w:ascii="Times New Roman" w:hAnsi="Times New Roman" w:cs="Times New Roman"/>
          <w:iCs/>
        </w:rPr>
        <w:t xml:space="preserve"> </w:t>
      </w:r>
      <w:r w:rsidR="0087484C" w:rsidRPr="00FF6249">
        <w:rPr>
          <w:rFonts w:ascii="Times New Roman" w:hAnsi="Times New Roman" w:cs="Times New Roman"/>
          <w:iCs/>
        </w:rPr>
        <w:t>w</w:t>
      </w:r>
      <w:r w:rsidR="0087484C">
        <w:rPr>
          <w:rFonts w:ascii="Times New Roman" w:hAnsi="Times New Roman" w:cs="Times New Roman"/>
          <w:iCs/>
        </w:rPr>
        <w:t>ith</w:t>
      </w:r>
      <w:r w:rsidR="0087484C" w:rsidRPr="00FF6249">
        <w:rPr>
          <w:rFonts w:ascii="Times New Roman" w:hAnsi="Times New Roman" w:cs="Times New Roman"/>
          <w:iCs/>
        </w:rPr>
        <w:t xml:space="preserve"> </w:t>
      </w:r>
      <w:r w:rsidR="00227DB9" w:rsidRPr="00FF6249">
        <w:rPr>
          <w:rFonts w:ascii="Times New Roman" w:hAnsi="Times New Roman" w:cs="Times New Roman"/>
          <w:iCs/>
        </w:rPr>
        <w:t xml:space="preserve">the </w:t>
      </w:r>
      <w:r w:rsidR="00227DB9">
        <w:rPr>
          <w:rFonts w:ascii="Times New Roman" w:hAnsi="Times New Roman" w:cs="Times New Roman"/>
          <w:iCs/>
        </w:rPr>
        <w:t>strongest relation</w:t>
      </w:r>
      <w:r w:rsidR="005C0221">
        <w:rPr>
          <w:rFonts w:ascii="Times New Roman" w:hAnsi="Times New Roman" w:cs="Times New Roman"/>
          <w:iCs/>
        </w:rPr>
        <w:t>ship</w:t>
      </w:r>
      <w:r w:rsidR="00227DB9" w:rsidRPr="00FF6249">
        <w:rPr>
          <w:rFonts w:ascii="Times New Roman" w:hAnsi="Times New Roman" w:cs="Times New Roman"/>
          <w:iCs/>
        </w:rPr>
        <w:t xml:space="preserve"> for the group of opportunists (</w:t>
      </w:r>
      <w:r w:rsidR="000924B4">
        <w:rPr>
          <w:rFonts w:ascii="Times New Roman" w:hAnsi="Times New Roman" w:cs="Times New Roman"/>
          <w:iCs/>
        </w:rPr>
        <w:t xml:space="preserve">see </w:t>
      </w:r>
      <w:r w:rsidR="000924B4" w:rsidRPr="0067792C">
        <w:rPr>
          <w:rFonts w:ascii="Times New Roman" w:hAnsi="Times New Roman" w:cs="Times New Roman"/>
          <w:iCs/>
        </w:rPr>
        <w:t xml:space="preserve">Fig. </w:t>
      </w:r>
      <w:r w:rsidR="0067792C" w:rsidRPr="0067792C">
        <w:rPr>
          <w:rFonts w:ascii="Times New Roman" w:hAnsi="Times New Roman" w:cs="Times New Roman"/>
          <w:iCs/>
        </w:rPr>
        <w:t>S2</w:t>
      </w:r>
      <w:r w:rsidR="00FA3478">
        <w:rPr>
          <w:rFonts w:ascii="Times New Roman" w:hAnsi="Times New Roman" w:cs="Times New Roman"/>
          <w:iCs/>
        </w:rPr>
        <w:t>,</w:t>
      </w:r>
      <w:r w:rsidR="000924B4" w:rsidRPr="00313660">
        <w:rPr>
          <w:rFonts w:ascii="Times New Roman" w:hAnsi="Times New Roman" w:cs="Times New Roman"/>
          <w:iCs/>
        </w:rPr>
        <w:t xml:space="preserve"> Appendix </w:t>
      </w:r>
      <w:r w:rsidR="003D1CA4">
        <w:rPr>
          <w:rFonts w:ascii="Times New Roman" w:hAnsi="Times New Roman" w:cs="Times New Roman"/>
          <w:iCs/>
        </w:rPr>
        <w:t>S</w:t>
      </w:r>
      <w:r w:rsidR="00D10B17">
        <w:rPr>
          <w:rFonts w:ascii="Times New Roman" w:hAnsi="Times New Roman" w:cs="Times New Roman"/>
          <w:iCs/>
        </w:rPr>
        <w:t>2</w:t>
      </w:r>
      <w:r w:rsidR="00227DB9" w:rsidRPr="00FF6249">
        <w:rPr>
          <w:rFonts w:ascii="Times New Roman" w:hAnsi="Times New Roman" w:cs="Times New Roman"/>
          <w:iCs/>
        </w:rPr>
        <w:t>).</w:t>
      </w:r>
      <w:r w:rsidR="00B6227F">
        <w:rPr>
          <w:rFonts w:ascii="Times New Roman" w:hAnsi="Times New Roman" w:cs="Times New Roman"/>
          <w:b/>
          <w:iCs/>
          <w:sz w:val="28"/>
          <w:szCs w:val="28"/>
        </w:rPr>
        <w:br w:type="page"/>
      </w:r>
    </w:p>
    <w:p w14:paraId="6CA85314" w14:textId="5EDF8777" w:rsidR="000F5A8B" w:rsidRDefault="000F5A8B" w:rsidP="000F5A8B">
      <w:pPr>
        <w:ind w:firstLine="0"/>
        <w:rPr>
          <w:rFonts w:ascii="Times New Roman" w:hAnsi="Times New Roman" w:cs="Times New Roman"/>
          <w:b/>
          <w:iCs/>
          <w:sz w:val="28"/>
          <w:szCs w:val="28"/>
        </w:rPr>
      </w:pPr>
      <w:r w:rsidRPr="00FF6249">
        <w:rPr>
          <w:rFonts w:ascii="Times New Roman" w:hAnsi="Times New Roman" w:cs="Times New Roman"/>
          <w:b/>
          <w:iCs/>
          <w:sz w:val="28"/>
          <w:szCs w:val="28"/>
        </w:rPr>
        <w:lastRenderedPageBreak/>
        <w:t>DISCUSSION</w:t>
      </w:r>
    </w:p>
    <w:p w14:paraId="10882486" w14:textId="4F72614E" w:rsidR="000F5A8B" w:rsidRPr="006319B7" w:rsidRDefault="000F5A8B" w:rsidP="003A45F7">
      <w:pPr>
        <w:spacing w:after="120"/>
        <w:ind w:firstLine="0"/>
        <w:rPr>
          <w:rFonts w:ascii="Times New Roman" w:hAnsi="Times New Roman" w:cs="Times New Roman"/>
          <w:b/>
          <w:u w:val="single"/>
        </w:rPr>
      </w:pPr>
      <w:r w:rsidRPr="006319B7">
        <w:rPr>
          <w:rFonts w:ascii="Times New Roman" w:hAnsi="Times New Roman" w:cs="Times New Roman"/>
        </w:rPr>
        <w:t xml:space="preserve">Palms provide important food sources for frugivorous animals throughout the tropics and at the same time depend on these animals for seed dispersal </w:t>
      </w:r>
      <w:r w:rsidRPr="006319B7">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R2FsZXR0aTxzdHlsZSBmYWNlPSJpdGFsaWMiPiBldCBhbC48L3N0eWxlPiwgMjAwNik8L0Rpc3Bs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R2FsZXR0aTxzdHlsZSBmYWNlPSJpdGFsaWMiPiBldCBhbC48L3N0eWxlPiwgMjAwNik8L0Rpc3Bs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6319B7">
        <w:rPr>
          <w:rFonts w:ascii="Times New Roman" w:hAnsi="Times New Roman" w:cs="Times New Roman"/>
        </w:rPr>
      </w:r>
      <w:r w:rsidRPr="006319B7">
        <w:rPr>
          <w:rFonts w:ascii="Times New Roman" w:hAnsi="Times New Roman" w:cs="Times New Roman"/>
        </w:rPr>
        <w:fldChar w:fldCharType="separate"/>
      </w:r>
      <w:r w:rsidRPr="006319B7">
        <w:rPr>
          <w:rFonts w:ascii="Times New Roman" w:hAnsi="Times New Roman" w:cs="Times New Roman"/>
          <w:noProof/>
        </w:rPr>
        <w:t>(Zona &amp; Henderson, 1989; Galetti</w:t>
      </w:r>
      <w:r w:rsidRPr="006319B7">
        <w:rPr>
          <w:rFonts w:ascii="Times New Roman" w:hAnsi="Times New Roman" w:cs="Times New Roman"/>
          <w:i/>
          <w:noProof/>
        </w:rPr>
        <w:t xml:space="preserve"> et al.</w:t>
      </w:r>
      <w:r w:rsidRPr="006319B7">
        <w:rPr>
          <w:rFonts w:ascii="Times New Roman" w:hAnsi="Times New Roman" w:cs="Times New Roman"/>
          <w:noProof/>
        </w:rPr>
        <w:t>, 2006)</w:t>
      </w:r>
      <w:r w:rsidRPr="006319B7">
        <w:rPr>
          <w:rFonts w:ascii="Times New Roman" w:hAnsi="Times New Roman" w:cs="Times New Roman"/>
        </w:rPr>
        <w:fldChar w:fldCharType="end"/>
      </w:r>
      <w:r>
        <w:rPr>
          <w:rFonts w:ascii="Times New Roman" w:hAnsi="Times New Roman" w:cs="Times New Roman"/>
        </w:rPr>
        <w:t xml:space="preserve">. Such mutualistic interactions could imply </w:t>
      </w:r>
      <w:r w:rsidRPr="006319B7">
        <w:rPr>
          <w:rFonts w:ascii="Times New Roman" w:hAnsi="Times New Roman" w:cs="Times New Roman"/>
        </w:rPr>
        <w:t xml:space="preserve">that palms and frugivores exhibit </w:t>
      </w:r>
      <w:r>
        <w:rPr>
          <w:rFonts w:ascii="Times New Roman" w:hAnsi="Times New Roman" w:cs="Times New Roman"/>
        </w:rPr>
        <w:t>functional</w:t>
      </w:r>
      <w:r w:rsidRPr="006319B7">
        <w:rPr>
          <w:rFonts w:ascii="Times New Roman" w:hAnsi="Times New Roman" w:cs="Times New Roman"/>
        </w:rPr>
        <w:t xml:space="preserve"> co-adaptations. </w:t>
      </w:r>
      <w:r>
        <w:rPr>
          <w:rFonts w:ascii="Times New Roman" w:hAnsi="Times New Roman" w:cs="Times New Roman"/>
        </w:rPr>
        <w:t>W</w:t>
      </w:r>
      <w:r w:rsidRPr="006319B7">
        <w:rPr>
          <w:rFonts w:ascii="Times New Roman" w:hAnsi="Times New Roman" w:cs="Times New Roman"/>
        </w:rPr>
        <w:t xml:space="preserve">e quantified the relationships between palm fruit sizes and body sizes of frugivorous mammals worldwide and within </w:t>
      </w:r>
      <w:r>
        <w:rPr>
          <w:rFonts w:ascii="Times New Roman" w:hAnsi="Times New Roman" w:cs="Times New Roman"/>
        </w:rPr>
        <w:t xml:space="preserve">the </w:t>
      </w:r>
      <w:r w:rsidRPr="006319B7">
        <w:rPr>
          <w:rFonts w:ascii="Times New Roman" w:hAnsi="Times New Roman" w:cs="Times New Roman"/>
        </w:rPr>
        <w:t xml:space="preserve">major biogeographic </w:t>
      </w:r>
      <w:r w:rsidR="00A462AF">
        <w:rPr>
          <w:rFonts w:ascii="Times New Roman" w:hAnsi="Times New Roman" w:cs="Times New Roman"/>
        </w:rPr>
        <w:t>realms</w:t>
      </w:r>
      <w:r w:rsidRPr="006319B7">
        <w:rPr>
          <w:rFonts w:ascii="Times New Roman" w:hAnsi="Times New Roman" w:cs="Times New Roman"/>
        </w:rPr>
        <w:t xml:space="preserve">. Providing strong support for </w:t>
      </w:r>
      <w:r w:rsidR="00195384">
        <w:rPr>
          <w:rFonts w:ascii="Times New Roman" w:hAnsi="Times New Roman" w:cs="Times New Roman"/>
        </w:rPr>
        <w:t xml:space="preserve">a </w:t>
      </w:r>
      <w:r>
        <w:rPr>
          <w:rFonts w:ascii="Times New Roman" w:hAnsi="Times New Roman" w:cs="Times New Roman"/>
        </w:rPr>
        <w:t>functional</w:t>
      </w:r>
      <w:r w:rsidRPr="006319B7">
        <w:rPr>
          <w:rFonts w:ascii="Times New Roman" w:hAnsi="Times New Roman" w:cs="Times New Roman"/>
        </w:rPr>
        <w:t xml:space="preserve"> </w:t>
      </w:r>
      <w:r w:rsidR="00195384">
        <w:rPr>
          <w:rFonts w:ascii="Times New Roman" w:hAnsi="Times New Roman" w:cs="Times New Roman"/>
        </w:rPr>
        <w:t>relationship</w:t>
      </w:r>
      <w:r>
        <w:rPr>
          <w:rFonts w:ascii="Times New Roman" w:hAnsi="Times New Roman" w:cs="Times New Roman"/>
        </w:rPr>
        <w:t xml:space="preserve"> between palms and frugivores</w:t>
      </w:r>
      <w:r w:rsidRPr="006319B7">
        <w:rPr>
          <w:rFonts w:ascii="Times New Roman" w:hAnsi="Times New Roman" w:cs="Times New Roman"/>
        </w:rPr>
        <w:t xml:space="preserve">, our analyses </w:t>
      </w:r>
      <w:r>
        <w:rPr>
          <w:rFonts w:ascii="Times New Roman" w:hAnsi="Times New Roman" w:cs="Times New Roman"/>
        </w:rPr>
        <w:t>revealed</w:t>
      </w:r>
      <w:r w:rsidRPr="006319B7">
        <w:rPr>
          <w:rFonts w:ascii="Times New Roman" w:hAnsi="Times New Roman" w:cs="Times New Roman"/>
        </w:rPr>
        <w:t xml:space="preserve"> positive </w:t>
      </w:r>
      <w:r w:rsidR="00195384">
        <w:rPr>
          <w:rFonts w:ascii="Times New Roman" w:hAnsi="Times New Roman" w:cs="Times New Roman"/>
        </w:rPr>
        <w:t>associations</w:t>
      </w:r>
      <w:r w:rsidR="00195384" w:rsidRPr="006319B7">
        <w:rPr>
          <w:rFonts w:ascii="Times New Roman" w:hAnsi="Times New Roman" w:cs="Times New Roman"/>
        </w:rPr>
        <w:t xml:space="preserve"> </w:t>
      </w:r>
      <w:r w:rsidRPr="006319B7">
        <w:rPr>
          <w:rFonts w:ascii="Times New Roman" w:hAnsi="Times New Roman" w:cs="Times New Roman"/>
        </w:rPr>
        <w:t>between palm fruit sizes and current mammal body sizes</w:t>
      </w:r>
      <w:r>
        <w:rPr>
          <w:rFonts w:ascii="Times New Roman" w:hAnsi="Times New Roman" w:cs="Times New Roman"/>
        </w:rPr>
        <w:t xml:space="preserve"> </w:t>
      </w:r>
      <w:r w:rsidRPr="006319B7">
        <w:rPr>
          <w:rFonts w:ascii="Times New Roman" w:hAnsi="Times New Roman" w:cs="Times New Roman"/>
        </w:rPr>
        <w:t>globally and within the Old World</w:t>
      </w:r>
      <w:r>
        <w:rPr>
          <w:rFonts w:ascii="Times New Roman" w:hAnsi="Times New Roman" w:cs="Times New Roman"/>
        </w:rPr>
        <w:t>. However, this relationship did not occur in</w:t>
      </w:r>
      <w:r w:rsidRPr="006319B7">
        <w:rPr>
          <w:rFonts w:ascii="Times New Roman" w:hAnsi="Times New Roman" w:cs="Times New Roman"/>
        </w:rPr>
        <w:t xml:space="preserve"> the New World. </w:t>
      </w:r>
      <w:r>
        <w:rPr>
          <w:rFonts w:ascii="Times New Roman" w:hAnsi="Times New Roman" w:cs="Times New Roman"/>
        </w:rPr>
        <w:t>T</w:t>
      </w:r>
      <w:r w:rsidRPr="006319B7">
        <w:rPr>
          <w:rFonts w:ascii="Times New Roman" w:hAnsi="Times New Roman" w:cs="Times New Roman"/>
        </w:rPr>
        <w:t xml:space="preserve">he </w:t>
      </w:r>
      <w:r>
        <w:rPr>
          <w:rFonts w:ascii="Times New Roman" w:hAnsi="Times New Roman" w:cs="Times New Roman"/>
        </w:rPr>
        <w:t xml:space="preserve">warmer, palm-inhabited parts of the </w:t>
      </w:r>
      <w:r w:rsidRPr="006319B7">
        <w:rPr>
          <w:rFonts w:ascii="Times New Roman" w:hAnsi="Times New Roman" w:cs="Times New Roman"/>
        </w:rPr>
        <w:t xml:space="preserve">New World </w:t>
      </w:r>
      <w:r w:rsidR="004524A3">
        <w:rPr>
          <w:rFonts w:ascii="Times New Roman" w:hAnsi="Times New Roman" w:cs="Times New Roman"/>
        </w:rPr>
        <w:t>have</w:t>
      </w:r>
      <w:r w:rsidR="004524A3" w:rsidRPr="006319B7">
        <w:rPr>
          <w:rFonts w:ascii="Times New Roman" w:hAnsi="Times New Roman" w:cs="Times New Roman"/>
        </w:rPr>
        <w:t xml:space="preserve"> </w:t>
      </w:r>
      <w:r w:rsidRPr="006319B7">
        <w:rPr>
          <w:rFonts w:ascii="Times New Roman" w:hAnsi="Times New Roman" w:cs="Times New Roman"/>
        </w:rPr>
        <w:t>experienced massive megafauna</w:t>
      </w:r>
      <w:r>
        <w:rPr>
          <w:rFonts w:ascii="Times New Roman" w:hAnsi="Times New Roman" w:cs="Times New Roman"/>
        </w:rPr>
        <w:t>l</w:t>
      </w:r>
      <w:r w:rsidRPr="006319B7">
        <w:rPr>
          <w:rFonts w:ascii="Times New Roman" w:hAnsi="Times New Roman" w:cs="Times New Roman"/>
        </w:rPr>
        <w:t xml:space="preserve"> extinctions within the last 13,000</w:t>
      </w:r>
      <w:r w:rsidRPr="007065E4">
        <w:rPr>
          <w:rFonts w:ascii="Times New Roman" w:hAnsi="Times New Roman" w:cs="Times New Roman"/>
        </w:rPr>
        <w:t>–</w:t>
      </w:r>
      <w:r w:rsidRPr="006319B7">
        <w:rPr>
          <w:rFonts w:ascii="Times New Roman" w:hAnsi="Times New Roman" w:cs="Times New Roman"/>
        </w:rPr>
        <w:t>5,000 years</w:t>
      </w:r>
      <w:r>
        <w:rPr>
          <w:rFonts w:ascii="Times New Roman" w:hAnsi="Times New Roman" w:cs="Times New Roman"/>
        </w:rPr>
        <w:t>, with much smaller losses</w:t>
      </w:r>
      <w:r w:rsidR="004524A3">
        <w:rPr>
          <w:rFonts w:ascii="Times New Roman" w:hAnsi="Times New Roman" w:cs="Times New Roman"/>
        </w:rPr>
        <w:t xml:space="preserve"> than</w:t>
      </w:r>
      <w:r>
        <w:rPr>
          <w:rFonts w:ascii="Times New Roman" w:hAnsi="Times New Roman" w:cs="Times New Roman"/>
        </w:rPr>
        <w:t xml:space="preserve"> in </w:t>
      </w:r>
      <w:r w:rsidR="00646ADD">
        <w:rPr>
          <w:rFonts w:ascii="Times New Roman" w:hAnsi="Times New Roman" w:cs="Times New Roman"/>
        </w:rPr>
        <w:t xml:space="preserve">Sub-Saharan </w:t>
      </w:r>
      <w:r w:rsidR="00B9469F">
        <w:rPr>
          <w:rFonts w:ascii="Times New Roman" w:hAnsi="Times New Roman" w:cs="Times New Roman"/>
        </w:rPr>
        <w:t xml:space="preserve">Africa </w:t>
      </w:r>
      <w:r w:rsidR="00646ADD">
        <w:rPr>
          <w:rFonts w:ascii="Times New Roman" w:hAnsi="Times New Roman" w:cs="Times New Roman"/>
        </w:rPr>
        <w:t>and South-East Asia</w:t>
      </w:r>
      <w:r w:rsidRPr="006319B7">
        <w:rPr>
          <w:rFonts w:ascii="Times New Roman" w:hAnsi="Times New Roman" w:cs="Times New Roman"/>
        </w:rPr>
        <w:t xml:space="preserve"> </w:t>
      </w:r>
      <w:r>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bGljIj4gZXQgYWwuPC9zdHlsZT4sIDIwMDQ7IFNhbmRvbTxzdHlsZSBmYWNlPSJpdGFsaWMiPiBl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PEVuZE5vdGU+PENpdGU+PEF1dGhvcj5CYXJub3NreTwvQXV0aG9yPjxZZWFyPjIwMDQ8L1llYXI+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noProof/>
        </w:rPr>
        <w:t>(Barnosky</w:t>
      </w:r>
      <w:r w:rsidRPr="00EC2024">
        <w:rPr>
          <w:rFonts w:ascii="Times New Roman" w:hAnsi="Times New Roman" w:cs="Times New Roman"/>
          <w:i/>
          <w:noProof/>
        </w:rPr>
        <w:t xml:space="preserve"> et al.</w:t>
      </w:r>
      <w:r>
        <w:rPr>
          <w:rFonts w:ascii="Times New Roman" w:hAnsi="Times New Roman" w:cs="Times New Roman"/>
          <w:noProof/>
        </w:rPr>
        <w:t>, 2004; Sandom</w:t>
      </w:r>
      <w:r w:rsidRPr="00EC2024">
        <w:rPr>
          <w:rFonts w:ascii="Times New Roman" w:hAnsi="Times New Roman" w:cs="Times New Roman"/>
          <w:i/>
          <w:noProof/>
        </w:rPr>
        <w:t xml:space="preserve"> et al.</w:t>
      </w:r>
      <w:r>
        <w:rPr>
          <w:rFonts w:ascii="Times New Roman" w:hAnsi="Times New Roman" w:cs="Times New Roman"/>
          <w:noProof/>
        </w:rPr>
        <w:t>, 2014)</w:t>
      </w:r>
      <w:r>
        <w:rPr>
          <w:rFonts w:ascii="Times New Roman" w:hAnsi="Times New Roman" w:cs="Times New Roman"/>
        </w:rPr>
        <w:fldChar w:fldCharType="end"/>
      </w:r>
      <w:r>
        <w:rPr>
          <w:rFonts w:ascii="Times New Roman" w:hAnsi="Times New Roman" w:cs="Times New Roman"/>
        </w:rPr>
        <w:t xml:space="preserve">. Hence, current patterns in the distribution of palms and frugivores </w:t>
      </w:r>
      <w:r w:rsidRPr="006319B7">
        <w:rPr>
          <w:rFonts w:ascii="Times New Roman" w:hAnsi="Times New Roman" w:cs="Times New Roman"/>
        </w:rPr>
        <w:t>in th</w:t>
      </w:r>
      <w:r>
        <w:rPr>
          <w:rFonts w:ascii="Times New Roman" w:hAnsi="Times New Roman" w:cs="Times New Roman"/>
        </w:rPr>
        <w:t>e New World</w:t>
      </w:r>
      <w:r w:rsidRPr="006319B7">
        <w:rPr>
          <w:rFonts w:ascii="Times New Roman" w:hAnsi="Times New Roman" w:cs="Times New Roman"/>
        </w:rPr>
        <w:t xml:space="preserve"> </w:t>
      </w:r>
      <w:r>
        <w:rPr>
          <w:rFonts w:ascii="Times New Roman" w:hAnsi="Times New Roman" w:cs="Times New Roman"/>
        </w:rPr>
        <w:t xml:space="preserve">might not reflect their long-term evolutionary </w:t>
      </w:r>
      <w:r w:rsidR="0026363B">
        <w:rPr>
          <w:rFonts w:ascii="Times New Roman" w:hAnsi="Times New Roman" w:cs="Times New Roman"/>
        </w:rPr>
        <w:t xml:space="preserve">and </w:t>
      </w:r>
      <w:r w:rsidR="00B719A0">
        <w:rPr>
          <w:rFonts w:ascii="Times New Roman" w:hAnsi="Times New Roman" w:cs="Times New Roman"/>
        </w:rPr>
        <w:t>functional co</w:t>
      </w:r>
      <w:r w:rsidR="00253B53">
        <w:rPr>
          <w:rFonts w:ascii="Times New Roman" w:hAnsi="Times New Roman" w:cs="Times New Roman"/>
        </w:rPr>
        <w:t>-</w:t>
      </w:r>
      <w:r w:rsidR="00B719A0">
        <w:rPr>
          <w:rFonts w:ascii="Times New Roman" w:hAnsi="Times New Roman" w:cs="Times New Roman"/>
        </w:rPr>
        <w:t>variation.</w:t>
      </w:r>
      <w:r w:rsidRPr="006319B7">
        <w:rPr>
          <w:rFonts w:ascii="Times New Roman" w:hAnsi="Times New Roman" w:cs="Times New Roman"/>
        </w:rPr>
        <w:t xml:space="preserve"> We found strong support for this scenario, </w:t>
      </w:r>
      <w:r w:rsidR="001A6817">
        <w:rPr>
          <w:rFonts w:ascii="Times New Roman" w:hAnsi="Times New Roman" w:cs="Times New Roman"/>
        </w:rPr>
        <w:t>with</w:t>
      </w:r>
      <w:r w:rsidR="0023795D" w:rsidRPr="006319B7">
        <w:rPr>
          <w:rFonts w:ascii="Times New Roman" w:hAnsi="Times New Roman" w:cs="Times New Roman"/>
        </w:rPr>
        <w:t xml:space="preserve"> </w:t>
      </w:r>
      <w:r w:rsidRPr="006319B7">
        <w:rPr>
          <w:rFonts w:ascii="Times New Roman" w:hAnsi="Times New Roman" w:cs="Times New Roman"/>
        </w:rPr>
        <w:t xml:space="preserve">a clear palm-frugivore </w:t>
      </w:r>
      <w:r w:rsidR="0023795D">
        <w:rPr>
          <w:rFonts w:ascii="Times New Roman" w:hAnsi="Times New Roman" w:cs="Times New Roman"/>
        </w:rPr>
        <w:t xml:space="preserve">trait </w:t>
      </w:r>
      <w:r w:rsidRPr="006319B7">
        <w:rPr>
          <w:rFonts w:ascii="Times New Roman" w:hAnsi="Times New Roman" w:cs="Times New Roman"/>
        </w:rPr>
        <w:t xml:space="preserve">relationship </w:t>
      </w:r>
      <w:r w:rsidR="001A6817" w:rsidRPr="006319B7">
        <w:rPr>
          <w:rFonts w:ascii="Times New Roman" w:hAnsi="Times New Roman" w:cs="Times New Roman"/>
        </w:rPr>
        <w:t>emerg</w:t>
      </w:r>
      <w:r w:rsidR="001A6817">
        <w:rPr>
          <w:rFonts w:ascii="Times New Roman" w:hAnsi="Times New Roman" w:cs="Times New Roman"/>
        </w:rPr>
        <w:t>ing</w:t>
      </w:r>
      <w:r w:rsidR="001A6817" w:rsidRPr="006319B7">
        <w:rPr>
          <w:rFonts w:ascii="Times New Roman" w:hAnsi="Times New Roman" w:cs="Times New Roman"/>
        </w:rPr>
        <w:t xml:space="preserve"> </w:t>
      </w:r>
      <w:r>
        <w:rPr>
          <w:rFonts w:ascii="Times New Roman" w:hAnsi="Times New Roman" w:cs="Times New Roman"/>
        </w:rPr>
        <w:t>in</w:t>
      </w:r>
      <w:r w:rsidRPr="006319B7">
        <w:rPr>
          <w:rFonts w:ascii="Times New Roman" w:hAnsi="Times New Roman" w:cs="Times New Roman"/>
        </w:rPr>
        <w:t xml:space="preserve"> the New World after accounting for the </w:t>
      </w:r>
      <w:r w:rsidR="00B9469F">
        <w:rPr>
          <w:rFonts w:ascii="Times New Roman" w:hAnsi="Times New Roman" w:cs="Times New Roman"/>
        </w:rPr>
        <w:t xml:space="preserve">Late </w:t>
      </w:r>
      <w:r w:rsidRPr="006319B7">
        <w:rPr>
          <w:rFonts w:ascii="Times New Roman" w:hAnsi="Times New Roman" w:cs="Times New Roman"/>
        </w:rPr>
        <w:t>Pleistocene and Holocene megafauna extinctions and range contractions.</w:t>
      </w:r>
    </w:p>
    <w:p w14:paraId="51EDDEB4" w14:textId="7D528515" w:rsidR="000F5A8B" w:rsidRDefault="000F5A8B" w:rsidP="005028E5">
      <w:pPr>
        <w:spacing w:after="120"/>
        <w:rPr>
          <w:rFonts w:ascii="Times New Roman" w:hAnsi="Times New Roman" w:cs="Times New Roman"/>
        </w:rPr>
      </w:pPr>
      <w:r w:rsidRPr="005028E5">
        <w:rPr>
          <w:rFonts w:ascii="Times New Roman" w:hAnsi="Times New Roman" w:cs="Times New Roman"/>
        </w:rPr>
        <w:t xml:space="preserve">Previous studies at continental </w:t>
      </w:r>
      <w:r>
        <w:rPr>
          <w:rFonts w:ascii="Times New Roman" w:hAnsi="Times New Roman" w:cs="Times New Roman"/>
        </w:rPr>
        <w:t>scales have highlighted the importance of</w:t>
      </w:r>
      <w:r w:rsidRPr="006319B7">
        <w:rPr>
          <w:rFonts w:ascii="Times New Roman" w:hAnsi="Times New Roman" w:cs="Times New Roman"/>
        </w:rPr>
        <w:t xml:space="preserve"> disperser body size</w:t>
      </w:r>
      <w:r>
        <w:rPr>
          <w:rFonts w:ascii="Times New Roman" w:hAnsi="Times New Roman" w:cs="Times New Roman"/>
        </w:rPr>
        <w:t xml:space="preserve"> </w:t>
      </w:r>
      <w:r w:rsidRPr="006319B7">
        <w:rPr>
          <w:rFonts w:ascii="Times New Roman" w:hAnsi="Times New Roman" w:cs="Times New Roman"/>
        </w:rPr>
        <w:t xml:space="preserve">for the dispersal of large fruits </w:t>
      </w:r>
      <w:r w:rsidRPr="006319B7">
        <w:rPr>
          <w:rFonts w:ascii="Times New Roman" w:hAnsi="Times New Roman" w:cs="Times New Roman"/>
        </w:rPr>
        <w:fldChar w:fldCharType="begin"/>
      </w:r>
      <w:r>
        <w:rPr>
          <w:rFonts w:ascii="Times New Roman" w:hAnsi="Times New Roman" w:cs="Times New Roman"/>
        </w:rPr>
        <w:instrText xml:space="preserve"> ADDIN EN.CITE &lt;EndNote&gt;&lt;Cite&gt;&lt;Author&gt;Lord&lt;/Author&gt;&lt;Year&gt;2004&lt;/Year&gt;&lt;RecNum&gt;96&lt;/RecNum&gt;&lt;DisplayText&gt;(Lord, 2004; Guimarães&lt;style face="italic"&gt; et al.&lt;/style&gt;, 2008)&lt;/DisplayText&gt;&lt;record&gt;&lt;rec-number&gt;96&lt;/rec-number&gt;&lt;foreign-keys&gt;&lt;key app="EN" db-id="9xdtxzfffxtpt2e59vsvde599ear9ts52rap" timestamp="1450703233"&gt;96&lt;/key&gt;&lt;/foreign-keys&gt;&lt;ref-type name="Journal Article"&gt;17&lt;/ref-type&gt;&lt;contributors&gt;&lt;authors&gt;&lt;author&gt;Lord, J. M.&lt;/author&gt;&lt;/authors&gt;&lt;/contributors&gt;&lt;titles&gt;&lt;title&gt;Frugivore gape size and the evolution of fruit size and shape in southern hemisphere floras&lt;/title&gt;&lt;secondary-title&gt;Austral Ecology&lt;/secondary-title&gt;&lt;/titles&gt;&lt;periodical&gt;&lt;full-title&gt;Austral Ecology&lt;/full-title&gt;&lt;/periodical&gt;&lt;pages&gt;430–436&lt;/pages&gt;&lt;volume&gt;29&lt;/volume&gt;&lt;number&gt;4&lt;/number&gt;&lt;dates&gt;&lt;year&gt;2004&lt;/year&gt;&lt;/dates&gt;&lt;isbn&gt;1442-9993&lt;/isbn&gt;&lt;urls&gt;&lt;/urls&gt;&lt;/record&gt;&lt;/Cite&gt;&lt;Cite&gt;&lt;Author&gt;Guimarães&lt;/Author&gt;&lt;Year&gt;2008&lt;/Year&gt;&lt;RecNum&gt;91&lt;/RecNum&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Pr="006319B7">
        <w:rPr>
          <w:rFonts w:ascii="Times New Roman" w:hAnsi="Times New Roman" w:cs="Times New Roman"/>
        </w:rPr>
        <w:fldChar w:fldCharType="separate"/>
      </w:r>
      <w:r>
        <w:rPr>
          <w:rFonts w:ascii="Times New Roman" w:hAnsi="Times New Roman" w:cs="Times New Roman"/>
          <w:noProof/>
        </w:rPr>
        <w:t>(Lord, 2004; Guimarães</w:t>
      </w:r>
      <w:r w:rsidRPr="0055739A">
        <w:rPr>
          <w:rFonts w:ascii="Times New Roman" w:hAnsi="Times New Roman" w:cs="Times New Roman"/>
          <w:i/>
          <w:noProof/>
        </w:rPr>
        <w:t xml:space="preserve"> et al.</w:t>
      </w:r>
      <w:r>
        <w:rPr>
          <w:rFonts w:ascii="Times New Roman" w:hAnsi="Times New Roman" w:cs="Times New Roman"/>
          <w:noProof/>
        </w:rPr>
        <w:t>, 2008)</w:t>
      </w:r>
      <w:r w:rsidRPr="006319B7">
        <w:rPr>
          <w:rFonts w:ascii="Times New Roman" w:hAnsi="Times New Roman" w:cs="Times New Roman"/>
        </w:rPr>
        <w:fldChar w:fldCharType="end"/>
      </w:r>
      <w:r w:rsidRPr="006319B7">
        <w:rPr>
          <w:rFonts w:ascii="Times New Roman" w:hAnsi="Times New Roman" w:cs="Times New Roman"/>
        </w:rPr>
        <w:t xml:space="preserve">. For several large-fruited palm species (e.g. </w:t>
      </w:r>
      <w:proofErr w:type="spellStart"/>
      <w:r w:rsidRPr="006319B7">
        <w:rPr>
          <w:rFonts w:ascii="Times New Roman" w:hAnsi="Times New Roman" w:cs="Times New Roman"/>
          <w:i/>
          <w:iCs/>
        </w:rPr>
        <w:t>Attalea</w:t>
      </w:r>
      <w:proofErr w:type="spellEnd"/>
      <w:r w:rsidRPr="006319B7">
        <w:rPr>
          <w:rFonts w:ascii="Times New Roman" w:hAnsi="Times New Roman" w:cs="Times New Roman"/>
          <w:i/>
          <w:iCs/>
        </w:rPr>
        <w:t xml:space="preserve"> </w:t>
      </w:r>
      <w:proofErr w:type="spellStart"/>
      <w:r w:rsidRPr="006319B7">
        <w:rPr>
          <w:rFonts w:ascii="Times New Roman" w:hAnsi="Times New Roman" w:cs="Times New Roman"/>
          <w:i/>
          <w:iCs/>
        </w:rPr>
        <w:t>geraensis</w:t>
      </w:r>
      <w:proofErr w:type="spellEnd"/>
      <w:r w:rsidRPr="006319B7">
        <w:rPr>
          <w:rFonts w:ascii="Times New Roman" w:hAnsi="Times New Roman" w:cs="Times New Roman"/>
        </w:rPr>
        <w:t xml:space="preserve">, </w:t>
      </w:r>
      <w:proofErr w:type="spellStart"/>
      <w:r w:rsidRPr="006319B7">
        <w:rPr>
          <w:rFonts w:ascii="Times New Roman" w:hAnsi="Times New Roman" w:cs="Times New Roman"/>
          <w:i/>
        </w:rPr>
        <w:t>Borassus</w:t>
      </w:r>
      <w:proofErr w:type="spellEnd"/>
      <w:r w:rsidRPr="006319B7">
        <w:rPr>
          <w:rFonts w:ascii="Times New Roman" w:hAnsi="Times New Roman" w:cs="Times New Roman"/>
          <w:i/>
        </w:rPr>
        <w:t xml:space="preserve"> </w:t>
      </w:r>
      <w:proofErr w:type="spellStart"/>
      <w:r w:rsidRPr="006319B7">
        <w:rPr>
          <w:rFonts w:ascii="Times New Roman" w:hAnsi="Times New Roman" w:cs="Times New Roman"/>
          <w:i/>
        </w:rPr>
        <w:t>aethiopium</w:t>
      </w:r>
      <w:proofErr w:type="spellEnd"/>
      <w:r w:rsidRPr="006319B7">
        <w:rPr>
          <w:rFonts w:ascii="Times New Roman" w:hAnsi="Times New Roman" w:cs="Times New Roman"/>
        </w:rPr>
        <w:t xml:space="preserve">, </w:t>
      </w:r>
      <w:proofErr w:type="spellStart"/>
      <w:r>
        <w:rPr>
          <w:rFonts w:ascii="Times New Roman" w:hAnsi="Times New Roman" w:cs="Times New Roman"/>
          <w:i/>
          <w:iCs/>
        </w:rPr>
        <w:t>Astrocaryum</w:t>
      </w:r>
      <w:proofErr w:type="spellEnd"/>
      <w:r>
        <w:rPr>
          <w:rFonts w:ascii="Times New Roman" w:hAnsi="Times New Roman" w:cs="Times New Roman"/>
          <w:i/>
          <w:iCs/>
        </w:rPr>
        <w:t xml:space="preserve"> </w:t>
      </w:r>
      <w:proofErr w:type="spellStart"/>
      <w:r w:rsidRPr="006319B7">
        <w:rPr>
          <w:rFonts w:ascii="Times New Roman" w:hAnsi="Times New Roman" w:cs="Times New Roman"/>
          <w:i/>
          <w:iCs/>
        </w:rPr>
        <w:t>aculeatissimum</w:t>
      </w:r>
      <w:proofErr w:type="spellEnd"/>
      <w:r w:rsidRPr="006319B7">
        <w:rPr>
          <w:rFonts w:ascii="Times New Roman" w:hAnsi="Times New Roman" w:cs="Times New Roman"/>
        </w:rPr>
        <w:t xml:space="preserve">), large frugivorous mammals such as </w:t>
      </w:r>
      <w:r>
        <w:rPr>
          <w:rFonts w:ascii="Times New Roman" w:hAnsi="Times New Roman" w:cs="Times New Roman"/>
        </w:rPr>
        <w:t>elephants</w:t>
      </w:r>
      <w:r w:rsidRPr="006319B7">
        <w:rPr>
          <w:rFonts w:ascii="Times New Roman" w:hAnsi="Times New Roman" w:cs="Times New Roman"/>
        </w:rPr>
        <w:t xml:space="preserve"> (</w:t>
      </w:r>
      <w:r w:rsidRPr="006319B7">
        <w:rPr>
          <w:rFonts w:ascii="Times New Roman" w:hAnsi="Times New Roman" w:cs="Times New Roman"/>
          <w:i/>
        </w:rPr>
        <w:t>Elephas maximus</w:t>
      </w:r>
      <w:r>
        <w:rPr>
          <w:rFonts w:ascii="Times New Roman" w:hAnsi="Times New Roman" w:cs="Times New Roman"/>
        </w:rPr>
        <w:t xml:space="preserve">, </w:t>
      </w:r>
      <w:proofErr w:type="spellStart"/>
      <w:r w:rsidRPr="006319B7">
        <w:rPr>
          <w:rFonts w:ascii="Times New Roman" w:hAnsi="Times New Roman" w:cs="Times New Roman"/>
          <w:i/>
        </w:rPr>
        <w:t>Loxodonta</w:t>
      </w:r>
      <w:proofErr w:type="spellEnd"/>
      <w:r w:rsidRPr="006319B7">
        <w:rPr>
          <w:rFonts w:ascii="Times New Roman" w:hAnsi="Times New Roman" w:cs="Times New Roman"/>
        </w:rPr>
        <w:t xml:space="preserve"> spp.), </w:t>
      </w:r>
      <w:r>
        <w:rPr>
          <w:rFonts w:ascii="Times New Roman" w:hAnsi="Times New Roman" w:cs="Times New Roman"/>
        </w:rPr>
        <w:t>t</w:t>
      </w:r>
      <w:r w:rsidRPr="006319B7">
        <w:rPr>
          <w:rFonts w:ascii="Times New Roman" w:hAnsi="Times New Roman" w:cs="Times New Roman"/>
        </w:rPr>
        <w:t>apirs (</w:t>
      </w:r>
      <w:proofErr w:type="spellStart"/>
      <w:r w:rsidRPr="006319B7">
        <w:rPr>
          <w:rFonts w:ascii="Times New Roman" w:hAnsi="Times New Roman" w:cs="Times New Roman"/>
          <w:i/>
        </w:rPr>
        <w:t>Tapirus</w:t>
      </w:r>
      <w:proofErr w:type="spellEnd"/>
      <w:r w:rsidRPr="006319B7">
        <w:rPr>
          <w:rFonts w:ascii="Times New Roman" w:hAnsi="Times New Roman" w:cs="Times New Roman"/>
          <w:i/>
        </w:rPr>
        <w:t xml:space="preserve"> </w:t>
      </w:r>
      <w:r w:rsidRPr="00565BD2">
        <w:rPr>
          <w:rFonts w:ascii="Times New Roman" w:hAnsi="Times New Roman" w:cs="Times New Roman"/>
        </w:rPr>
        <w:t>spp.</w:t>
      </w:r>
      <w:r w:rsidRPr="006319B7">
        <w:rPr>
          <w:rFonts w:ascii="Times New Roman" w:hAnsi="Times New Roman" w:cs="Times New Roman"/>
        </w:rPr>
        <w:t xml:space="preserve">), </w:t>
      </w:r>
      <w:r>
        <w:rPr>
          <w:rFonts w:ascii="Times New Roman" w:hAnsi="Times New Roman" w:cs="Times New Roman"/>
        </w:rPr>
        <w:t>and</w:t>
      </w:r>
      <w:r w:rsidRPr="006319B7">
        <w:rPr>
          <w:rFonts w:ascii="Times New Roman" w:hAnsi="Times New Roman" w:cs="Times New Roman"/>
        </w:rPr>
        <w:t xml:space="preserve"> chimpanzees (</w:t>
      </w:r>
      <w:r w:rsidRPr="006319B7">
        <w:rPr>
          <w:rFonts w:ascii="Times New Roman" w:hAnsi="Times New Roman" w:cs="Times New Roman"/>
          <w:i/>
          <w:iCs/>
        </w:rPr>
        <w:t>Pan troglodytes</w:t>
      </w:r>
      <w:r w:rsidRPr="006319B7">
        <w:rPr>
          <w:rFonts w:ascii="Times New Roman" w:hAnsi="Times New Roman" w:cs="Times New Roman"/>
        </w:rPr>
        <w:t xml:space="preserve">) </w:t>
      </w:r>
      <w:r>
        <w:rPr>
          <w:rFonts w:ascii="Times New Roman" w:hAnsi="Times New Roman" w:cs="Times New Roman"/>
        </w:rPr>
        <w:t xml:space="preserve">are </w:t>
      </w:r>
      <w:r w:rsidRPr="006319B7">
        <w:rPr>
          <w:rFonts w:ascii="Times New Roman" w:hAnsi="Times New Roman" w:cs="Times New Roman"/>
        </w:rPr>
        <w:t xml:space="preserve">disproportionately </w:t>
      </w:r>
      <w:r>
        <w:rPr>
          <w:rFonts w:ascii="Times New Roman" w:hAnsi="Times New Roman" w:cs="Times New Roman"/>
        </w:rPr>
        <w:t>important for successful seed</w:t>
      </w:r>
      <w:r w:rsidRPr="006319B7">
        <w:rPr>
          <w:rFonts w:ascii="Times New Roman" w:hAnsi="Times New Roman" w:cs="Times New Roman"/>
        </w:rPr>
        <w:t xml:space="preserve"> dispers</w:t>
      </w:r>
      <w:r>
        <w:rPr>
          <w:rFonts w:ascii="Times New Roman" w:hAnsi="Times New Roman" w:cs="Times New Roman"/>
        </w:rPr>
        <w:t>al</w:t>
      </w:r>
      <w:r w:rsidRPr="006319B7">
        <w:rPr>
          <w:rFonts w:ascii="Times New Roman" w:hAnsi="Times New Roman" w:cs="Times New Roman"/>
        </w:rPr>
        <w:t xml:space="preserve"> </w:t>
      </w:r>
      <w:r w:rsidRPr="006319B7">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RnJhZ29zbyAmYW1wOyBIdWZmbWFuLCAyMDAwOyBEb25hdHRpPHN0eWxlIGZhY2U9Iml0YWxpYyI+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PEVuZE5vdGU+PENpdGU+PEF1dGhvcj5ab25hPC9BdXRob3I+PFllYXI+MTk4OTwvWWVhcj48UmVj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6319B7">
        <w:rPr>
          <w:rFonts w:ascii="Times New Roman" w:hAnsi="Times New Roman" w:cs="Times New Roman"/>
        </w:rPr>
      </w:r>
      <w:r w:rsidRPr="006319B7">
        <w:rPr>
          <w:rFonts w:ascii="Times New Roman" w:hAnsi="Times New Roman" w:cs="Times New Roman"/>
        </w:rPr>
        <w:fldChar w:fldCharType="separate"/>
      </w:r>
      <w:r w:rsidRPr="006319B7">
        <w:rPr>
          <w:rFonts w:ascii="Times New Roman" w:hAnsi="Times New Roman" w:cs="Times New Roman"/>
          <w:noProof/>
        </w:rPr>
        <w:t>(Zona &amp; Henderson, 1989; Fragoso &amp; Huffman, 2000; Donatti</w:t>
      </w:r>
      <w:r w:rsidRPr="006319B7">
        <w:rPr>
          <w:rFonts w:ascii="Times New Roman" w:hAnsi="Times New Roman" w:cs="Times New Roman"/>
          <w:i/>
          <w:noProof/>
        </w:rPr>
        <w:t xml:space="preserve"> et al.</w:t>
      </w:r>
      <w:r w:rsidRPr="006319B7">
        <w:rPr>
          <w:rFonts w:ascii="Times New Roman" w:hAnsi="Times New Roman" w:cs="Times New Roman"/>
          <w:noProof/>
        </w:rPr>
        <w:t>, 2007)</w:t>
      </w:r>
      <w:r w:rsidRPr="006319B7">
        <w:rPr>
          <w:rFonts w:ascii="Times New Roman" w:hAnsi="Times New Roman" w:cs="Times New Roman"/>
        </w:rPr>
        <w:fldChar w:fldCharType="end"/>
      </w:r>
      <w:r w:rsidRPr="006319B7">
        <w:rPr>
          <w:rFonts w:ascii="Times New Roman" w:hAnsi="Times New Roman" w:cs="Times New Roman"/>
        </w:rPr>
        <w:t xml:space="preserve">. </w:t>
      </w:r>
      <w:r>
        <w:rPr>
          <w:rFonts w:ascii="Times New Roman" w:hAnsi="Times New Roman" w:cs="Times New Roman"/>
        </w:rPr>
        <w:t>Although tight co-evolutionary adaptations between individual plant and frugivore species are rare,</w:t>
      </w:r>
      <w:r w:rsidRPr="006319B7">
        <w:rPr>
          <w:rFonts w:ascii="Times New Roman" w:hAnsi="Times New Roman" w:cs="Times New Roman"/>
        </w:rPr>
        <w:t xml:space="preserve"> generalized interactions of mutualistic partners </w:t>
      </w:r>
      <w:r>
        <w:rPr>
          <w:rFonts w:ascii="Times New Roman" w:hAnsi="Times New Roman" w:cs="Times New Roman"/>
        </w:rPr>
        <w:t xml:space="preserve">driven by key functional traits such as fruit size and consumer body size are increasingly </w:t>
      </w:r>
      <w:r w:rsidR="00FA2236">
        <w:rPr>
          <w:rFonts w:ascii="Times New Roman" w:hAnsi="Times New Roman" w:cs="Times New Roman"/>
        </w:rPr>
        <w:t xml:space="preserve">recognized in plant-frugivore mutualisms </w:t>
      </w:r>
      <w:r>
        <w:rPr>
          <w:rFonts w:ascii="Times New Roman" w:hAnsi="Times New Roman" w:cs="Times New Roman"/>
        </w:rPr>
        <w:fldChar w:fldCharType="begin"/>
      </w:r>
      <w:r>
        <w:rPr>
          <w:rFonts w:ascii="Times New Roman" w:hAnsi="Times New Roman" w:cs="Times New Roman"/>
        </w:rPr>
        <w:instrText xml:space="preserve"> ADDIN EN.CITE &lt;EndNote&gt;&lt;Cite&gt;&lt;Author&gt;Donatti&lt;/Author&gt;&lt;Year&gt;2011&lt;/Year&gt;&lt;RecNum&gt;102&lt;/RecNum&gt;&lt;DisplayText&gt;(Donatti&lt;style face="italic"&gt; et al.&lt;/style&gt;, 2011; Fleming &amp;amp; Kress, 2013)&lt;/DisplayText&gt;&lt;record&gt;&lt;rec-number&gt;102&lt;/rec-number&gt;&lt;foreign-keys&gt;&lt;key app="EN" db-id="9xdtxzfffxtpt2e59vsvde599ear9ts52rap" timestamp="1452527219"&gt;102&lt;/key&gt;&lt;/foreign-keys&gt;&lt;ref-type name="Journal Article"&gt;17&lt;/ref-type&gt;&lt;contributors&gt;&lt;authors&gt;&lt;author&gt;Donatti, C. I.&lt;/author&gt;&lt;author&gt;Guimarães, P. R.&lt;/author&gt;&lt;author&gt;Galetti, M.&lt;/author&gt;&lt;author&gt;Pizo, M. A.&lt;/author&gt;&lt;author&gt;Marquitti, F.&lt;/author&gt;&lt;author&gt;Dirzo, R.&lt;/author&gt;&lt;/authors&gt;&lt;/contributors&gt;&lt;titles&gt;&lt;title&gt;Analysis of a hyper-diverse seed dispersal network: Modularity and underlying mechanisms&lt;/title&gt;&lt;secondary-title&gt;Ecology Letters&lt;/secondary-title&gt;&lt;/titles&gt;&lt;periodical&gt;&lt;full-title&gt;Ecology Letters&lt;/full-title&gt;&lt;/periodical&gt;&lt;pages&gt;773–781&lt;/pages&gt;&lt;volume&gt;14&lt;/volume&gt;&lt;number&gt;8&lt;/number&gt;&lt;dates&gt;&lt;year&gt;2011&lt;/year&gt;&lt;/dates&gt;&lt;isbn&gt;1461-0248&lt;/isbn&gt;&lt;urls&gt;&lt;/urls&gt;&lt;/record&gt;&lt;/Cite&gt;&lt;Cite&gt;&lt;Author&gt;Fleming&lt;/Author&gt;&lt;Year&gt;2013&lt;/Year&gt;&lt;RecNum&gt;92&lt;/RecNum&gt;&lt;record&gt;&lt;rec-number&gt;92&lt;/rec-number&gt;&lt;foreign-keys&gt;&lt;key app="EN" db-id="9xdtxzfffxtpt2e59vsvde599ear9ts52rap" timestamp="1450701285"&gt;92&lt;/key&gt;&lt;/foreign-keys&gt;&lt;ref-type name="Book"&gt;6&lt;/ref-type&gt;&lt;contributors&gt;&lt;authors&gt;&lt;author&gt;Fleming, T. H.&lt;/author&gt;&lt;author&gt;Kress, W. J.&lt;/author&gt;&lt;/authors&gt;&lt;/contributors&gt;&lt;titles&gt;&lt;title&gt;The ornaments of life: coevolution and conservation in the tropics&lt;/title&gt;&lt;/titles&gt;&lt;dates&gt;&lt;year&gt;2013&lt;/year&gt;&lt;/dates&gt;&lt;pub-location&gt;Chicago&lt;/pub-location&gt;&lt;publisher&gt;University of Chicago Press&lt;/publisher&gt;&lt;isbn&gt;022602332X&lt;/isbn&gt;&lt;urls&gt;&lt;/urls&gt;&lt;/record&gt;&lt;/Cite&gt;&lt;/EndNote&gt;</w:instrText>
      </w:r>
      <w:r>
        <w:rPr>
          <w:rFonts w:ascii="Times New Roman" w:hAnsi="Times New Roman" w:cs="Times New Roman"/>
        </w:rPr>
        <w:fldChar w:fldCharType="separate"/>
      </w:r>
      <w:r>
        <w:rPr>
          <w:rFonts w:ascii="Times New Roman" w:hAnsi="Times New Roman" w:cs="Times New Roman"/>
          <w:noProof/>
        </w:rPr>
        <w:t>(Donatti</w:t>
      </w:r>
      <w:r w:rsidRPr="0055739A">
        <w:rPr>
          <w:rFonts w:ascii="Times New Roman" w:hAnsi="Times New Roman" w:cs="Times New Roman"/>
          <w:i/>
          <w:noProof/>
        </w:rPr>
        <w:t xml:space="preserve"> et al.</w:t>
      </w:r>
      <w:r>
        <w:rPr>
          <w:rFonts w:ascii="Times New Roman" w:hAnsi="Times New Roman" w:cs="Times New Roman"/>
          <w:noProof/>
        </w:rPr>
        <w:t>, 2011; Fleming &amp; Kress, 2013)</w:t>
      </w:r>
      <w:r>
        <w:rPr>
          <w:rFonts w:ascii="Times New Roman" w:hAnsi="Times New Roman" w:cs="Times New Roman"/>
        </w:rPr>
        <w:fldChar w:fldCharType="end"/>
      </w:r>
      <w:r>
        <w:rPr>
          <w:rFonts w:ascii="Times New Roman" w:hAnsi="Times New Roman" w:cs="Times New Roman"/>
        </w:rPr>
        <w:t>. T</w:t>
      </w:r>
      <w:r w:rsidRPr="006319B7">
        <w:rPr>
          <w:rFonts w:ascii="Times New Roman" w:hAnsi="Times New Roman" w:cs="Times New Roman"/>
        </w:rPr>
        <w:t xml:space="preserve">his </w:t>
      </w:r>
      <w:r>
        <w:rPr>
          <w:rFonts w:ascii="Times New Roman" w:hAnsi="Times New Roman" w:cs="Times New Roman"/>
        </w:rPr>
        <w:t>reflects that</w:t>
      </w:r>
      <w:r w:rsidRPr="006319B7">
        <w:rPr>
          <w:rFonts w:ascii="Times New Roman" w:hAnsi="Times New Roman" w:cs="Times New Roman"/>
        </w:rPr>
        <w:t xml:space="preserve"> large </w:t>
      </w:r>
      <w:r w:rsidR="00FA2236">
        <w:rPr>
          <w:rFonts w:ascii="Times New Roman" w:hAnsi="Times New Roman" w:cs="Times New Roman"/>
        </w:rPr>
        <w:t>animals</w:t>
      </w:r>
      <w:r w:rsidR="00FA2236" w:rsidRPr="006319B7">
        <w:rPr>
          <w:rFonts w:ascii="Times New Roman" w:hAnsi="Times New Roman" w:cs="Times New Roman"/>
        </w:rPr>
        <w:t xml:space="preserve"> </w:t>
      </w:r>
      <w:r w:rsidRPr="006319B7">
        <w:rPr>
          <w:rFonts w:ascii="Times New Roman" w:hAnsi="Times New Roman" w:cs="Times New Roman"/>
        </w:rPr>
        <w:t xml:space="preserve">are able to swallow large seeds, and </w:t>
      </w:r>
      <w:r>
        <w:rPr>
          <w:rFonts w:ascii="Times New Roman" w:hAnsi="Times New Roman" w:cs="Times New Roman"/>
        </w:rPr>
        <w:t xml:space="preserve">they </w:t>
      </w:r>
      <w:r w:rsidRPr="006319B7">
        <w:rPr>
          <w:rFonts w:ascii="Times New Roman" w:hAnsi="Times New Roman" w:cs="Times New Roman"/>
        </w:rPr>
        <w:t xml:space="preserve">are more likely </w:t>
      </w:r>
      <w:r w:rsidR="00A90BEE">
        <w:rPr>
          <w:rFonts w:ascii="Times New Roman" w:hAnsi="Times New Roman" w:cs="Times New Roman"/>
        </w:rPr>
        <w:t xml:space="preserve">than small </w:t>
      </w:r>
      <w:r w:rsidR="00FA2236">
        <w:rPr>
          <w:rFonts w:ascii="Times New Roman" w:hAnsi="Times New Roman" w:cs="Times New Roman"/>
        </w:rPr>
        <w:t xml:space="preserve">animals </w:t>
      </w:r>
      <w:r w:rsidRPr="006319B7">
        <w:rPr>
          <w:rFonts w:ascii="Times New Roman" w:hAnsi="Times New Roman" w:cs="Times New Roman"/>
        </w:rPr>
        <w:t>to deposit seeds away at greater distances from the parental plant</w:t>
      </w:r>
      <w:r>
        <w:rPr>
          <w:rFonts w:ascii="Times New Roman" w:hAnsi="Times New Roman" w:cs="Times New Roman"/>
        </w:rPr>
        <w:t>, leading to greater establishment probabilities</w:t>
      </w:r>
      <w:r w:rsidRPr="006319B7">
        <w:rPr>
          <w:rFonts w:ascii="Times New Roman" w:hAnsi="Times New Roman" w:cs="Times New Roman"/>
        </w:rPr>
        <w:t xml:space="preserve"> </w:t>
      </w:r>
      <w:r w:rsidR="004436F9">
        <w:rPr>
          <w:rFonts w:ascii="Times New Roman" w:hAnsi="Times New Roman" w:cs="Times New Roman"/>
        </w:rPr>
        <w:fldChar w:fldCharType="begin"/>
      </w:r>
      <w:r w:rsidR="004436F9">
        <w:rPr>
          <w:rFonts w:ascii="Times New Roman" w:hAnsi="Times New Roman" w:cs="Times New Roman"/>
        </w:rPr>
        <w:instrText xml:space="preserve"> ADDIN EN.CITE &lt;EndNote&gt;&lt;Cite&gt;&lt;Author&gt;Guimarães&lt;/Author&gt;&lt;Year&gt;2008&lt;/Year&gt;&lt;RecNum&gt;91&lt;/RecNum&gt;&lt;DisplayText&gt;(Guimarães&lt;style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004436F9">
        <w:rPr>
          <w:rFonts w:ascii="Times New Roman" w:hAnsi="Times New Roman" w:cs="Times New Roman"/>
        </w:rPr>
        <w:fldChar w:fldCharType="separate"/>
      </w:r>
      <w:r w:rsidR="004436F9">
        <w:rPr>
          <w:rFonts w:ascii="Times New Roman" w:hAnsi="Times New Roman" w:cs="Times New Roman"/>
          <w:noProof/>
        </w:rPr>
        <w:t>(Guimarães</w:t>
      </w:r>
      <w:r w:rsidR="004436F9" w:rsidRPr="004436F9">
        <w:rPr>
          <w:rFonts w:ascii="Times New Roman" w:hAnsi="Times New Roman" w:cs="Times New Roman"/>
          <w:i/>
          <w:noProof/>
        </w:rPr>
        <w:t xml:space="preserve"> et al.</w:t>
      </w:r>
      <w:r w:rsidR="004436F9">
        <w:rPr>
          <w:rFonts w:ascii="Times New Roman" w:hAnsi="Times New Roman" w:cs="Times New Roman"/>
          <w:noProof/>
        </w:rPr>
        <w:t>, 2008)</w:t>
      </w:r>
      <w:r w:rsidR="004436F9">
        <w:rPr>
          <w:rFonts w:ascii="Times New Roman" w:hAnsi="Times New Roman" w:cs="Times New Roman"/>
        </w:rPr>
        <w:fldChar w:fldCharType="end"/>
      </w:r>
      <w:r w:rsidR="004436F9">
        <w:rPr>
          <w:rFonts w:ascii="Times New Roman" w:hAnsi="Times New Roman" w:cs="Times New Roman"/>
        </w:rPr>
        <w:t xml:space="preserve">. </w:t>
      </w:r>
      <w:r>
        <w:rPr>
          <w:rFonts w:ascii="Times New Roman" w:hAnsi="Times New Roman" w:cs="Times New Roman"/>
        </w:rPr>
        <w:t xml:space="preserve">Our results show that the geographic distribution of fruit sizes and </w:t>
      </w:r>
      <w:r w:rsidR="00FA2236">
        <w:rPr>
          <w:rFonts w:ascii="Times New Roman" w:hAnsi="Times New Roman" w:cs="Times New Roman"/>
        </w:rPr>
        <w:t xml:space="preserve">mammal </w:t>
      </w:r>
      <w:r>
        <w:rPr>
          <w:rFonts w:ascii="Times New Roman" w:hAnsi="Times New Roman" w:cs="Times New Roman"/>
        </w:rPr>
        <w:t xml:space="preserve">consumer body sizes are interlinked at a global scale, at least for this </w:t>
      </w:r>
      <w:r w:rsidR="002B485B">
        <w:rPr>
          <w:rFonts w:ascii="Times New Roman" w:hAnsi="Times New Roman" w:cs="Times New Roman"/>
        </w:rPr>
        <w:t>pantropical,</w:t>
      </w:r>
      <w:r>
        <w:rPr>
          <w:rFonts w:ascii="Times New Roman" w:hAnsi="Times New Roman" w:cs="Times New Roman"/>
        </w:rPr>
        <w:t xml:space="preserve"> fleshy-fruited</w:t>
      </w:r>
      <w:r w:rsidR="002B485B">
        <w:rPr>
          <w:rFonts w:ascii="Times New Roman" w:hAnsi="Times New Roman" w:cs="Times New Roman"/>
        </w:rPr>
        <w:t xml:space="preserve"> keystone</w:t>
      </w:r>
      <w:r>
        <w:rPr>
          <w:rFonts w:ascii="Times New Roman" w:hAnsi="Times New Roman" w:cs="Times New Roman"/>
        </w:rPr>
        <w:t xml:space="preserve"> plant family.</w:t>
      </w:r>
    </w:p>
    <w:p w14:paraId="6C5EC091" w14:textId="0A67E4EC" w:rsidR="00BB5E9E" w:rsidRPr="006319B7" w:rsidRDefault="000F5A8B" w:rsidP="005028E5">
      <w:pPr>
        <w:spacing w:after="120"/>
        <w:rPr>
          <w:rFonts w:ascii="Times New Roman" w:hAnsi="Times New Roman" w:cs="Times New Roman"/>
        </w:rPr>
      </w:pPr>
      <w:r>
        <w:rPr>
          <w:rFonts w:ascii="Times New Roman" w:hAnsi="Times New Roman" w:cs="Times New Roman"/>
        </w:rPr>
        <w:t>In addition to consumer body sizes</w:t>
      </w:r>
      <w:r w:rsidRPr="006319B7">
        <w:rPr>
          <w:rFonts w:ascii="Times New Roman" w:hAnsi="Times New Roman" w:cs="Times New Roman"/>
        </w:rPr>
        <w:t xml:space="preserve">, </w:t>
      </w:r>
      <w:r>
        <w:rPr>
          <w:rFonts w:ascii="Times New Roman" w:hAnsi="Times New Roman" w:cs="Times New Roman"/>
        </w:rPr>
        <w:t xml:space="preserve">our results show that </w:t>
      </w:r>
      <w:r w:rsidRPr="006319B7">
        <w:rPr>
          <w:rFonts w:ascii="Times New Roman" w:hAnsi="Times New Roman" w:cs="Times New Roman"/>
        </w:rPr>
        <w:t xml:space="preserve">current climate and Quaternary climate </w:t>
      </w:r>
      <w:r w:rsidR="00E3794F">
        <w:rPr>
          <w:rFonts w:ascii="Times New Roman" w:hAnsi="Times New Roman" w:cs="Times New Roman"/>
        </w:rPr>
        <w:t>change</w:t>
      </w:r>
      <w:r w:rsidRPr="006319B7">
        <w:rPr>
          <w:rFonts w:ascii="Times New Roman" w:hAnsi="Times New Roman" w:cs="Times New Roman"/>
        </w:rPr>
        <w:t xml:space="preserve">, </w:t>
      </w:r>
      <w:r>
        <w:rPr>
          <w:rFonts w:ascii="Times New Roman" w:hAnsi="Times New Roman" w:cs="Times New Roman"/>
        </w:rPr>
        <w:t xml:space="preserve">both </w:t>
      </w:r>
      <w:r w:rsidRPr="006319B7">
        <w:rPr>
          <w:rFonts w:ascii="Times New Roman" w:hAnsi="Times New Roman" w:cs="Times New Roman"/>
        </w:rPr>
        <w:t xml:space="preserve">directly </w:t>
      </w:r>
      <w:r>
        <w:rPr>
          <w:rFonts w:ascii="Times New Roman" w:hAnsi="Times New Roman" w:cs="Times New Roman"/>
        </w:rPr>
        <w:t>as well as</w:t>
      </w:r>
      <w:r w:rsidRPr="006319B7">
        <w:rPr>
          <w:rFonts w:ascii="Times New Roman" w:hAnsi="Times New Roman" w:cs="Times New Roman"/>
        </w:rPr>
        <w:t xml:space="preserve"> indirectly via mammal body size and NPP</w:t>
      </w:r>
      <w:r>
        <w:rPr>
          <w:rFonts w:ascii="Times New Roman" w:hAnsi="Times New Roman" w:cs="Times New Roman"/>
        </w:rPr>
        <w:t>,</w:t>
      </w:r>
      <w:r w:rsidRPr="006319B7">
        <w:rPr>
          <w:rFonts w:ascii="Times New Roman" w:hAnsi="Times New Roman" w:cs="Times New Roman"/>
        </w:rPr>
        <w:t xml:space="preserve"> affect the</w:t>
      </w:r>
      <w:r>
        <w:rPr>
          <w:rFonts w:ascii="Times New Roman" w:hAnsi="Times New Roman" w:cs="Times New Roman"/>
        </w:rPr>
        <w:t xml:space="preserve"> distribution of</w:t>
      </w:r>
      <w:r w:rsidRPr="006319B7">
        <w:rPr>
          <w:rFonts w:ascii="Times New Roman" w:hAnsi="Times New Roman" w:cs="Times New Roman"/>
        </w:rPr>
        <w:t xml:space="preserve"> assemblage-mean palm fruit size</w:t>
      </w:r>
      <w:r>
        <w:rPr>
          <w:rFonts w:ascii="Times New Roman" w:hAnsi="Times New Roman" w:cs="Times New Roman"/>
        </w:rPr>
        <w:t>s</w:t>
      </w:r>
      <w:r w:rsidRPr="006319B7">
        <w:rPr>
          <w:rFonts w:ascii="Times New Roman" w:hAnsi="Times New Roman" w:cs="Times New Roman"/>
        </w:rPr>
        <w:t xml:space="preserve"> </w:t>
      </w:r>
      <w:r>
        <w:rPr>
          <w:rFonts w:ascii="Times New Roman" w:hAnsi="Times New Roman" w:cs="Times New Roman"/>
        </w:rPr>
        <w:t>at global and continental scales</w:t>
      </w:r>
      <w:r w:rsidRPr="006319B7">
        <w:rPr>
          <w:rFonts w:ascii="Times New Roman" w:hAnsi="Times New Roman" w:cs="Times New Roman"/>
        </w:rPr>
        <w:t xml:space="preserve">. Notably, we found large average fruit sizes being </w:t>
      </w:r>
      <w:r>
        <w:rPr>
          <w:rFonts w:ascii="Times New Roman" w:hAnsi="Times New Roman" w:cs="Times New Roman"/>
        </w:rPr>
        <w:t>associated with</w:t>
      </w:r>
      <w:r w:rsidRPr="006319B7">
        <w:rPr>
          <w:rFonts w:ascii="Times New Roman" w:hAnsi="Times New Roman" w:cs="Times New Roman"/>
        </w:rPr>
        <w:t xml:space="preserve"> current</w:t>
      </w:r>
      <w:r>
        <w:rPr>
          <w:rFonts w:ascii="Times New Roman" w:hAnsi="Times New Roman" w:cs="Times New Roman"/>
        </w:rPr>
        <w:t>ly</w:t>
      </w:r>
      <w:r w:rsidRPr="006319B7">
        <w:rPr>
          <w:rFonts w:ascii="Times New Roman" w:hAnsi="Times New Roman" w:cs="Times New Roman"/>
        </w:rPr>
        <w:t xml:space="preserve"> warm conditions</w:t>
      </w:r>
      <w:r>
        <w:rPr>
          <w:rFonts w:ascii="Times New Roman" w:hAnsi="Times New Roman" w:cs="Times New Roman"/>
        </w:rPr>
        <w:t>, high precipitation seasonality,</w:t>
      </w:r>
      <w:r w:rsidRPr="006319B7">
        <w:rPr>
          <w:rFonts w:ascii="Times New Roman" w:hAnsi="Times New Roman" w:cs="Times New Roman"/>
        </w:rPr>
        <w:t xml:space="preserve"> and unstable </w:t>
      </w:r>
      <w:r>
        <w:rPr>
          <w:rFonts w:ascii="Times New Roman" w:hAnsi="Times New Roman" w:cs="Times New Roman"/>
        </w:rPr>
        <w:t>Quaternary climates</w:t>
      </w:r>
      <w:r w:rsidR="003F394C">
        <w:rPr>
          <w:rFonts w:ascii="Times New Roman" w:hAnsi="Times New Roman" w:cs="Times New Roman"/>
        </w:rPr>
        <w:t>, especially in areas</w:t>
      </w:r>
      <w:r>
        <w:rPr>
          <w:rFonts w:ascii="Times New Roman" w:hAnsi="Times New Roman" w:cs="Times New Roman"/>
        </w:rPr>
        <w:t xml:space="preserve"> such as continental Africa and the South American </w:t>
      </w:r>
      <w:proofErr w:type="spellStart"/>
      <w:r>
        <w:rPr>
          <w:rFonts w:ascii="Times New Roman" w:hAnsi="Times New Roman" w:cs="Times New Roman"/>
        </w:rPr>
        <w:t>Cerrado</w:t>
      </w:r>
      <w:proofErr w:type="spellEnd"/>
      <w:r>
        <w:rPr>
          <w:rFonts w:ascii="Times New Roman" w:hAnsi="Times New Roman" w:cs="Times New Roman"/>
        </w:rPr>
        <w:t xml:space="preserve">. </w:t>
      </w:r>
      <w:r w:rsidR="00557C4A" w:rsidRPr="00557C4A">
        <w:rPr>
          <w:rFonts w:ascii="Times New Roman" w:hAnsi="Times New Roman" w:cs="Times New Roman"/>
        </w:rPr>
        <w:t xml:space="preserve">This could be </w:t>
      </w:r>
      <w:r w:rsidR="003F394C">
        <w:rPr>
          <w:rFonts w:ascii="Times New Roman" w:hAnsi="Times New Roman" w:cs="Times New Roman"/>
        </w:rPr>
        <w:t>driven by</w:t>
      </w:r>
      <w:r w:rsidR="00557C4A" w:rsidRPr="00557C4A">
        <w:rPr>
          <w:rFonts w:ascii="Times New Roman" w:hAnsi="Times New Roman" w:cs="Times New Roman"/>
        </w:rPr>
        <w:t xml:space="preserve"> large mammals </w:t>
      </w:r>
      <w:r w:rsidR="003F394C">
        <w:rPr>
          <w:rFonts w:ascii="Times New Roman" w:hAnsi="Times New Roman" w:cs="Times New Roman"/>
        </w:rPr>
        <w:t xml:space="preserve">being </w:t>
      </w:r>
      <w:r w:rsidR="00557C4A">
        <w:rPr>
          <w:rFonts w:ascii="Times New Roman" w:hAnsi="Times New Roman" w:cs="Times New Roman"/>
        </w:rPr>
        <w:t xml:space="preserve">more abundant in areas with </w:t>
      </w:r>
      <w:r w:rsidR="00557C4A">
        <w:rPr>
          <w:rFonts w:ascii="Times New Roman" w:hAnsi="Times New Roman" w:cs="Times New Roman"/>
        </w:rPr>
        <w:lastRenderedPageBreak/>
        <w:t>seasonal climat</w:t>
      </w:r>
      <w:r w:rsidR="003F394C">
        <w:rPr>
          <w:rFonts w:ascii="Times New Roman" w:hAnsi="Times New Roman" w:cs="Times New Roman"/>
        </w:rPr>
        <w:t>es</w:t>
      </w:r>
      <w:r w:rsidR="00557C4A">
        <w:rPr>
          <w:rFonts w:ascii="Times New Roman" w:hAnsi="Times New Roman" w:cs="Times New Roman"/>
        </w:rPr>
        <w:t xml:space="preserve">, such as savannahs and </w:t>
      </w:r>
      <w:r w:rsidR="00557C4A" w:rsidRPr="00557C4A">
        <w:rPr>
          <w:rFonts w:ascii="Times New Roman" w:hAnsi="Times New Roman" w:cs="Times New Roman"/>
        </w:rPr>
        <w:t>open forests</w:t>
      </w:r>
      <w:r w:rsidR="00FA3478">
        <w:rPr>
          <w:rFonts w:ascii="Times New Roman" w:hAnsi="Times New Roman" w:cs="Times New Roman"/>
        </w:rPr>
        <w:t xml:space="preserve"> </w:t>
      </w:r>
      <w:r w:rsidR="00FA3478">
        <w:rPr>
          <w:rFonts w:ascii="Times New Roman" w:hAnsi="Times New Roman" w:cs="Times New Roman"/>
        </w:rPr>
        <w:fldChar w:fldCharType="begin"/>
      </w:r>
      <w:r w:rsidR="00FA3478">
        <w:rPr>
          <w:rFonts w:ascii="Times New Roman" w:hAnsi="Times New Roman" w:cs="Times New Roman"/>
        </w:rPr>
        <w:instrText xml:space="preserve"> ADDIN EN.CITE &lt;EndNote&gt;&lt;Cite&gt;&lt;Author&gt;Doughty&lt;/Author&gt;&lt;Year&gt;2015&lt;/Year&gt;&lt;RecNum&gt;99&lt;/RecNum&gt;&lt;DisplayText&gt;(Doughty&lt;style face="italic"&gt; et al.&lt;/style&gt;, 2015a)&lt;/DisplayText&gt;&lt;record&gt;&lt;rec-number&gt;99&lt;/rec-number&gt;&lt;foreign-keys&gt;&lt;key app="EN" db-id="9xdtxzfffxtpt2e59vsvde599ear9ts52rap" timestamp="1450703690"&gt;99&lt;/key&gt;&lt;/foreign-keys&gt;&lt;ref-type name="Journal Article"&gt;17&lt;/ref-type&gt;&lt;contributors&gt;&lt;authors&gt;&lt;author&gt;Doughty, C. E.&lt;/author&gt;&lt;author&gt;Faurby, S.&lt;/author&gt;&lt;author&gt;Svenning, J.-C.&lt;/author&gt;&lt;/authors&gt;&lt;/contributors&gt;&lt;titles&gt;&lt;title&gt;The impact of the megafauna extinctions on savanna woody cover in South America&lt;/title&gt;&lt;secondary-title&gt;Ecography&lt;/secondary-title&gt;&lt;/titles&gt;&lt;periodical&gt;&lt;full-title&gt;Ecography&lt;/full-title&gt;&lt;/periodical&gt;&lt;pages&gt;213–222&lt;/pages&gt;&lt;volume&gt;39&lt;/volume&gt;&lt;dates&gt;&lt;year&gt;2015&lt;/year&gt;&lt;/dates&gt;&lt;isbn&gt;1600-0587&lt;/isbn&gt;&lt;urls&gt;&lt;/urls&gt;&lt;/record&gt;&lt;/Cite&gt;&lt;/EndNote&gt;</w:instrText>
      </w:r>
      <w:r w:rsidR="00FA3478">
        <w:rPr>
          <w:rFonts w:ascii="Times New Roman" w:hAnsi="Times New Roman" w:cs="Times New Roman"/>
        </w:rPr>
        <w:fldChar w:fldCharType="separate"/>
      </w:r>
      <w:r w:rsidR="00FA3478">
        <w:rPr>
          <w:rFonts w:ascii="Times New Roman" w:hAnsi="Times New Roman" w:cs="Times New Roman"/>
          <w:noProof/>
        </w:rPr>
        <w:t>(Doughty</w:t>
      </w:r>
      <w:r w:rsidR="00FA3478" w:rsidRPr="00FA3478">
        <w:rPr>
          <w:rFonts w:ascii="Times New Roman" w:hAnsi="Times New Roman" w:cs="Times New Roman"/>
          <w:i/>
          <w:noProof/>
        </w:rPr>
        <w:t xml:space="preserve"> et al.</w:t>
      </w:r>
      <w:r w:rsidR="00FA3478">
        <w:rPr>
          <w:rFonts w:ascii="Times New Roman" w:hAnsi="Times New Roman" w:cs="Times New Roman"/>
          <w:noProof/>
        </w:rPr>
        <w:t>, 2015a)</w:t>
      </w:r>
      <w:r w:rsidR="00FA3478">
        <w:rPr>
          <w:rFonts w:ascii="Times New Roman" w:hAnsi="Times New Roman" w:cs="Times New Roman"/>
        </w:rPr>
        <w:fldChar w:fldCharType="end"/>
      </w:r>
      <w:r w:rsidR="00557C4A">
        <w:rPr>
          <w:rFonts w:ascii="Times New Roman" w:hAnsi="Times New Roman" w:cs="Times New Roman"/>
        </w:rPr>
        <w:t>.</w:t>
      </w:r>
      <w:r w:rsidR="00717A7F">
        <w:rPr>
          <w:rFonts w:ascii="Times New Roman" w:hAnsi="Times New Roman" w:cs="Times New Roman"/>
        </w:rPr>
        <w:t xml:space="preserve"> </w:t>
      </w:r>
      <w:r w:rsidR="00402B32">
        <w:rPr>
          <w:rFonts w:ascii="Times New Roman" w:hAnsi="Times New Roman" w:cs="Times New Roman"/>
        </w:rPr>
        <w:t>Notably,</w:t>
      </w:r>
      <w:r w:rsidR="00717A7F">
        <w:rPr>
          <w:rFonts w:ascii="Times New Roman" w:hAnsi="Times New Roman" w:cs="Times New Roman"/>
        </w:rPr>
        <w:t xml:space="preserve"> in unstable climates </w:t>
      </w:r>
      <w:r w:rsidR="003F394C">
        <w:rPr>
          <w:rFonts w:ascii="Times New Roman" w:hAnsi="Times New Roman" w:cs="Times New Roman"/>
        </w:rPr>
        <w:t xml:space="preserve">the </w:t>
      </w:r>
      <w:r w:rsidR="00717A7F" w:rsidRPr="00717A7F">
        <w:rPr>
          <w:rFonts w:ascii="Times New Roman" w:hAnsi="Times New Roman" w:cs="Times New Roman"/>
        </w:rPr>
        <w:t>post ice-age expansion</w:t>
      </w:r>
      <w:r w:rsidR="00717A7F">
        <w:rPr>
          <w:rFonts w:ascii="Times New Roman" w:hAnsi="Times New Roman" w:cs="Times New Roman"/>
        </w:rPr>
        <w:t>s</w:t>
      </w:r>
      <w:r w:rsidR="00717A7F" w:rsidRPr="00717A7F">
        <w:rPr>
          <w:rFonts w:ascii="Times New Roman" w:hAnsi="Times New Roman" w:cs="Times New Roman"/>
        </w:rPr>
        <w:t xml:space="preserve"> </w:t>
      </w:r>
      <w:r w:rsidR="003F394C">
        <w:rPr>
          <w:rFonts w:ascii="Times New Roman" w:hAnsi="Times New Roman" w:cs="Times New Roman"/>
        </w:rPr>
        <w:t>of</w:t>
      </w:r>
      <w:r w:rsidR="00E04A0A">
        <w:rPr>
          <w:rFonts w:ascii="Times New Roman" w:hAnsi="Times New Roman" w:cs="Times New Roman"/>
        </w:rPr>
        <w:t xml:space="preserve"> large frugivores</w:t>
      </w:r>
      <w:r w:rsidR="003F394C">
        <w:rPr>
          <w:rFonts w:ascii="Times New Roman" w:hAnsi="Times New Roman" w:cs="Times New Roman"/>
        </w:rPr>
        <w:t xml:space="preserve"> </w:t>
      </w:r>
      <w:r w:rsidR="00717A7F">
        <w:rPr>
          <w:rFonts w:ascii="Times New Roman" w:hAnsi="Times New Roman" w:cs="Times New Roman"/>
        </w:rPr>
        <w:t>might</w:t>
      </w:r>
      <w:r w:rsidR="00717A7F" w:rsidRPr="00717A7F">
        <w:rPr>
          <w:rFonts w:ascii="Times New Roman" w:hAnsi="Times New Roman" w:cs="Times New Roman"/>
        </w:rPr>
        <w:t xml:space="preserve"> be </w:t>
      </w:r>
      <w:r w:rsidR="00717A7F">
        <w:rPr>
          <w:rFonts w:ascii="Times New Roman" w:hAnsi="Times New Roman" w:cs="Times New Roman"/>
        </w:rPr>
        <w:t>particularly</w:t>
      </w:r>
      <w:r w:rsidR="00717A7F" w:rsidRPr="00717A7F">
        <w:rPr>
          <w:rFonts w:ascii="Times New Roman" w:hAnsi="Times New Roman" w:cs="Times New Roman"/>
        </w:rPr>
        <w:t xml:space="preserve"> important</w:t>
      </w:r>
      <w:r w:rsidR="00717A7F">
        <w:rPr>
          <w:rFonts w:ascii="Times New Roman" w:hAnsi="Times New Roman" w:cs="Times New Roman"/>
        </w:rPr>
        <w:t xml:space="preserve">, and hence intensify the </w:t>
      </w:r>
      <w:r w:rsidR="00717A7F" w:rsidRPr="00717A7F">
        <w:rPr>
          <w:rFonts w:ascii="Times New Roman" w:hAnsi="Times New Roman" w:cs="Times New Roman"/>
        </w:rPr>
        <w:t xml:space="preserve">consequences of </w:t>
      </w:r>
      <w:r w:rsidR="00F15051">
        <w:rPr>
          <w:rFonts w:ascii="Times New Roman" w:hAnsi="Times New Roman" w:cs="Times New Roman"/>
        </w:rPr>
        <w:t>disperser</w:t>
      </w:r>
      <w:r w:rsidR="00717A7F" w:rsidRPr="00717A7F">
        <w:rPr>
          <w:rFonts w:ascii="Times New Roman" w:hAnsi="Times New Roman" w:cs="Times New Roman"/>
        </w:rPr>
        <w:t xml:space="preserve"> extinctions for palms</w:t>
      </w:r>
      <w:r w:rsidR="00717A7F">
        <w:rPr>
          <w:rFonts w:ascii="Times New Roman" w:hAnsi="Times New Roman" w:cs="Times New Roman"/>
        </w:rPr>
        <w:t xml:space="preserve">. </w:t>
      </w:r>
      <w:r w:rsidR="005F2548">
        <w:rPr>
          <w:rFonts w:ascii="Times New Roman" w:hAnsi="Times New Roman" w:cs="Times New Roman"/>
        </w:rPr>
        <w:t>Additionally, o</w:t>
      </w:r>
      <w:r w:rsidR="009D2D43">
        <w:rPr>
          <w:rFonts w:ascii="Times New Roman" w:hAnsi="Times New Roman" w:cs="Times New Roman"/>
        </w:rPr>
        <w:t>ur</w:t>
      </w:r>
      <w:r>
        <w:rPr>
          <w:rFonts w:ascii="Times New Roman" w:hAnsi="Times New Roman" w:cs="Times New Roman"/>
        </w:rPr>
        <w:t xml:space="preserve"> findings are consistent with palm fruit size </w:t>
      </w:r>
      <w:r w:rsidR="00A90BEE">
        <w:rPr>
          <w:rFonts w:ascii="Times New Roman" w:hAnsi="Times New Roman" w:cs="Times New Roman"/>
        </w:rPr>
        <w:t>patterns</w:t>
      </w:r>
      <w:r>
        <w:rPr>
          <w:rFonts w:ascii="Times New Roman" w:hAnsi="Times New Roman" w:cs="Times New Roman"/>
        </w:rPr>
        <w:t xml:space="preserve"> across</w:t>
      </w:r>
      <w:r w:rsidRPr="006319B7">
        <w:rPr>
          <w:rFonts w:ascii="Times New Roman" w:hAnsi="Times New Roman" w:cs="Times New Roman"/>
        </w:rPr>
        <w:t xml:space="preserve"> the New World </w:t>
      </w:r>
      <w:r w:rsidRPr="006319B7">
        <w:rPr>
          <w:rFonts w:ascii="Times New Roman" w:hAnsi="Times New Roman" w:cs="Times New Roman"/>
        </w:rPr>
        <w:fldChar w:fldCharType="begin"/>
      </w:r>
      <w:r w:rsidRPr="006319B7">
        <w:rPr>
          <w:rFonts w:ascii="Times New Roman" w:hAnsi="Times New Roman" w:cs="Times New Roman"/>
        </w:rPr>
        <w:instrText xml:space="preserve"> ADDIN EN.CITE &lt;EndNote&gt;&lt;Cite&gt;&lt;Author&gt;Göldel&lt;/Author&gt;&lt;Year&gt;2015&lt;/Year&gt;&lt;RecNum&gt;84&lt;/RecNum&gt;&lt;DisplayText&gt;(Göldel&lt;style face="italic"&gt; et al.&lt;/style&gt;, 2015)&lt;/DisplayText&gt;&lt;record&gt;&lt;rec-number&gt;84&lt;/rec-number&gt;&lt;foreign-keys&gt;&lt;key app="EN" db-id="9xdtxzfffxtpt2e59vsvde599ear9ts52rap" timestamp="1447347421"&gt;84&lt;/key&gt;&lt;/foreign-keys&gt;&lt;ref-type name="Journal Article"&gt;17&lt;/ref-type&gt;&lt;contributors&gt;&lt;authors&gt;&lt;author&gt;Göldel, B.&lt;/author&gt;&lt;author&gt;Kissling, W. D.&lt;/author&gt;&lt;author&gt;Svenning, J.</w:instrText>
      </w:r>
      <w:r w:rsidRPr="006319B7">
        <w:rPr>
          <w:rFonts w:ascii="Cambria Math" w:hAnsi="Cambria Math" w:cs="Cambria Math"/>
        </w:rPr>
        <w:instrText>‐</w:instrText>
      </w:r>
      <w:r w:rsidRPr="006319B7">
        <w:rPr>
          <w:rFonts w:ascii="Times New Roman" w:hAnsi="Times New Roman" w:cs="Times New Roman"/>
        </w:rPr>
        <w:instrText>C.&lt;/author&gt;&lt;/authors&gt;&lt;/contributors&gt;&lt;titles&gt;&lt;title&gt;Geographical variation and environmental correlates of functional trait distributions in palms (Arecaceae) across the New World&lt;/title&gt;&lt;secondary-title&gt;Botanical Journal of the Linnean Society&lt;/secondary-title&gt;&lt;/titles&gt;&lt;periodical&gt;&lt;full-title&gt;Botanical Journal of the Linnean Society&lt;/full-title&gt;&lt;/periodical&gt;&lt;pages&gt;602–617&lt;/pa</w:instrText>
      </w:r>
      <w:r w:rsidRPr="003102DA">
        <w:rPr>
          <w:rFonts w:ascii="Times New Roman" w:hAnsi="Times New Roman" w:cs="Times New Roman"/>
          <w:lang w:val="da-DK"/>
        </w:rPr>
        <w:instrText>ges&gt;&lt;volume&gt;179&lt;/volume&gt;&lt;dates&gt;&lt;year&gt;2015&lt;/year&gt;&lt;/dates&gt;&lt;isbn&gt;1095-8339&lt;/isbn&gt;&lt;urls&gt;&lt;/urls&gt;&lt;/record&gt;&lt;/Cite&gt;&lt;/EndNote&gt;</w:instrText>
      </w:r>
      <w:r w:rsidRPr="006319B7">
        <w:rPr>
          <w:rFonts w:ascii="Times New Roman" w:hAnsi="Times New Roman" w:cs="Times New Roman"/>
        </w:rPr>
        <w:fldChar w:fldCharType="separate"/>
      </w:r>
      <w:r w:rsidRPr="003102DA">
        <w:rPr>
          <w:rFonts w:ascii="Times New Roman" w:hAnsi="Times New Roman" w:cs="Times New Roman"/>
          <w:noProof/>
          <w:lang w:val="da-DK"/>
        </w:rPr>
        <w:t>(Göldel</w:t>
      </w:r>
      <w:r w:rsidRPr="003102DA">
        <w:rPr>
          <w:rFonts w:ascii="Times New Roman" w:hAnsi="Times New Roman" w:cs="Times New Roman"/>
          <w:i/>
          <w:noProof/>
          <w:lang w:val="da-DK"/>
        </w:rPr>
        <w:t xml:space="preserve"> et al.</w:t>
      </w:r>
      <w:r w:rsidRPr="003102DA">
        <w:rPr>
          <w:rFonts w:ascii="Times New Roman" w:hAnsi="Times New Roman" w:cs="Times New Roman"/>
          <w:noProof/>
          <w:lang w:val="da-DK"/>
        </w:rPr>
        <w:t>, 2015)</w:t>
      </w:r>
      <w:r w:rsidRPr="006319B7">
        <w:rPr>
          <w:rFonts w:ascii="Times New Roman" w:hAnsi="Times New Roman" w:cs="Times New Roman"/>
        </w:rPr>
        <w:fldChar w:fldCharType="end"/>
      </w:r>
      <w:r w:rsidRPr="003102DA">
        <w:rPr>
          <w:rFonts w:ascii="Times New Roman" w:hAnsi="Times New Roman" w:cs="Times New Roman"/>
          <w:lang w:val="da-DK"/>
        </w:rPr>
        <w:t xml:space="preserve"> and tropical Africa</w:t>
      </w:r>
      <w:r w:rsidR="00C265D6" w:rsidRPr="003102DA">
        <w:rPr>
          <w:rFonts w:ascii="Times New Roman" w:hAnsi="Times New Roman" w:cs="Times New Roman"/>
          <w:lang w:val="da-DK"/>
        </w:rPr>
        <w:t xml:space="preserve"> </w:t>
      </w:r>
      <w:r w:rsidR="00C265D6">
        <w:rPr>
          <w:rFonts w:ascii="Times New Roman" w:hAnsi="Times New Roman" w:cs="Times New Roman"/>
        </w:rPr>
        <w:fldChar w:fldCharType="begin"/>
      </w:r>
      <w:r w:rsidR="00C265D6" w:rsidRPr="003102DA">
        <w:rPr>
          <w:rFonts w:ascii="Times New Roman" w:hAnsi="Times New Roman" w:cs="Times New Roman"/>
          <w:lang w:val="da-DK"/>
        </w:rPr>
        <w:instrText xml:space="preserve"> ADDIN EN.CITE &lt;EndNote&gt;&lt;Cite&gt;&lt;Author&gt;Kissling&lt;/Author&gt;&lt;Year&gt;2012&lt;/Year&gt;&lt;RecNum&gt;42&lt;/RecNum&gt;&lt;DisplayText&gt;(Kissling&lt;style face="italic"&gt; et al.&lt;/style&gt;, 2012a)&lt;/DisplayText&gt;&lt;record&gt;&lt;rec-number&gt;42&lt;/rec-number&gt;&lt;foreign-keys&gt;&lt;key app="EN" db-id="9xdtxzfffxtpt2e59vsvde599ear9ts52rap" timestamp="1445353040"&gt;42&lt;/key&gt;&lt;/foreign-keys&gt;&lt;ref-type name="Journal Article"&gt;17&lt;/ref-type&gt;&lt;contributors&gt;&lt;authors&gt;&lt;au</w:instrText>
      </w:r>
      <w:r w:rsidR="00C265D6" w:rsidRPr="005F2548">
        <w:rPr>
          <w:rFonts w:ascii="Times New Roman" w:hAnsi="Times New Roman" w:cs="Times New Roman"/>
          <w:lang w:val="da-DK"/>
        </w:rPr>
        <w:instrText>thor&gt;Kissling, W. D.&lt;/author&gt;&lt;author&gt;Eiserhardt, W. L.&lt;/author&gt;&lt;author&gt;Baker, W. J.&lt;/author&gt;&lt;author&gt;Borchsenius, F.&lt;/author&gt;&lt;author&gt;Couvreur, T. L. P.&lt;/author&gt;&lt;author&gt;Balslev, H.&lt;/author&gt;&lt;author&gt;Svenning, J.-C.&lt;/author&gt;&lt;/authors&gt;&lt;/contributors&gt;&lt;titles&gt;&lt;title&gt;Cenozoic imprints on the phylogenetic structure of palm species assemblages worldwide&lt;/title&gt;&lt;secondary-title&gt;Proceedings of the National Academy of Sciences&lt;/secondary-title&gt;&lt;/titles&gt;&lt;periodical&gt;&lt;full-title&gt;Proceedings of the National Academy of Sciences&lt;/full-title&gt;&lt;/periodical&gt;&lt;pages&gt;7379–7384&lt;/pages&gt;&lt;volume&gt;109&lt;/volume&gt;&lt;number&gt;19&lt;/number&gt;&lt;dates&gt;&lt;year&gt;2012&lt;/year&gt;&lt;pub-dates&gt;&lt;date&gt;May 8&lt;/date&gt;&lt;/pub-dates&gt;&lt;/dates&gt;&lt;isbn&gt;0027-8424&lt;/isbn&gt;&lt;accession-num&gt;WOS:000304090600055&lt;/accession-num&gt;&lt;urls&gt;&lt;related-urls&gt;&lt;url&gt;&amp;lt;Go to ISI&amp;gt;://WOS:000304090600055&lt;/url&gt;&lt;/related-urls&gt;&lt;/urls&gt;&lt;electronic-resource-num&gt;10.1073/pnas.1120467109&lt;/electronic-resource-num&gt;&lt;/record&gt;&lt;/Cite&gt;&lt;/EndNote&gt;</w:instrText>
      </w:r>
      <w:r w:rsidR="00C265D6">
        <w:rPr>
          <w:rFonts w:ascii="Times New Roman" w:hAnsi="Times New Roman" w:cs="Times New Roman"/>
        </w:rPr>
        <w:fldChar w:fldCharType="separate"/>
      </w:r>
      <w:r w:rsidR="00C265D6" w:rsidRPr="005F2548">
        <w:rPr>
          <w:rFonts w:ascii="Times New Roman" w:hAnsi="Times New Roman" w:cs="Times New Roman"/>
          <w:noProof/>
          <w:lang w:val="da-DK"/>
        </w:rPr>
        <w:t>(Kissling</w:t>
      </w:r>
      <w:r w:rsidR="00C265D6" w:rsidRPr="005F2548">
        <w:rPr>
          <w:rFonts w:ascii="Times New Roman" w:hAnsi="Times New Roman" w:cs="Times New Roman"/>
          <w:i/>
          <w:noProof/>
          <w:lang w:val="da-DK"/>
        </w:rPr>
        <w:t xml:space="preserve"> et al.</w:t>
      </w:r>
      <w:r w:rsidR="00C265D6" w:rsidRPr="005F2548">
        <w:rPr>
          <w:rFonts w:ascii="Times New Roman" w:hAnsi="Times New Roman" w:cs="Times New Roman"/>
          <w:noProof/>
          <w:lang w:val="da-DK"/>
        </w:rPr>
        <w:t>, 2012a)</w:t>
      </w:r>
      <w:r w:rsidR="00C265D6">
        <w:rPr>
          <w:rFonts w:ascii="Times New Roman" w:hAnsi="Times New Roman" w:cs="Times New Roman"/>
        </w:rPr>
        <w:fldChar w:fldCharType="end"/>
      </w:r>
      <w:r w:rsidRPr="005F2548">
        <w:rPr>
          <w:rFonts w:ascii="Times New Roman" w:hAnsi="Times New Roman" w:cs="Times New Roman"/>
          <w:lang w:val="da-DK"/>
        </w:rPr>
        <w:t xml:space="preserve">. </w:t>
      </w:r>
      <w:r w:rsidR="003F394C" w:rsidRPr="0059139F">
        <w:rPr>
          <w:rFonts w:ascii="Times New Roman" w:hAnsi="Times New Roman" w:cs="Times New Roman"/>
        </w:rPr>
        <w:t xml:space="preserve">The </w:t>
      </w:r>
      <w:r w:rsidR="003F394C">
        <w:rPr>
          <w:rFonts w:ascii="Times New Roman" w:hAnsi="Times New Roman" w:cs="Times New Roman"/>
        </w:rPr>
        <w:t xml:space="preserve">latter region </w:t>
      </w:r>
      <w:r>
        <w:rPr>
          <w:rFonts w:ascii="Times New Roman" w:hAnsi="Times New Roman" w:cs="Times New Roman"/>
        </w:rPr>
        <w:t>is dominated by large-fruited palms</w:t>
      </w:r>
      <w:r w:rsidR="003F394C">
        <w:rPr>
          <w:rFonts w:ascii="Times New Roman" w:hAnsi="Times New Roman" w:cs="Times New Roman"/>
        </w:rPr>
        <w:t xml:space="preserve"> which might be at least partly</w:t>
      </w:r>
      <w:r>
        <w:rPr>
          <w:rFonts w:ascii="Times New Roman" w:hAnsi="Times New Roman" w:cs="Times New Roman"/>
        </w:rPr>
        <w:t xml:space="preserve"> </w:t>
      </w:r>
      <w:r w:rsidR="003F394C">
        <w:rPr>
          <w:rFonts w:ascii="Times New Roman" w:hAnsi="Times New Roman" w:cs="Times New Roman"/>
        </w:rPr>
        <w:t>driven by the</w:t>
      </w:r>
      <w:r>
        <w:rPr>
          <w:rFonts w:ascii="Times New Roman" w:hAnsi="Times New Roman" w:cs="Times New Roman"/>
        </w:rPr>
        <w:t xml:space="preserve"> long-term exposure </w:t>
      </w:r>
      <w:r w:rsidR="003F394C">
        <w:rPr>
          <w:rFonts w:ascii="Times New Roman" w:hAnsi="Times New Roman" w:cs="Times New Roman"/>
        </w:rPr>
        <w:t xml:space="preserve">to the </w:t>
      </w:r>
      <w:r>
        <w:rPr>
          <w:rFonts w:ascii="Times New Roman" w:hAnsi="Times New Roman" w:cs="Times New Roman"/>
        </w:rPr>
        <w:t>strong drying</w:t>
      </w:r>
      <w:r w:rsidRPr="00D4143E">
        <w:rPr>
          <w:rFonts w:ascii="Times New Roman" w:hAnsi="Times New Roman" w:cs="Times New Roman"/>
        </w:rPr>
        <w:t xml:space="preserve"> </w:t>
      </w:r>
      <w:r w:rsidR="003F394C">
        <w:rPr>
          <w:rFonts w:ascii="Times New Roman" w:hAnsi="Times New Roman" w:cs="Times New Roman"/>
        </w:rPr>
        <w:t xml:space="preserve">during the Cenozoic </w:t>
      </w:r>
      <w:r>
        <w:rPr>
          <w:rFonts w:ascii="Times New Roman" w:hAnsi="Times New Roman" w:cs="Times New Roman"/>
        </w:rPr>
        <w:fldChar w:fldCharType="begin"/>
      </w:r>
      <w:r>
        <w:rPr>
          <w:rFonts w:ascii="Times New Roman" w:hAnsi="Times New Roman" w:cs="Times New Roman"/>
        </w:rPr>
        <w:instrText xml:space="preserve"> ADDIN EN.CITE &lt;EndNote&gt;&lt;Cite&gt;&lt;Author&gt;Kissling&lt;/Author&gt;&lt;Year&gt;2012&lt;/Year&gt;&lt;RecNum&gt;42&lt;/RecNum&gt;&lt;DisplayText&gt;(Kissling&lt;style face="italic"&gt; et al.&lt;/style&gt;, 2012a)&lt;/DisplayText&gt;&lt;record&gt;&lt;rec-number&gt;42&lt;/rec-number&gt;&lt;foreign-keys&gt;&lt;key app="EN" db-id="9xdtxzfffxtpt2e59vsvde599ear9ts52rap" timestamp="1445353040"&gt;42&lt;/key&gt;&lt;/foreign-keys&gt;&lt;ref-type name="Journal Article"&gt;17&lt;/ref-type&gt;&lt;contributors&gt;&lt;authors&gt;&lt;author&gt;Kissling, W. D.&lt;/author&gt;&lt;author&gt;Eiserhardt, W. L.&lt;/author&gt;&lt;author&gt;Baker, W. J.&lt;/author&gt;&lt;author&gt;Borchsenius, F.&lt;/author&gt;&lt;author&gt;Couvreur, T. L. P.&lt;/author&gt;&lt;author&gt;Balslev, H.&lt;/author&gt;&lt;author&gt;Svenning, J.-C.&lt;/author&gt;&lt;/authors&gt;&lt;/contributors&gt;&lt;titles&gt;&lt;title&gt;Cenozoic imprints on the phylogenetic structure of palm species assemblages worldwide&lt;/title&gt;&lt;secondary-title&gt;Proceedings of the National Academy of Sciences&lt;/secondary-title&gt;&lt;/titles&gt;&lt;periodical&gt;&lt;full-title&gt;Proceedings of the National Academy of Sciences&lt;/full-title&gt;&lt;/periodical&gt;&lt;pages&gt;7379–7384&lt;/pages&gt;&lt;volume&gt;109&lt;/volume&gt;&lt;number&gt;19&lt;/number&gt;&lt;dates&gt;&lt;year&gt;2012&lt;/year&gt;&lt;pub-dates&gt;&lt;date&gt;May 8&lt;/date&gt;&lt;/pub-dates&gt;&lt;/dates&gt;&lt;isbn&gt;0027-8424&lt;/isbn&gt;&lt;accession-num&gt;WOS:000304090600055&lt;/accession-num&gt;&lt;urls&gt;&lt;related-urls&gt;&lt;url&gt;&amp;lt;Go to ISI&amp;gt;://WOS:000304090600055&lt;/url&gt;&lt;/related-urls&gt;&lt;/urls&gt;&lt;electronic-resource-num&gt;10.1073/pnas.1120467109&lt;/electronic-resource-num&gt;&lt;/record&gt;&lt;/Cite&gt;&lt;/EndNote&gt;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(Kissling</w:t>
      </w:r>
      <w:r w:rsidRPr="004F0C67">
        <w:rPr>
          <w:rFonts w:ascii="Times New Roman" w:hAnsi="Times New Roman" w:cs="Times New Roman"/>
          <w:i/>
          <w:noProof/>
        </w:rPr>
        <w:t xml:space="preserve"> et al.</w:t>
      </w:r>
      <w:r>
        <w:rPr>
          <w:rFonts w:ascii="Times New Roman" w:hAnsi="Times New Roman" w:cs="Times New Roman"/>
          <w:noProof/>
        </w:rPr>
        <w:t>, 2012a)</w:t>
      </w:r>
      <w:r>
        <w:rPr>
          <w:rFonts w:ascii="Times New Roman" w:hAnsi="Times New Roman" w:cs="Times New Roman"/>
        </w:rPr>
        <w:fldChar w:fldCharType="end"/>
      </w:r>
      <w:r>
        <w:rPr>
          <w:rFonts w:ascii="Times New Roman" w:hAnsi="Times New Roman" w:cs="Times New Roman"/>
        </w:rPr>
        <w:t xml:space="preserve">. The relatively </w:t>
      </w:r>
      <w:r w:rsidRPr="006319B7">
        <w:rPr>
          <w:rFonts w:ascii="Times New Roman" w:hAnsi="Times New Roman" w:cs="Times New Roman"/>
        </w:rPr>
        <w:t xml:space="preserve">large </w:t>
      </w:r>
      <w:r>
        <w:rPr>
          <w:rFonts w:ascii="Times New Roman" w:hAnsi="Times New Roman" w:cs="Times New Roman"/>
        </w:rPr>
        <w:t>assemblage</w:t>
      </w:r>
      <w:r w:rsidR="003F394C">
        <w:rPr>
          <w:rFonts w:ascii="Times New Roman" w:hAnsi="Times New Roman" w:cs="Times New Roman"/>
        </w:rPr>
        <w:t>-level</w:t>
      </w:r>
      <w:r>
        <w:rPr>
          <w:rFonts w:ascii="Times New Roman" w:hAnsi="Times New Roman" w:cs="Times New Roman"/>
        </w:rPr>
        <w:t xml:space="preserve"> mean </w:t>
      </w:r>
      <w:r w:rsidRPr="006319B7">
        <w:rPr>
          <w:rFonts w:ascii="Times New Roman" w:hAnsi="Times New Roman" w:cs="Times New Roman"/>
        </w:rPr>
        <w:t>fruit</w:t>
      </w:r>
      <w:r>
        <w:rPr>
          <w:rFonts w:ascii="Times New Roman" w:hAnsi="Times New Roman" w:cs="Times New Roman"/>
        </w:rPr>
        <w:t xml:space="preserve"> size</w:t>
      </w:r>
      <w:r w:rsidRPr="006319B7">
        <w:rPr>
          <w:rFonts w:ascii="Times New Roman" w:hAnsi="Times New Roman" w:cs="Times New Roman"/>
        </w:rPr>
        <w:t xml:space="preserve">s </w:t>
      </w:r>
      <w:r>
        <w:rPr>
          <w:rFonts w:ascii="Times New Roman" w:hAnsi="Times New Roman" w:cs="Times New Roman"/>
        </w:rPr>
        <w:t>in areas with</w:t>
      </w:r>
      <w:r w:rsidRPr="006319B7">
        <w:rPr>
          <w:rFonts w:ascii="Times New Roman" w:hAnsi="Times New Roman" w:cs="Times New Roman"/>
        </w:rPr>
        <w:t xml:space="preserve"> </w:t>
      </w:r>
      <w:r>
        <w:rPr>
          <w:rFonts w:ascii="Times New Roman" w:hAnsi="Times New Roman" w:cs="Times New Roman"/>
        </w:rPr>
        <w:t>seasonal drought</w:t>
      </w:r>
      <w:r w:rsidR="003F394C">
        <w:rPr>
          <w:rFonts w:ascii="Times New Roman" w:hAnsi="Times New Roman" w:cs="Times New Roman"/>
        </w:rPr>
        <w:t>s</w:t>
      </w:r>
      <w:r w:rsidRPr="006319B7">
        <w:rPr>
          <w:rFonts w:ascii="Times New Roman" w:hAnsi="Times New Roman" w:cs="Times New Roman"/>
        </w:rPr>
        <w:t xml:space="preserve"> and </w:t>
      </w:r>
      <w:r>
        <w:rPr>
          <w:rFonts w:ascii="Times New Roman" w:hAnsi="Times New Roman" w:cs="Times New Roman"/>
        </w:rPr>
        <w:t xml:space="preserve">long-term unstable conditions </w:t>
      </w:r>
      <w:r w:rsidR="00283A7E">
        <w:rPr>
          <w:rFonts w:ascii="Times New Roman" w:hAnsi="Times New Roman" w:cs="Times New Roman"/>
        </w:rPr>
        <w:t>may furthermore be</w:t>
      </w:r>
      <w:r>
        <w:rPr>
          <w:rFonts w:ascii="Times New Roman" w:hAnsi="Times New Roman" w:cs="Times New Roman"/>
        </w:rPr>
        <w:t xml:space="preserve"> explained by </w:t>
      </w:r>
      <w:r w:rsidR="003F394C">
        <w:rPr>
          <w:rFonts w:ascii="Times New Roman" w:hAnsi="Times New Roman" w:cs="Times New Roman"/>
        </w:rPr>
        <w:t xml:space="preserve">a </w:t>
      </w:r>
      <w:r>
        <w:rPr>
          <w:rFonts w:ascii="Times New Roman" w:hAnsi="Times New Roman" w:cs="Times New Roman"/>
        </w:rPr>
        <w:t xml:space="preserve">greater sensitivity of small-seeded species to such climatic stresses </w:t>
      </w:r>
      <w:r w:rsidR="00FB5589">
        <w:rPr>
          <w:rFonts w:ascii="Times New Roman" w:hAnsi="Times New Roman" w:cs="Times New Roman"/>
        </w:rPr>
        <w:fldChar w:fldCharType="begin"/>
      </w:r>
      <w:r w:rsidR="00FB5589">
        <w:rPr>
          <w:rFonts w:ascii="Times New Roman" w:hAnsi="Times New Roman" w:cs="Times New Roman"/>
        </w:rPr>
        <w:instrText xml:space="preserve"> ADDIN EN.CITE &lt;EndNote&gt;&lt;Cite&gt;&lt;Author&gt;Chazdon&lt;/Author&gt;&lt;Year&gt;1991&lt;/Year&gt;&lt;RecNum&gt;118&lt;/RecNum&gt;&lt;DisplayText&gt;(Chazdon, 1991)&lt;/DisplayText&gt;&lt;record&gt;&lt;rec-number&gt;118&lt;/rec-number&gt;&lt;foreign-keys&gt;&lt;key app="EN" db-id="9xdtxzfffxtpt2e59vsvde599ear9ts52rap" timestamp="1457610829"&gt;118&lt;/key&gt;&lt;/foreign-keys&gt;&lt;ref-type name="Journal Article"&gt;17&lt;/ref-type&gt;&lt;contributors&gt;&lt;authors&gt;&lt;author&gt;Chazdon, R. L.&lt;/author&gt;&lt;/authors&gt;&lt;/contributors&gt;&lt;titles&gt;&lt;title&gt;&lt;style face="normal" font="default" size="100%"&gt;Plant size and form in the understory palm genus &lt;/style&gt;&lt;style face="italic" font="default" size="100%"&gt;Geonoma&lt;/style&gt;&lt;style face="normal" font="default" size="100%"&gt;: are species variations on a theme?&lt;/style&gt;&lt;/title&gt;&lt;secondary-title&gt;American Journal of Botany&lt;/secondary-title&gt;&lt;/titles&gt;&lt;periodical&gt;&lt;full-title&gt;american Journal of Botany&lt;/full-title&gt;&lt;/periodical&gt;&lt;pages&gt;680–694&lt;/pages&gt;&lt;volume&gt;78&lt;/volume&gt;&lt;dates&gt;&lt;year&gt;1991&lt;/year&gt;&lt;/dates&gt;&lt;isbn&gt;0002-9122&lt;/isbn&gt;&lt;urls&gt;&lt;/urls&gt;&lt;/record&gt;&lt;/Cite&gt;&lt;/EndNote&gt;</w:instrText>
      </w:r>
      <w:r w:rsidR="00FB5589">
        <w:rPr>
          <w:rFonts w:ascii="Times New Roman" w:hAnsi="Times New Roman" w:cs="Times New Roman"/>
        </w:rPr>
        <w:fldChar w:fldCharType="separate"/>
      </w:r>
      <w:r w:rsidR="00FB5589">
        <w:rPr>
          <w:rFonts w:ascii="Times New Roman" w:hAnsi="Times New Roman" w:cs="Times New Roman"/>
          <w:noProof/>
        </w:rPr>
        <w:t>(Chazdon, 1991)</w:t>
      </w:r>
      <w:r w:rsidR="00FB5589">
        <w:rPr>
          <w:rFonts w:ascii="Times New Roman" w:hAnsi="Times New Roman" w:cs="Times New Roman"/>
        </w:rPr>
        <w:fldChar w:fldCharType="end"/>
      </w:r>
      <w:r w:rsidR="00FB5589">
        <w:rPr>
          <w:rFonts w:ascii="Times New Roman" w:hAnsi="Times New Roman" w:cs="Times New Roman"/>
        </w:rPr>
        <w:t xml:space="preserve">. </w:t>
      </w:r>
      <w:r w:rsidR="001B799A">
        <w:rPr>
          <w:rFonts w:ascii="Times New Roman" w:hAnsi="Times New Roman" w:cs="Times New Roman"/>
        </w:rPr>
        <w:t>P</w:t>
      </w:r>
      <w:r w:rsidRPr="006319B7">
        <w:rPr>
          <w:rFonts w:ascii="Times New Roman" w:hAnsi="Times New Roman" w:cs="Times New Roman"/>
        </w:rPr>
        <w:t xml:space="preserve">hylogenetic clustering </w:t>
      </w:r>
      <w:r>
        <w:rPr>
          <w:rFonts w:ascii="Times New Roman" w:hAnsi="Times New Roman" w:cs="Times New Roman"/>
        </w:rPr>
        <w:t xml:space="preserve">of palm assemblages is </w:t>
      </w:r>
      <w:r w:rsidR="001B799A">
        <w:rPr>
          <w:rFonts w:ascii="Times New Roman" w:hAnsi="Times New Roman" w:cs="Times New Roman"/>
        </w:rPr>
        <w:t xml:space="preserve">also </w:t>
      </w:r>
      <w:r>
        <w:rPr>
          <w:rFonts w:ascii="Times New Roman" w:hAnsi="Times New Roman" w:cs="Times New Roman"/>
        </w:rPr>
        <w:t>stronger in areas with greater long-term climate instability</w:t>
      </w:r>
      <w:r w:rsidR="001B799A">
        <w:rPr>
          <w:rFonts w:ascii="Times New Roman" w:hAnsi="Times New Roman" w:cs="Times New Roman"/>
        </w:rPr>
        <w:t xml:space="preserve"> and might </w:t>
      </w:r>
      <w:r>
        <w:rPr>
          <w:rFonts w:ascii="Times New Roman" w:hAnsi="Times New Roman" w:cs="Times New Roman"/>
        </w:rPr>
        <w:t>reflect</w:t>
      </w:r>
      <w:r w:rsidRPr="006319B7">
        <w:rPr>
          <w:rFonts w:ascii="Times New Roman" w:hAnsi="Times New Roman" w:cs="Times New Roman"/>
        </w:rPr>
        <w:t xml:space="preserve"> that large fruits are concentrated in certain clades</w:t>
      </w:r>
      <w:r>
        <w:rPr>
          <w:rFonts w:ascii="Times New Roman" w:hAnsi="Times New Roman" w:cs="Times New Roman"/>
        </w:rPr>
        <w:t>,</w:t>
      </w:r>
      <w:r w:rsidRPr="006319B7">
        <w:rPr>
          <w:rFonts w:ascii="Times New Roman" w:hAnsi="Times New Roman" w:cs="Times New Roman"/>
        </w:rPr>
        <w:t xml:space="preserve"> </w:t>
      </w:r>
      <w:r w:rsidR="001B799A">
        <w:rPr>
          <w:rFonts w:ascii="Times New Roman" w:hAnsi="Times New Roman" w:cs="Times New Roman"/>
        </w:rPr>
        <w:t>due to</w:t>
      </w:r>
      <w:r w:rsidRPr="006319B7">
        <w:rPr>
          <w:rFonts w:ascii="Times New Roman" w:hAnsi="Times New Roman" w:cs="Times New Roman"/>
        </w:rPr>
        <w:t xml:space="preserve"> </w:t>
      </w:r>
      <w:r w:rsidR="001B799A">
        <w:rPr>
          <w:rFonts w:ascii="Times New Roman" w:hAnsi="Times New Roman" w:cs="Times New Roman"/>
        </w:rPr>
        <w:t>filtering</w:t>
      </w:r>
      <w:r>
        <w:rPr>
          <w:rFonts w:ascii="Times New Roman" w:hAnsi="Times New Roman" w:cs="Times New Roman"/>
        </w:rPr>
        <w:t xml:space="preserve"> by past and present</w:t>
      </w:r>
      <w:r w:rsidRPr="006319B7">
        <w:rPr>
          <w:rFonts w:ascii="Times New Roman" w:hAnsi="Times New Roman" w:cs="Times New Roman"/>
        </w:rPr>
        <w:t xml:space="preserve"> harsh environmental conditions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&lt;EndNote&gt;&lt;Cite&gt;&lt;Author&gt;Kissling&lt;/Author&gt;&lt;Year&gt;2012&lt;/Year&gt;&lt;RecNum&gt;42&lt;/RecNum&gt;&lt;DisplayText&gt;(Kissling&lt;style face="italic"&gt; et al.&lt;/style&gt;, 2012a)&lt;/DisplayText&gt;&lt;record&gt;&lt;rec-number&gt;42&lt;/rec-number&gt;&lt;foreign-keys&gt;&lt;key app="EN" db-id="9xdtxzfffxtpt2e59vsvde599ear9ts52rap" timestamp="1445353040"&gt;42&lt;/key&gt;&lt;/foreign-keys&gt;&lt;ref-type name="Journal Article"&gt;17&lt;/ref-type&gt;&lt;contributors&gt;&lt;authors&gt;&lt;author&gt;Kissling, W. D.&lt;/author&gt;&lt;author&gt;Eiserhardt, W. L.&lt;/author&gt;&lt;author&gt;Baker, W. J.&lt;/author&gt;&lt;author&gt;Borchsenius, F.&lt;/author&gt;&lt;author&gt;Couvreur, T. L. P.&lt;/author&gt;&lt;author&gt;Balslev, H.&lt;/author&gt;&lt;author&gt;Svenning, J.-C.&lt;/author&gt;&lt;/authors&gt;&lt;/contributors&gt;&lt;titles&gt;&lt;title&gt;Cenozoic imprints on the phylogenetic structure of palm species assemblages worldwide&lt;/title&gt;&lt;secondary-title&gt;Proceedings of the National Academy of Sciences&lt;/secondary-title&gt;&lt;/titles&gt;&lt;periodical&gt;&lt;full-title&gt;Proceedings of the National Academy of Sciences&lt;/full-title&gt;&lt;/periodical&gt;&lt;pages&gt;7379–7384&lt;/pages&gt;&lt;volume&gt;109&lt;/volume&gt;&lt;number&gt;19&lt;/number&gt;&lt;dates&gt;&lt;year&gt;2012&lt;/year&gt;&lt;pub-dates&gt;&lt;date&gt;May 8&lt;/date&gt;&lt;/pub-dates&gt;&lt;/dates&gt;&lt;isbn&gt;0027-8424&lt;/isbn&gt;&lt;accession-num&gt;WOS:000304090600055&lt;/accession-num&gt;&lt;urls&gt;&lt;related-urls&gt;&lt;url&gt;&amp;lt;Go to ISI&amp;gt;://WOS:000304090600055&lt;/url&gt;&lt;/related-urls&gt;&lt;/urls&gt;&lt;electronic-resource-num&gt;10.1073/pnas.1120467109&lt;/electronic-resource-num&gt;&lt;/record&gt;&lt;/Cite&gt;&lt;/EndNote&gt;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(Kissling</w:t>
      </w:r>
      <w:r w:rsidRPr="004F0C67">
        <w:rPr>
          <w:rFonts w:ascii="Times New Roman" w:hAnsi="Times New Roman" w:cs="Times New Roman"/>
          <w:i/>
          <w:noProof/>
        </w:rPr>
        <w:t xml:space="preserve"> et al.</w:t>
      </w:r>
      <w:r>
        <w:rPr>
          <w:rFonts w:ascii="Times New Roman" w:hAnsi="Times New Roman" w:cs="Times New Roman"/>
          <w:noProof/>
        </w:rPr>
        <w:t>, 2012a)</w:t>
      </w:r>
      <w:r>
        <w:rPr>
          <w:rFonts w:ascii="Times New Roman" w:hAnsi="Times New Roman" w:cs="Times New Roman"/>
        </w:rPr>
        <w:fldChar w:fldCharType="end"/>
      </w:r>
      <w:r w:rsidR="004C679A">
        <w:rPr>
          <w:rFonts w:ascii="Times New Roman" w:hAnsi="Times New Roman" w:cs="Times New Roman"/>
        </w:rPr>
        <w:t>.</w:t>
      </w:r>
    </w:p>
    <w:p w14:paraId="7452008F" w14:textId="66CE67D3" w:rsidR="000F5A8B" w:rsidRPr="005C2F9C" w:rsidRDefault="000F5A8B" w:rsidP="005028E5">
      <w:pPr>
        <w:spacing w:after="120"/>
        <w:rPr>
          <w:rFonts w:ascii="Times New Roman" w:hAnsi="Times New Roman" w:cs="Times New Roman"/>
          <w:iCs/>
        </w:rPr>
      </w:pPr>
      <w:r w:rsidRPr="006319B7">
        <w:rPr>
          <w:rFonts w:ascii="Times New Roman" w:hAnsi="Times New Roman" w:cs="Times New Roman"/>
        </w:rPr>
        <w:t xml:space="preserve">The relationship of average palm fruit sizes and current mammal body sizes differed </w:t>
      </w:r>
      <w:r>
        <w:rPr>
          <w:rFonts w:ascii="Times New Roman" w:hAnsi="Times New Roman" w:cs="Times New Roman"/>
        </w:rPr>
        <w:t xml:space="preserve">among the </w:t>
      </w:r>
      <w:r w:rsidR="00670C60">
        <w:rPr>
          <w:rFonts w:ascii="Times New Roman" w:hAnsi="Times New Roman" w:cs="Times New Roman"/>
        </w:rPr>
        <w:t>three</w:t>
      </w:r>
      <w:r w:rsidR="00670C60" w:rsidRPr="006319B7">
        <w:rPr>
          <w:rFonts w:ascii="Times New Roman" w:hAnsi="Times New Roman" w:cs="Times New Roman"/>
        </w:rPr>
        <w:t xml:space="preserve"> </w:t>
      </w:r>
      <w:r w:rsidRPr="006319B7">
        <w:rPr>
          <w:rFonts w:ascii="Times New Roman" w:hAnsi="Times New Roman" w:cs="Times New Roman"/>
        </w:rPr>
        <w:t xml:space="preserve">biogeographical </w:t>
      </w:r>
      <w:r w:rsidR="00A462AF">
        <w:rPr>
          <w:rFonts w:ascii="Times New Roman" w:hAnsi="Times New Roman" w:cs="Times New Roman"/>
        </w:rPr>
        <w:t>realms</w:t>
      </w:r>
      <w:r w:rsidR="00AB5BF5">
        <w:rPr>
          <w:rFonts w:ascii="Times New Roman" w:hAnsi="Times New Roman" w:cs="Times New Roman"/>
        </w:rPr>
        <w:t>.</w:t>
      </w:r>
      <w:r w:rsidRPr="00CD412D">
        <w:rPr>
          <w:rFonts w:ascii="Times New Roman" w:hAnsi="Times New Roman" w:cs="Times New Roman"/>
        </w:rPr>
        <w:t xml:space="preserve"> </w:t>
      </w:r>
      <w:r w:rsidR="00AB5BF5">
        <w:rPr>
          <w:rFonts w:ascii="Times New Roman" w:hAnsi="Times New Roman" w:cs="Times New Roman"/>
        </w:rPr>
        <w:t>No</w:t>
      </w:r>
      <w:r w:rsidRPr="006319B7">
        <w:rPr>
          <w:rFonts w:ascii="Times New Roman" w:hAnsi="Times New Roman" w:cs="Times New Roman"/>
        </w:rPr>
        <w:t xml:space="preserve">tably, </w:t>
      </w:r>
      <w:r w:rsidR="00AB5BF5">
        <w:rPr>
          <w:rFonts w:ascii="Times New Roman" w:hAnsi="Times New Roman" w:cs="Times New Roman"/>
        </w:rPr>
        <w:t xml:space="preserve">areas in </w:t>
      </w:r>
      <w:r w:rsidRPr="006319B7">
        <w:rPr>
          <w:rFonts w:ascii="Times New Roman" w:hAnsi="Times New Roman" w:cs="Times New Roman"/>
        </w:rPr>
        <w:t>the Old World (</w:t>
      </w:r>
      <w:r w:rsidR="001A401A">
        <w:rPr>
          <w:rFonts w:ascii="Times New Roman" w:hAnsi="Times New Roman" w:cs="Times New Roman"/>
        </w:rPr>
        <w:t xml:space="preserve">both </w:t>
      </w:r>
      <w:r w:rsidR="0058474C">
        <w:rPr>
          <w:rFonts w:ascii="Times New Roman" w:hAnsi="Times New Roman" w:cs="Times New Roman"/>
        </w:rPr>
        <w:t>w</w:t>
      </w:r>
      <w:r w:rsidRPr="006319B7">
        <w:rPr>
          <w:rFonts w:ascii="Times New Roman" w:hAnsi="Times New Roman" w:cs="Times New Roman"/>
        </w:rPr>
        <w:t>est</w:t>
      </w:r>
      <w:r>
        <w:rPr>
          <w:rFonts w:ascii="Times New Roman" w:hAnsi="Times New Roman" w:cs="Times New Roman"/>
        </w:rPr>
        <w:t>ern</w:t>
      </w:r>
      <w:r w:rsidRPr="006319B7">
        <w:rPr>
          <w:rFonts w:ascii="Times New Roman" w:hAnsi="Times New Roman" w:cs="Times New Roman"/>
        </w:rPr>
        <w:t xml:space="preserve"> and </w:t>
      </w:r>
      <w:r w:rsidR="0058474C">
        <w:rPr>
          <w:rFonts w:ascii="Times New Roman" w:hAnsi="Times New Roman" w:cs="Times New Roman"/>
        </w:rPr>
        <w:t>e</w:t>
      </w:r>
      <w:r w:rsidR="0058474C" w:rsidRPr="006319B7">
        <w:rPr>
          <w:rFonts w:ascii="Times New Roman" w:hAnsi="Times New Roman" w:cs="Times New Roman"/>
        </w:rPr>
        <w:t>ast</w:t>
      </w:r>
      <w:r w:rsidR="0058474C">
        <w:rPr>
          <w:rFonts w:ascii="Times New Roman" w:hAnsi="Times New Roman" w:cs="Times New Roman"/>
        </w:rPr>
        <w:t xml:space="preserve">ern </w:t>
      </w:r>
      <w:r>
        <w:rPr>
          <w:rFonts w:ascii="Times New Roman" w:hAnsi="Times New Roman" w:cs="Times New Roman"/>
        </w:rPr>
        <w:t>parts</w:t>
      </w:r>
      <w:r w:rsidRPr="006319B7">
        <w:rPr>
          <w:rFonts w:ascii="Times New Roman" w:hAnsi="Times New Roman" w:cs="Times New Roman"/>
        </w:rPr>
        <w:t xml:space="preserve">) </w:t>
      </w:r>
      <w:r>
        <w:rPr>
          <w:rFonts w:ascii="Times New Roman" w:hAnsi="Times New Roman" w:cs="Times New Roman"/>
        </w:rPr>
        <w:t xml:space="preserve">exhibit </w:t>
      </w:r>
      <w:r w:rsidRPr="006319B7">
        <w:rPr>
          <w:rFonts w:ascii="Times New Roman" w:hAnsi="Times New Roman" w:cs="Times New Roman"/>
        </w:rPr>
        <w:t xml:space="preserve">strong </w:t>
      </w:r>
      <w:r>
        <w:rPr>
          <w:rFonts w:ascii="Times New Roman" w:hAnsi="Times New Roman" w:cs="Times New Roman"/>
        </w:rPr>
        <w:t xml:space="preserve">relationships between </w:t>
      </w:r>
      <w:r w:rsidRPr="006319B7">
        <w:rPr>
          <w:rFonts w:ascii="Times New Roman" w:hAnsi="Times New Roman" w:cs="Times New Roman"/>
        </w:rPr>
        <w:t>palm</w:t>
      </w:r>
      <w:r>
        <w:rPr>
          <w:rFonts w:ascii="Times New Roman" w:hAnsi="Times New Roman" w:cs="Times New Roman"/>
        </w:rPr>
        <w:t xml:space="preserve"> fruit size and body size of </w:t>
      </w:r>
      <w:r w:rsidRPr="006319B7">
        <w:rPr>
          <w:rFonts w:ascii="Times New Roman" w:hAnsi="Times New Roman" w:cs="Times New Roman"/>
        </w:rPr>
        <w:t>frugivor</w:t>
      </w:r>
      <w:r>
        <w:rPr>
          <w:rFonts w:ascii="Times New Roman" w:hAnsi="Times New Roman" w:cs="Times New Roman"/>
        </w:rPr>
        <w:t xml:space="preserve">ous mammals, </w:t>
      </w:r>
      <w:r w:rsidRPr="006319B7">
        <w:rPr>
          <w:rFonts w:ascii="Times New Roman" w:hAnsi="Times New Roman" w:cs="Times New Roman"/>
        </w:rPr>
        <w:t xml:space="preserve">while this </w:t>
      </w:r>
      <w:r>
        <w:rPr>
          <w:rFonts w:ascii="Times New Roman" w:hAnsi="Times New Roman" w:cs="Times New Roman"/>
        </w:rPr>
        <w:t xml:space="preserve">was not evident </w:t>
      </w:r>
      <w:r w:rsidRPr="006319B7">
        <w:rPr>
          <w:rFonts w:ascii="Times New Roman" w:hAnsi="Times New Roman" w:cs="Times New Roman"/>
        </w:rPr>
        <w:t>for the New World. Present</w:t>
      </w:r>
      <w:r>
        <w:rPr>
          <w:rFonts w:ascii="Times New Roman" w:hAnsi="Times New Roman" w:cs="Times New Roman"/>
        </w:rPr>
        <w:t>-day</w:t>
      </w:r>
      <w:r w:rsidRPr="006319B7">
        <w:rPr>
          <w:rFonts w:ascii="Times New Roman" w:hAnsi="Times New Roman" w:cs="Times New Roman"/>
        </w:rPr>
        <w:t xml:space="preserve"> Africa still harbors most of its megafauna</w:t>
      </w:r>
      <w:r w:rsidR="00AB5BF5">
        <w:rPr>
          <w:rFonts w:ascii="Times New Roman" w:hAnsi="Times New Roman" w:cs="Times New Roman"/>
        </w:rPr>
        <w:t xml:space="preserve">. Nevertheless, </w:t>
      </w:r>
      <w:r w:rsidRPr="006319B7">
        <w:rPr>
          <w:rFonts w:ascii="Times New Roman" w:hAnsi="Times New Roman" w:cs="Times New Roman"/>
        </w:rPr>
        <w:t xml:space="preserve">range </w:t>
      </w:r>
      <w:r w:rsidR="0058474C">
        <w:rPr>
          <w:rFonts w:ascii="Times New Roman" w:hAnsi="Times New Roman" w:cs="Times New Roman"/>
        </w:rPr>
        <w:t>losses in</w:t>
      </w:r>
      <w:r w:rsidR="00AB5BF5">
        <w:rPr>
          <w:rFonts w:ascii="Times New Roman" w:hAnsi="Times New Roman" w:cs="Times New Roman"/>
        </w:rPr>
        <w:t xml:space="preserve"> large mammals </w:t>
      </w:r>
      <w:r w:rsidR="0058474C">
        <w:rPr>
          <w:rFonts w:ascii="Times New Roman" w:hAnsi="Times New Roman" w:cs="Times New Roman"/>
        </w:rPr>
        <w:t>is an ongoing process in many regions</w:t>
      </w:r>
      <w:r w:rsidRPr="006319B7">
        <w:rPr>
          <w:rFonts w:ascii="Times New Roman" w:hAnsi="Times New Roman" w:cs="Times New Roman"/>
        </w:rPr>
        <w:t xml:space="preserve"> </w:t>
      </w:r>
      <w:r w:rsidRPr="006319B7">
        <w:rPr>
          <w:rFonts w:ascii="Times New Roman" w:hAnsi="Times New Roman" w:cs="Times New Roman"/>
        </w:rPr>
        <w:fldChar w:fldCharType="begin"/>
      </w:r>
      <w:r w:rsidRPr="006319B7">
        <w:rPr>
          <w:rFonts w:ascii="Times New Roman" w:hAnsi="Times New Roman" w:cs="Times New Roman"/>
        </w:rPr>
        <w:instrText xml:space="preserve"> ADDIN EN.CITE &lt;EndNote&gt;&lt;Cite&gt;&lt;Author&gt;Bakker&lt;/Author&gt;&lt;Year&gt;2015&lt;/Year&gt;&lt;RecNum&gt;88&lt;/RecNum&gt;&lt;DisplayText&gt;(Bakker&lt;style face="italic"&gt; et al.&lt;/style&gt;, 2015)&lt;/DisplayText&gt;&lt;record&gt;&lt;rec-number&gt;88&lt;/rec-number&gt;&lt;foreign-keys&gt;&lt;key app="EN" db-id="9xdtxzfffxtpt2e59vsvde599ear9ts52rap" timestamp="1450700552"&gt;88&lt;/key&gt;&lt;/foreign-keys&gt;&lt;ref-type name="Journal Article"&gt;17&lt;/ref-type&gt;&lt;contributors&gt;&lt;authors&gt;&lt;author&gt;Bakker, E. S.&lt;/author&gt;&lt;author&gt;Gill, J. L.&lt;/author&gt;&lt;author&gt;Johnson, C. N.&lt;/author&gt;&lt;author&gt;Vera, F. W. M.&lt;/author&gt;&lt;author&gt;Sandom, C. J.&lt;/author&gt;&lt;author&gt;Asner, G. P.&lt;/author&gt;&lt;author&gt;Svenning, J.-C.&lt;/author&gt;&lt;/authors&gt;&lt;/contributors&gt;&lt;titles&gt;&lt;title&gt;Combining paleo-data and modern exclosure experiments to assess the impact of megafauna extinctions on woody vegetation&lt;/title&gt;&lt;secondary-title&gt;Proceedings of the National Academy of Scienc</w:instrText>
      </w:r>
      <w:r w:rsidRPr="00565BD2">
        <w:rPr>
          <w:rFonts w:ascii="Times New Roman" w:hAnsi="Times New Roman" w:cs="Times New Roman"/>
        </w:rPr>
        <w:instrText>es&lt;/secondary-title&gt;&lt;/titles&gt;&lt;periodical&gt;&lt;full-title&gt;Proceedings of the National Academy of Sciences&lt;/full-title&gt;&lt;/periodical&gt;&lt;pages&gt;847–855&lt;/pages&gt;&lt;volume&gt;113&lt;/volume&gt;&lt;dates&gt;&lt;year&gt;2015&lt;/year&gt;&lt;/dates&gt;&lt;isbn&gt;0027-8424&lt;/isbn&gt;&lt;urls&gt;&lt;/urls&gt;&lt;/record&gt;&lt;/Cite&gt;&lt;/EndNote&gt;</w:instrText>
      </w:r>
      <w:r w:rsidRPr="006319B7">
        <w:rPr>
          <w:rFonts w:ascii="Times New Roman" w:hAnsi="Times New Roman" w:cs="Times New Roman"/>
        </w:rPr>
        <w:fldChar w:fldCharType="separate"/>
      </w:r>
      <w:r w:rsidRPr="00565BD2">
        <w:rPr>
          <w:rFonts w:ascii="Times New Roman" w:hAnsi="Times New Roman" w:cs="Times New Roman"/>
          <w:noProof/>
        </w:rPr>
        <w:t>(Bakker</w:t>
      </w:r>
      <w:r w:rsidRPr="00565BD2">
        <w:rPr>
          <w:rFonts w:ascii="Times New Roman" w:hAnsi="Times New Roman" w:cs="Times New Roman"/>
          <w:i/>
          <w:noProof/>
        </w:rPr>
        <w:t xml:space="preserve"> et al.</w:t>
      </w:r>
      <w:r w:rsidRPr="00565BD2">
        <w:rPr>
          <w:rFonts w:ascii="Times New Roman" w:hAnsi="Times New Roman" w:cs="Times New Roman"/>
          <w:noProof/>
        </w:rPr>
        <w:t>, 2015)</w:t>
      </w:r>
      <w:r w:rsidRPr="006319B7">
        <w:rPr>
          <w:rFonts w:ascii="Times New Roman" w:hAnsi="Times New Roman" w:cs="Times New Roman"/>
        </w:rPr>
        <w:fldChar w:fldCharType="end"/>
      </w:r>
      <w:r w:rsidRPr="00565BD2">
        <w:rPr>
          <w:rFonts w:ascii="Times New Roman" w:hAnsi="Times New Roman" w:cs="Times New Roman"/>
        </w:rPr>
        <w:t xml:space="preserve">, </w:t>
      </w:r>
      <w:r w:rsidR="0058474C">
        <w:rPr>
          <w:rFonts w:ascii="Times New Roman" w:hAnsi="Times New Roman" w:cs="Times New Roman"/>
        </w:rPr>
        <w:t>e.g., affecting</w:t>
      </w:r>
      <w:r w:rsidR="0058474C" w:rsidRPr="00565BD2">
        <w:rPr>
          <w:rFonts w:ascii="Times New Roman" w:hAnsi="Times New Roman" w:cs="Times New Roman"/>
        </w:rPr>
        <w:t xml:space="preserve"> </w:t>
      </w:r>
      <w:r w:rsidRPr="00565BD2">
        <w:rPr>
          <w:rFonts w:ascii="Times New Roman" w:hAnsi="Times New Roman" w:cs="Times New Roman"/>
        </w:rPr>
        <w:t>elephants</w:t>
      </w:r>
      <w:r>
        <w:rPr>
          <w:rFonts w:ascii="Times New Roman" w:hAnsi="Times New Roman" w:cs="Times New Roman"/>
        </w:rPr>
        <w:t>, buffalos</w:t>
      </w:r>
      <w:r w:rsidRPr="00BE65E2">
        <w:rPr>
          <w:rFonts w:ascii="Times New Roman" w:hAnsi="Times New Roman" w:cs="Times New Roman"/>
        </w:rPr>
        <w:t xml:space="preserve"> and rhinos</w:t>
      </w:r>
      <w:r>
        <w:rPr>
          <w:rFonts w:ascii="Times New Roman" w:hAnsi="Times New Roman" w:cs="Times New Roman"/>
        </w:rPr>
        <w:t>,</w:t>
      </w:r>
      <w:r w:rsidRPr="006319B7">
        <w:rPr>
          <w:rFonts w:ascii="Times New Roman" w:hAnsi="Times New Roman" w:cs="Times New Roman"/>
        </w:rPr>
        <w:t xml:space="preserve"> which serve as </w:t>
      </w:r>
      <w:r>
        <w:rPr>
          <w:rFonts w:ascii="Times New Roman" w:hAnsi="Times New Roman" w:cs="Times New Roman"/>
        </w:rPr>
        <w:t>major</w:t>
      </w:r>
      <w:r w:rsidRPr="006319B7">
        <w:rPr>
          <w:rFonts w:ascii="Times New Roman" w:hAnsi="Times New Roman" w:cs="Times New Roman"/>
        </w:rPr>
        <w:t xml:space="preserve"> long-distance seed disperser</w:t>
      </w:r>
      <w:r>
        <w:rPr>
          <w:rFonts w:ascii="Times New Roman" w:hAnsi="Times New Roman" w:cs="Times New Roman"/>
        </w:rPr>
        <w:t xml:space="preserve">s of large-fruited palm species </w:t>
      </w:r>
      <w:r w:rsidRPr="006319B7">
        <w:rPr>
          <w:rFonts w:ascii="Times New Roman" w:hAnsi="Times New Roman" w:cs="Times New Roman"/>
        </w:rPr>
        <w:t xml:space="preserve">(e.g. </w:t>
      </w:r>
      <w:proofErr w:type="spellStart"/>
      <w:r w:rsidRPr="006319B7">
        <w:rPr>
          <w:rFonts w:ascii="Times New Roman" w:hAnsi="Times New Roman" w:cs="Times New Roman"/>
          <w:i/>
        </w:rPr>
        <w:t>Borassus</w:t>
      </w:r>
      <w:proofErr w:type="spellEnd"/>
      <w:r w:rsidRPr="006319B7">
        <w:rPr>
          <w:rFonts w:ascii="Times New Roman" w:hAnsi="Times New Roman" w:cs="Times New Roman"/>
        </w:rPr>
        <w:t xml:space="preserve"> spp., </w:t>
      </w:r>
      <w:proofErr w:type="spellStart"/>
      <w:r w:rsidRPr="006319B7">
        <w:rPr>
          <w:rFonts w:ascii="Times New Roman" w:hAnsi="Times New Roman" w:cs="Times New Roman"/>
          <w:i/>
          <w:iCs/>
        </w:rPr>
        <w:t>Elaeis</w:t>
      </w:r>
      <w:proofErr w:type="spellEnd"/>
      <w:r w:rsidRPr="006319B7">
        <w:rPr>
          <w:rFonts w:ascii="Times New Roman" w:hAnsi="Times New Roman" w:cs="Times New Roman"/>
          <w:i/>
          <w:iCs/>
        </w:rPr>
        <w:t xml:space="preserve"> </w:t>
      </w:r>
      <w:proofErr w:type="spellStart"/>
      <w:r w:rsidRPr="006319B7">
        <w:rPr>
          <w:rFonts w:ascii="Times New Roman" w:hAnsi="Times New Roman" w:cs="Times New Roman"/>
          <w:i/>
          <w:iCs/>
        </w:rPr>
        <w:t>guineensis</w:t>
      </w:r>
      <w:proofErr w:type="spellEnd"/>
      <w:r w:rsidRPr="006319B7">
        <w:rPr>
          <w:rFonts w:ascii="Times New Roman" w:hAnsi="Times New Roman" w:cs="Times New Roman"/>
          <w:iCs/>
        </w:rPr>
        <w:t>)</w:t>
      </w:r>
      <w:r>
        <w:rPr>
          <w:rFonts w:ascii="Times New Roman" w:hAnsi="Times New Roman" w:cs="Times New Roman"/>
          <w:iCs/>
        </w:rPr>
        <w:t xml:space="preserve"> </w:t>
      </w:r>
      <w:r w:rsidR="00CE5E5F">
        <w:rPr>
          <w:rFonts w:ascii="Times New Roman" w:hAnsi="Times New Roman" w:cs="Times New Roman"/>
          <w:iCs/>
        </w:rPr>
        <w:fldChar w:fldCharType="begin"/>
      </w:r>
      <w:r w:rsidR="00CE5E5F">
        <w:rPr>
          <w:rFonts w:ascii="Times New Roman" w:hAnsi="Times New Roman" w:cs="Times New Roman"/>
          <w:iCs/>
        </w:rPr>
        <w:instrText xml:space="preserve"> ADDIN EN.CITE &lt;EndNote&gt;&lt;Cite&gt;&lt;Author&gt;Zona&lt;/Author&gt;&lt;Year&gt;1989&lt;/Year&gt;&lt;RecNum&gt;30&lt;/RecNum&gt;&lt;DisplayText&gt;(Zona &amp;amp; Henderson, 1989; Beaune&lt;style face="italic"&gt; et al.&lt;/style&gt;, 2013)&lt;/DisplayText&gt;&lt;record&gt;&lt;rec-number&gt;30&lt;/rec-number&gt;&lt;foreign-keys&gt;&lt;key app="EN" db-id="9xdtxzfffxtpt2e59vsvde599ear9ts52rap" timestamp="1445351943"&gt;30&lt;/key&gt;&lt;/foreign-keys&gt;&lt;ref-type name="Journal Article"&gt;17&lt;/ref-type&gt;&lt;contributors&gt;&lt;authors&gt;&lt;author&gt;Zona, S.&lt;/author&gt;&lt;author&gt;Henderson, A.&lt;/author&gt;&lt;/authors&gt;&lt;/contributors&gt;&lt;titles&gt;&lt;title&gt;A review of animal-mediated seed dispersal of palms&lt;/title&gt;&lt;secondary-title&gt;Selbyana&lt;/secondary-title&gt;&lt;/titles&gt;&lt;periodical&gt;&lt;full-title&gt;Selbyana&lt;/full-title&gt;&lt;/periodical&gt;&lt;pages&gt;6–21&lt;/pages&gt;&lt;volume&gt;11&lt;/volume&gt;&lt;dates&gt;&lt;year&gt;1989&lt;/year&gt;&lt;pub-dates&gt;&lt;date&gt;1989&lt;/date&gt;&lt;/pub-dates&gt;&lt;/dates&gt;&lt;isbn&gt;0361-185X&lt;/isbn&gt;&lt;accession-num&gt;BCI:BCI199039035180&lt;/accession-num&gt;&lt;urls&gt;&lt;related-urls&gt;&lt;url&gt;&amp;lt;Go to ISI&amp;gt;://BCI:BCI199039035180&lt;/url&gt;&lt;/related-urls&gt;&lt;/urls&gt;&lt;/record&gt;&lt;/Cite&gt;&lt;Cite&gt;&lt;Author&gt;Beaune&lt;/Author&gt;&lt;Year&gt;2013&lt;/Year&gt;&lt;RecNum&gt;17&lt;/RecNum&gt;&lt;record&gt;&lt;rec-number&gt;17&lt;/rec-number&gt;&lt;foreign-keys&gt;&lt;key app="EN" db-id="9xdtxzfffxtpt2e59vsvde599ear9ts52rap" timestamp="1445350538"&gt;17&lt;/key&gt;&lt;/foreign-keys&gt;&lt;ref-type name="Journal Article"&gt;17&lt;/ref-type&gt;&lt;contributors&gt;&lt;authors&gt;&lt;author&gt;Beaune, D.&lt;/author&gt;&lt;author&gt;Fruth, B.&lt;/author&gt;&lt;author&gt;Bollache, L.&lt;/author&gt;&lt;author&gt;Hohmann, G.&lt;/author&gt;&lt;author&gt;Bretagnolle, F.&lt;/author&gt;&lt;/authors&gt;&lt;/contributors&gt;&lt;titles&gt;&lt;title&gt;Doom of the elephant-dependent trees in a Congo tropical forest&lt;/title&gt;&lt;secondary-title&gt;Forest Ecology and Management&lt;/secondary-title&gt;&lt;/titles&gt;&lt;periodical&gt;&lt;full-title&gt;Forest Ecology and Management&lt;/full-title&gt;&lt;/periodical&gt;&lt;pages&gt;109–117&lt;/pages&gt;&lt;volume&gt;295&lt;/volume&gt;&lt;dates&gt;&lt;year&gt;2013&lt;/year&gt;&lt;pub-dates&gt;&lt;date&gt;May 1&lt;/date&gt;&lt;/pub-dates&gt;&lt;/dates&gt;&lt;isbn&gt;0378-1127&lt;/isbn&gt;&lt;accession-num&gt;WOS:000318323100013&lt;/accession-num&gt;&lt;urls&gt;&lt;related-urls&gt;&lt;url&gt;&amp;lt;Go to ISI&amp;gt;://WOS:000318323100013&lt;/url&gt;&lt;/related-urls&gt;&lt;/urls&gt;&lt;electronic-resource-num&gt;10.1016/j.foreco.2012.12.041&lt;/electronic-resource-num&gt;&lt;/record&gt;&lt;/Cite&gt;&lt;/EndNote&gt;</w:instrText>
      </w:r>
      <w:r w:rsidR="00CE5E5F">
        <w:rPr>
          <w:rFonts w:ascii="Times New Roman" w:hAnsi="Times New Roman" w:cs="Times New Roman"/>
          <w:iCs/>
        </w:rPr>
        <w:fldChar w:fldCharType="separate"/>
      </w:r>
      <w:r w:rsidR="00CE5E5F">
        <w:rPr>
          <w:rFonts w:ascii="Times New Roman" w:hAnsi="Times New Roman" w:cs="Times New Roman"/>
          <w:iCs/>
          <w:noProof/>
        </w:rPr>
        <w:t>(Zona &amp; Henderson, 1989; Beaune</w:t>
      </w:r>
      <w:r w:rsidR="00CE5E5F" w:rsidRPr="00CE5E5F">
        <w:rPr>
          <w:rFonts w:ascii="Times New Roman" w:hAnsi="Times New Roman" w:cs="Times New Roman"/>
          <w:i/>
          <w:iCs/>
          <w:noProof/>
        </w:rPr>
        <w:t xml:space="preserve"> et al.</w:t>
      </w:r>
      <w:r w:rsidR="00CE5E5F">
        <w:rPr>
          <w:rFonts w:ascii="Times New Roman" w:hAnsi="Times New Roman" w:cs="Times New Roman"/>
          <w:iCs/>
          <w:noProof/>
        </w:rPr>
        <w:t>, 2013)</w:t>
      </w:r>
      <w:r w:rsidR="00CE5E5F">
        <w:rPr>
          <w:rFonts w:ascii="Times New Roman" w:hAnsi="Times New Roman" w:cs="Times New Roman"/>
          <w:iCs/>
        </w:rPr>
        <w:fldChar w:fldCharType="end"/>
      </w:r>
      <w:r w:rsidR="00CE5E5F">
        <w:rPr>
          <w:rFonts w:ascii="Times New Roman" w:hAnsi="Times New Roman" w:cs="Times New Roman"/>
          <w:iCs/>
        </w:rPr>
        <w:t xml:space="preserve">. </w:t>
      </w:r>
      <w:r>
        <w:rPr>
          <w:rFonts w:ascii="Times New Roman" w:hAnsi="Times New Roman" w:cs="Times New Roman"/>
          <w:iCs/>
        </w:rPr>
        <w:t>I</w:t>
      </w:r>
      <w:r w:rsidRPr="006319B7">
        <w:rPr>
          <w:rFonts w:ascii="Times New Roman" w:hAnsi="Times New Roman" w:cs="Times New Roman"/>
          <w:iCs/>
        </w:rPr>
        <w:t>n tropical Asia</w:t>
      </w:r>
      <w:r>
        <w:rPr>
          <w:rFonts w:ascii="Times New Roman" w:hAnsi="Times New Roman" w:cs="Times New Roman"/>
          <w:iCs/>
        </w:rPr>
        <w:t>,</w:t>
      </w:r>
      <w:r w:rsidRPr="006319B7">
        <w:rPr>
          <w:rFonts w:ascii="Times New Roman" w:hAnsi="Times New Roman" w:cs="Times New Roman"/>
          <w:iCs/>
        </w:rPr>
        <w:t xml:space="preserve"> elephants</w:t>
      </w:r>
      <w:r>
        <w:rPr>
          <w:rFonts w:ascii="Times New Roman" w:hAnsi="Times New Roman" w:cs="Times New Roman"/>
          <w:iCs/>
        </w:rPr>
        <w:t>, rhinos and tapirs are</w:t>
      </w:r>
      <w:r w:rsidRPr="006319B7">
        <w:rPr>
          <w:rFonts w:ascii="Times New Roman" w:hAnsi="Times New Roman" w:cs="Times New Roman"/>
          <w:iCs/>
        </w:rPr>
        <w:t xml:space="preserve"> </w:t>
      </w:r>
      <w:r>
        <w:rPr>
          <w:rFonts w:ascii="Times New Roman" w:hAnsi="Times New Roman" w:cs="Times New Roman"/>
          <w:iCs/>
        </w:rPr>
        <w:t>important</w:t>
      </w:r>
      <w:r w:rsidRPr="006319B7">
        <w:rPr>
          <w:rFonts w:ascii="Times New Roman" w:hAnsi="Times New Roman" w:cs="Times New Roman"/>
          <w:iCs/>
        </w:rPr>
        <w:t xml:space="preserve"> </w:t>
      </w:r>
      <w:r>
        <w:rPr>
          <w:rFonts w:ascii="Times New Roman" w:hAnsi="Times New Roman" w:cs="Times New Roman"/>
          <w:iCs/>
        </w:rPr>
        <w:t xml:space="preserve">palm seed </w:t>
      </w:r>
      <w:r w:rsidRPr="006319B7">
        <w:rPr>
          <w:rFonts w:ascii="Times New Roman" w:hAnsi="Times New Roman" w:cs="Times New Roman"/>
          <w:iCs/>
        </w:rPr>
        <w:t>dispers</w:t>
      </w:r>
      <w:r>
        <w:rPr>
          <w:rFonts w:ascii="Times New Roman" w:hAnsi="Times New Roman" w:cs="Times New Roman"/>
          <w:iCs/>
        </w:rPr>
        <w:t xml:space="preserve">ers </w:t>
      </w:r>
      <w:r w:rsidRPr="006319B7">
        <w:rPr>
          <w:rFonts w:ascii="Times New Roman" w:hAnsi="Times New Roman" w:cs="Times New Roman"/>
          <w:iCs/>
        </w:rPr>
        <w:fldChar w:fldCharType="begin"/>
      </w:r>
      <w:r>
        <w:rPr>
          <w:rFonts w:ascii="Times New Roman" w:hAnsi="Times New Roman" w:cs="Times New Roman"/>
          <w:iCs/>
        </w:rPr>
        <w:instrText xml:space="preserve"> ADDIN EN.CITE &lt;EndNote&gt;&lt;Cite&gt;&lt;Author&gt;Campos-Arceiz&lt;/Author&gt;&lt;Year&gt;2011&lt;/Year&gt;&lt;RecNum&gt;93&lt;/RecNum&gt;&lt;DisplayText&gt;(Zona &amp;amp; Henderson, 1989; Campos-Arceiz &amp;amp; Blake, 2011)&lt;/DisplayText&gt;&lt;record&gt;&lt;rec-number&gt;93&lt;/rec-number&gt;&lt;foreign-keys&gt;&lt;key app="EN" db-id="9xdtxzfffxtpt2e59vsvde599ear9ts52rap" timestamp="1450701443"&gt;93&lt;/key&gt;&lt;/foreign-keys&gt;&lt;ref-type name="Journal Article"&gt;17&lt;/ref-type&gt;&lt;contributors&gt;&lt;authors&gt;&lt;author&gt;Campos-Arceiz, A.&lt;/author&gt;&lt;author&gt;Blake, S.&lt;/author&gt;&lt;/authors&gt;&lt;/contributors&gt;&lt;titles&gt;&lt;title&gt;Megagardeners of the forest–the role of elephants in seed dispersal&lt;/title&gt;&lt;secondary-title&gt;Acta Oecologica&lt;/secondary-title&gt;&lt;/titles&gt;&lt;periodical&gt;&lt;full-title&gt;Acta Oecologica&lt;/full-title&gt;&lt;/periodical&gt;&lt;pages&gt;542–553&lt;/pages&gt;&lt;volume&gt;37&lt;/volume&gt;&lt;number&gt;6&lt;/number&gt;&lt;dates&gt;&lt;year&gt;2011&lt;/year&gt;&lt;/dates&gt;&lt;isbn&gt;1146-609X&lt;/isbn&gt;&lt;urls&gt;&lt;/urls&gt;&lt;/record&gt;&lt;/Cite&gt;&lt;Cite&gt;&lt;Author&gt;Zona&lt;/Author&gt;&lt;Year&gt;1989&lt;/Year&gt;&lt;RecNum&gt;30&lt;/RecNum&gt;&lt;record&gt;&lt;rec-number&gt;30&lt;/rec-number&gt;&lt;foreign-keys&gt;&lt;key app="EN" db-id="9xdtxzfffxtpt2e59vsvde599ear9ts52rap" timestamp="1445351943"&gt;30&lt;/key&gt;&lt;/foreign-keys&gt;&lt;ref-type name="Journal Article"&gt;17&lt;/ref-type&gt;&lt;contributors&gt;&lt;authors&gt;&lt;author&gt;Zona, S.&lt;/author&gt;&lt;author&gt;Henderson, A.&lt;/author&gt;&lt;/authors&gt;&lt;/contributors&gt;&lt;titles&gt;&lt;title&gt;A review of animal-mediated seed dispersal of palms&lt;/title&gt;&lt;secondary-title&gt;Selbyana&lt;/secondary-title&gt;&lt;/titles&gt;&lt;periodical&gt;&lt;full-title&gt;Selbyana&lt;/full-title&gt;&lt;/periodical&gt;&lt;pages&gt;6–21&lt;/pages&gt;&lt;volume&gt;11&lt;/volume&gt;&lt;dates&gt;&lt;year&gt;1989&lt;/year&gt;&lt;pub-dates&gt;&lt;date&gt;1989&lt;/date&gt;&lt;/pub-dates&gt;&lt;/dates&gt;&lt;isbn&gt;0361-185X&lt;/isbn&gt;&lt;accession-num&gt;BCI:BCI199039035180&lt;/accession-num&gt;&lt;urls&gt;&lt;related-urls&gt;&lt;url&gt;&amp;lt;Go to ISI&amp;gt;://BCI:BCI199039035180&lt;/url&gt;&lt;/related-urls&gt;&lt;/urls&gt;&lt;/record&gt;&lt;/Cite&gt;&lt;/EndNote&gt;</w:instrText>
      </w:r>
      <w:r w:rsidRPr="006319B7">
        <w:rPr>
          <w:rFonts w:ascii="Times New Roman" w:hAnsi="Times New Roman" w:cs="Times New Roman"/>
          <w:iCs/>
        </w:rPr>
        <w:fldChar w:fldCharType="separate"/>
      </w:r>
      <w:r>
        <w:rPr>
          <w:rFonts w:ascii="Times New Roman" w:hAnsi="Times New Roman" w:cs="Times New Roman"/>
          <w:iCs/>
          <w:noProof/>
        </w:rPr>
        <w:t>(Zona &amp; Henderson, 1989; Campos-Arceiz &amp; Blake, 2011)</w:t>
      </w:r>
      <w:r w:rsidRPr="006319B7">
        <w:rPr>
          <w:rFonts w:ascii="Times New Roman" w:hAnsi="Times New Roman" w:cs="Times New Roman"/>
          <w:iCs/>
        </w:rPr>
        <w:fldChar w:fldCharType="end"/>
      </w:r>
      <w:r w:rsidRPr="006319B7">
        <w:rPr>
          <w:rFonts w:ascii="Times New Roman" w:hAnsi="Times New Roman" w:cs="Times New Roman"/>
          <w:iCs/>
        </w:rPr>
        <w:t xml:space="preserve">. </w:t>
      </w:r>
      <w:r>
        <w:rPr>
          <w:rFonts w:ascii="Times New Roman" w:hAnsi="Times New Roman" w:cs="Times New Roman"/>
          <w:iCs/>
        </w:rPr>
        <w:t>In contrast</w:t>
      </w:r>
      <w:r w:rsidRPr="006319B7">
        <w:rPr>
          <w:rFonts w:ascii="Times New Roman" w:hAnsi="Times New Roman" w:cs="Times New Roman"/>
          <w:iCs/>
        </w:rPr>
        <w:t xml:space="preserve">, </w:t>
      </w:r>
      <w:r w:rsidRPr="006319B7">
        <w:rPr>
          <w:rFonts w:ascii="Times New Roman" w:hAnsi="Times New Roman" w:cs="Times New Roman"/>
        </w:rPr>
        <w:t xml:space="preserve">the Americas </w:t>
      </w:r>
      <w:r>
        <w:rPr>
          <w:rFonts w:ascii="Times New Roman" w:hAnsi="Times New Roman" w:cs="Times New Roman"/>
        </w:rPr>
        <w:t xml:space="preserve">today </w:t>
      </w:r>
      <w:r w:rsidRPr="006319B7">
        <w:rPr>
          <w:rFonts w:ascii="Times New Roman" w:hAnsi="Times New Roman" w:cs="Times New Roman"/>
        </w:rPr>
        <w:t>contain a high species richness of small</w:t>
      </w:r>
      <w:r w:rsidR="00AB5BF5">
        <w:rPr>
          <w:rFonts w:ascii="Times New Roman" w:hAnsi="Times New Roman" w:cs="Times New Roman"/>
        </w:rPr>
        <w:t>-bodied</w:t>
      </w:r>
      <w:r w:rsidRPr="006319B7">
        <w:rPr>
          <w:rFonts w:ascii="Times New Roman" w:hAnsi="Times New Roman" w:cs="Times New Roman"/>
        </w:rPr>
        <w:t xml:space="preserve"> </w:t>
      </w:r>
      <w:r>
        <w:rPr>
          <w:rFonts w:ascii="Times New Roman" w:hAnsi="Times New Roman" w:cs="Times New Roman"/>
        </w:rPr>
        <w:t>frugivorous</w:t>
      </w:r>
      <w:r w:rsidRPr="006319B7">
        <w:rPr>
          <w:rFonts w:ascii="Times New Roman" w:hAnsi="Times New Roman" w:cs="Times New Roman"/>
        </w:rPr>
        <w:t xml:space="preserve"> mammals, but </w:t>
      </w:r>
      <w:r>
        <w:rPr>
          <w:rFonts w:ascii="Times New Roman" w:hAnsi="Times New Roman" w:cs="Times New Roman"/>
        </w:rPr>
        <w:t>fewer</w:t>
      </w:r>
      <w:r w:rsidRPr="006319B7">
        <w:rPr>
          <w:rFonts w:ascii="Times New Roman" w:hAnsi="Times New Roman" w:cs="Times New Roman"/>
        </w:rPr>
        <w:t xml:space="preserve"> large-bodie</w:t>
      </w:r>
      <w:r>
        <w:rPr>
          <w:rFonts w:ascii="Times New Roman" w:hAnsi="Times New Roman" w:cs="Times New Roman"/>
        </w:rPr>
        <w:t>d</w:t>
      </w:r>
      <w:r w:rsidRPr="006319B7">
        <w:rPr>
          <w:rFonts w:ascii="Times New Roman" w:hAnsi="Times New Roman" w:cs="Times New Roman"/>
        </w:rPr>
        <w:t xml:space="preserve"> frugivores </w:t>
      </w:r>
      <w:r>
        <w:rPr>
          <w:rFonts w:ascii="Times New Roman" w:hAnsi="Times New Roman" w:cs="Times New Roman"/>
        </w:rPr>
        <w:t>than</w:t>
      </w:r>
      <w:r w:rsidRPr="006319B7">
        <w:rPr>
          <w:rFonts w:ascii="Times New Roman" w:hAnsi="Times New Roman" w:cs="Times New Roman"/>
        </w:rPr>
        <w:t xml:space="preserve"> in the Old World</w:t>
      </w:r>
      <w:r w:rsidR="00AB5BF5">
        <w:rPr>
          <w:rFonts w:ascii="Times New Roman" w:hAnsi="Times New Roman" w:cs="Times New Roman"/>
        </w:rPr>
        <w:t>,</w:t>
      </w:r>
      <w:r w:rsidRPr="006319B7">
        <w:rPr>
          <w:rFonts w:ascii="Times New Roman" w:hAnsi="Times New Roman" w:cs="Times New Roman"/>
        </w:rPr>
        <w:t xml:space="preserve"> </w:t>
      </w:r>
      <w:r w:rsidR="00420173">
        <w:rPr>
          <w:rFonts w:ascii="Times New Roman" w:hAnsi="Times New Roman" w:cs="Times New Roman"/>
        </w:rPr>
        <w:t xml:space="preserve">although tapirs and </w:t>
      </w:r>
      <w:r w:rsidR="00420173" w:rsidRPr="00420173">
        <w:rPr>
          <w:rFonts w:ascii="Times New Roman" w:hAnsi="Times New Roman" w:cs="Times New Roman"/>
        </w:rPr>
        <w:t xml:space="preserve">peccaries </w:t>
      </w:r>
      <w:r w:rsidR="00420173">
        <w:rPr>
          <w:rFonts w:ascii="Times New Roman" w:hAnsi="Times New Roman" w:cs="Times New Roman"/>
        </w:rPr>
        <w:t xml:space="preserve">still serve as megafauna frugivores </w:t>
      </w:r>
      <w:r w:rsidRPr="006319B7">
        <w:rPr>
          <w:rFonts w:ascii="Times New Roman" w:hAnsi="Times New Roman" w:cs="Times New Roman"/>
        </w:rPr>
        <w:fldChar w:fldCharType="begin"/>
      </w:r>
      <w:r>
        <w:rPr>
          <w:rFonts w:ascii="Times New Roman" w:hAnsi="Times New Roman" w:cs="Times New Roman"/>
        </w:rPr>
        <w:instrText xml:space="preserve"> ADDIN EN.CITE &lt;EndNote&gt;&lt;Cite&gt;&lt;Author&gt;Janzen&lt;/Author&gt;&lt;Year&gt;1982&lt;/Year&gt;&lt;RecNum&gt;112&lt;/RecNum&gt;&lt;DisplayText&gt;(Janzen &amp;amp; Martin, 1982; Donatti&lt;style face="italic"&gt; et al.&lt;/style&gt;, 2007)&lt;/DisplayText&gt;&lt;record&gt;&lt;rec-number&gt;112&lt;/rec-number&gt;&lt;foreign-keys&gt;&lt;key app="EN" db-id="9xdtxzfffxtpt2e59vsvde599ear9ts52rap" timestamp="1453986077"&gt;112&lt;/key&gt;&lt;/foreign-keys&gt;&lt;ref-type name="Journal Article"&gt;17&lt;/ref-type&gt;&lt;contributors&gt;&lt;authors&gt;&lt;author&gt;Janzen, D. H.&lt;/author&gt;&lt;author&gt;Martin, P. S.&lt;/author&gt;&lt;/authors&gt;&lt;/contributors&gt;&lt;titles&gt;&lt;title&gt;Neotropical anachronisms: the fruits the gomphotheres ate&lt;/title&gt;&lt;secondary-title&gt;Science&lt;/secondary-title&gt;&lt;/titles&gt;&lt;periodical&gt;&lt;full-title&gt;Science&lt;/full-title&gt;&lt;/periodical&gt;&lt;pages&gt;19–27&lt;/pages&gt;&lt;volume&gt;215&lt;/volume&gt;&lt;number&gt;4528&lt;/number&gt;&lt;dates&gt;&lt;year&gt;1982&lt;/year&gt;&lt;/dates&gt;&lt;isbn&gt;0036-8075&lt;/isbn&gt;&lt;urls&gt;&lt;/urls&gt;&lt;/record&gt;&lt;/Cite&gt;&lt;Cite&gt;&lt;Author&gt;Donatti&lt;/Author&gt;&lt;Year&gt;2007&lt;/Year&gt;&lt;RecNum&gt;3&lt;/RecNum&gt;&lt;record&gt;&lt;rec-number&gt;3&lt;/rec-number&gt;&lt;foreign-keys&gt;&lt;key app="EN" db-id="9xdtxzfffxtpt2e59vsvde599ear9ts52rap" timestamp="1445349219"&gt;3&lt;/key&gt;&lt;/foreign-keys&gt;&lt;ref-type name="Journal Article"&gt;17&lt;/ref-type&gt;&lt;contributors&gt;&lt;authors&gt;&lt;author&gt;Donatti, C. I.&lt;/author&gt;&lt;author&gt;Galetti, M.&lt;/author&gt;&lt;author&gt;Pizo, M. A.&lt;/author&gt;&lt;author&gt;Guimaraes Jr., P. R.&lt;/author&gt;&lt;author&gt;Jordano, P.&lt;/author&gt;&lt;/authors&gt;&lt;/contributors&gt;&lt;titles&gt;&lt;title&gt;&lt;style face="italic" font="default" size="100%"&gt;Living in the land of ghosts: fruit traits and the importance of large mammals as seed dispersers in the Pantanal, Brazil. Seed dispersal: theory and its application in a changing world&lt;/style&gt;&lt;/title&gt;&lt;/titles&gt;&lt;pages&gt;Cabi Publishing, Cambridge&lt;/pages&gt;&lt;dates&gt;&lt;year&gt;2007&lt;/year&gt;&lt;/dates&gt;&lt;urls&gt;&lt;/urls&gt;&lt;/record&gt;&lt;/Cite&gt;&lt;/EndNote&gt;</w:instrText>
      </w:r>
      <w:r w:rsidRPr="006319B7">
        <w:rPr>
          <w:rFonts w:ascii="Times New Roman" w:hAnsi="Times New Roman" w:cs="Times New Roman"/>
        </w:rPr>
        <w:fldChar w:fldCharType="separate"/>
      </w:r>
      <w:r w:rsidRPr="006319B7">
        <w:rPr>
          <w:rFonts w:ascii="Times New Roman" w:hAnsi="Times New Roman" w:cs="Times New Roman"/>
          <w:noProof/>
        </w:rPr>
        <w:t>(Janzen &amp; Martin, 1982; Donatti</w:t>
      </w:r>
      <w:r w:rsidRPr="006319B7">
        <w:rPr>
          <w:rFonts w:ascii="Times New Roman" w:hAnsi="Times New Roman" w:cs="Times New Roman"/>
          <w:i/>
          <w:noProof/>
        </w:rPr>
        <w:t xml:space="preserve"> et al.</w:t>
      </w:r>
      <w:r w:rsidRPr="006319B7">
        <w:rPr>
          <w:rFonts w:ascii="Times New Roman" w:hAnsi="Times New Roman" w:cs="Times New Roman"/>
          <w:noProof/>
        </w:rPr>
        <w:t>, 2007)</w:t>
      </w:r>
      <w:r w:rsidRPr="006319B7">
        <w:rPr>
          <w:rFonts w:ascii="Times New Roman" w:hAnsi="Times New Roman" w:cs="Times New Roman"/>
        </w:rPr>
        <w:fldChar w:fldCharType="end"/>
      </w:r>
      <w:r w:rsidRPr="006319B7">
        <w:rPr>
          <w:rFonts w:ascii="Times New Roman" w:hAnsi="Times New Roman" w:cs="Times New Roman"/>
        </w:rPr>
        <w:t xml:space="preserve">. </w:t>
      </w:r>
      <w:r>
        <w:rPr>
          <w:rFonts w:ascii="Times New Roman" w:hAnsi="Times New Roman" w:cs="Times New Roman"/>
        </w:rPr>
        <w:t>Although</w:t>
      </w:r>
      <w:r w:rsidRPr="006319B7">
        <w:rPr>
          <w:rFonts w:ascii="Times New Roman" w:hAnsi="Times New Roman" w:cs="Times New Roman"/>
        </w:rPr>
        <w:t xml:space="preserve"> the New World harbor</w:t>
      </w:r>
      <w:r>
        <w:rPr>
          <w:rFonts w:ascii="Times New Roman" w:hAnsi="Times New Roman" w:cs="Times New Roman"/>
        </w:rPr>
        <w:t>ed</w:t>
      </w:r>
      <w:r w:rsidRPr="006319B7">
        <w:rPr>
          <w:rFonts w:ascii="Times New Roman" w:hAnsi="Times New Roman" w:cs="Times New Roman"/>
        </w:rPr>
        <w:t xml:space="preserve"> an even higher species richness of large mammals</w:t>
      </w:r>
      <w:r>
        <w:rPr>
          <w:rFonts w:ascii="Times New Roman" w:hAnsi="Times New Roman" w:cs="Times New Roman"/>
        </w:rPr>
        <w:t xml:space="preserve"> in the recent past</w:t>
      </w:r>
      <w:r w:rsidRPr="006319B7">
        <w:rPr>
          <w:rFonts w:ascii="Times New Roman" w:hAnsi="Times New Roman" w:cs="Times New Roman"/>
        </w:rPr>
        <w:t xml:space="preserve"> than Africa </w:t>
      </w:r>
      <w:r w:rsidRPr="006319B7">
        <w:rPr>
          <w:rFonts w:ascii="Times New Roman" w:hAnsi="Times New Roman" w:cs="Times New Roman"/>
        </w:rPr>
        <w:fldChar w:fldCharType="begin">
          <w:fldData xml:space="preserve">PEVuZE5vdGU+PENpdGU+PEF1dGhvcj5CYWtrZXI8L0F1dGhvcj48WWVhcj4yMDE1PC9ZZWFyPjxS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</w:fldData>
        </w:fldChar>
      </w:r>
      <w:r w:rsidR="0024051C">
        <w:rPr>
          <w:rFonts w:ascii="Times New Roman" w:hAnsi="Times New Roman" w:cs="Times New Roman"/>
        </w:rPr>
        <w:instrText xml:space="preserve"> ADDIN EN.CITE </w:instrText>
      </w:r>
      <w:r w:rsidR="0024051C">
        <w:rPr>
          <w:rFonts w:ascii="Times New Roman" w:hAnsi="Times New Roman" w:cs="Times New Roman"/>
        </w:rPr>
        <w:fldChar w:fldCharType="begin">
          <w:fldData xml:space="preserve">PEVuZE5vdGU+PENpdGU+PEF1dGhvcj5CYWtrZXI8L0F1dGhvcj48WWVhcj4yMDE1PC9ZZWFyPjxS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</w:fldData>
        </w:fldChar>
      </w:r>
      <w:r w:rsidR="0024051C">
        <w:rPr>
          <w:rFonts w:ascii="Times New Roman" w:hAnsi="Times New Roman" w:cs="Times New Roman"/>
        </w:rPr>
        <w:instrText xml:space="preserve"> ADDIN EN.CITE.DATA </w:instrText>
      </w:r>
      <w:r w:rsidR="0024051C">
        <w:rPr>
          <w:rFonts w:ascii="Times New Roman" w:hAnsi="Times New Roman" w:cs="Times New Roman"/>
        </w:rPr>
      </w:r>
      <w:r w:rsidR="0024051C">
        <w:rPr>
          <w:rFonts w:ascii="Times New Roman" w:hAnsi="Times New Roman" w:cs="Times New Roman"/>
        </w:rPr>
        <w:fldChar w:fldCharType="end"/>
      </w:r>
      <w:r w:rsidRPr="006319B7">
        <w:rPr>
          <w:rFonts w:ascii="Times New Roman" w:hAnsi="Times New Roman" w:cs="Times New Roman"/>
        </w:rPr>
      </w:r>
      <w:r w:rsidRPr="006319B7">
        <w:rPr>
          <w:rFonts w:ascii="Times New Roman" w:hAnsi="Times New Roman" w:cs="Times New Roman"/>
        </w:rPr>
        <w:fldChar w:fldCharType="separate"/>
      </w:r>
      <w:r w:rsidR="0024051C">
        <w:rPr>
          <w:rFonts w:ascii="Times New Roman" w:hAnsi="Times New Roman" w:cs="Times New Roman"/>
          <w:noProof/>
        </w:rPr>
        <w:t>(Bakker</w:t>
      </w:r>
      <w:r w:rsidR="0024051C" w:rsidRPr="0024051C">
        <w:rPr>
          <w:rFonts w:ascii="Times New Roman" w:hAnsi="Times New Roman" w:cs="Times New Roman"/>
          <w:i/>
          <w:noProof/>
        </w:rPr>
        <w:t xml:space="preserve"> et al.</w:t>
      </w:r>
      <w:r w:rsidR="0024051C">
        <w:rPr>
          <w:rFonts w:ascii="Times New Roman" w:hAnsi="Times New Roman" w:cs="Times New Roman"/>
          <w:noProof/>
        </w:rPr>
        <w:t>, 2015; Faurby &amp; Svenning, 2015)</w:t>
      </w:r>
      <w:r w:rsidRPr="006319B7">
        <w:rPr>
          <w:rFonts w:ascii="Times New Roman" w:hAnsi="Times New Roman" w:cs="Times New Roman"/>
        </w:rPr>
        <w:fldChar w:fldCharType="end"/>
      </w:r>
      <w:r w:rsidRPr="006319B7">
        <w:rPr>
          <w:rFonts w:ascii="Times New Roman" w:hAnsi="Times New Roman" w:cs="Times New Roman"/>
        </w:rPr>
        <w:t>, massive megafauna</w:t>
      </w:r>
      <w:r>
        <w:rPr>
          <w:rFonts w:ascii="Times New Roman" w:hAnsi="Times New Roman" w:cs="Times New Roman"/>
        </w:rPr>
        <w:t>l</w:t>
      </w:r>
      <w:r w:rsidRPr="006319B7">
        <w:rPr>
          <w:rFonts w:ascii="Times New Roman" w:hAnsi="Times New Roman" w:cs="Times New Roman"/>
        </w:rPr>
        <w:t xml:space="preserve"> extinctions </w:t>
      </w:r>
      <w:r>
        <w:rPr>
          <w:rFonts w:ascii="Times New Roman" w:hAnsi="Times New Roman" w:cs="Times New Roman"/>
        </w:rPr>
        <w:t xml:space="preserve">occurred </w:t>
      </w:r>
      <w:r w:rsidRPr="006319B7">
        <w:rPr>
          <w:rFonts w:ascii="Times New Roman" w:hAnsi="Times New Roman" w:cs="Times New Roman"/>
        </w:rPr>
        <w:t xml:space="preserve">after the immigration of humans into the region </w:t>
      </w:r>
      <w:r>
        <w:rPr>
          <w:rFonts w:ascii="Times New Roman" w:hAnsi="Times New Roman" w:cs="Times New Roman"/>
        </w:rPr>
        <w:t xml:space="preserve">in the latest </w:t>
      </w:r>
      <w:r w:rsidR="00283A7E">
        <w:rPr>
          <w:rFonts w:ascii="Times New Roman" w:hAnsi="Times New Roman" w:cs="Times New Roman"/>
        </w:rPr>
        <w:t xml:space="preserve">Quaternary </w:t>
      </w:r>
      <w:r w:rsidR="00C265D6">
        <w:rPr>
          <w:rFonts w:ascii="Times New Roman" w:hAnsi="Times New Roman" w:cs="Times New Roman"/>
        </w:rPr>
        <w:fldChar w:fldCharType="begin">
          <w:fldData xml:space="preserve">PEVuZE5vdGU+PENpdGU+PEF1dGhvcj5TYW5kb208L0F1dGhvcj48WWVhcj4yMDE0PC9ZZWFyPjxS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</w:fldData>
        </w:fldChar>
      </w:r>
      <w:r w:rsidR="00C265D6">
        <w:rPr>
          <w:rFonts w:ascii="Times New Roman" w:hAnsi="Times New Roman" w:cs="Times New Roman"/>
        </w:rPr>
        <w:instrText xml:space="preserve"> ADDIN EN.CITE </w:instrText>
      </w:r>
      <w:r w:rsidR="00C265D6">
        <w:rPr>
          <w:rFonts w:ascii="Times New Roman" w:hAnsi="Times New Roman" w:cs="Times New Roman"/>
        </w:rPr>
        <w:fldChar w:fldCharType="begin">
          <w:fldData xml:space="preserve">PEVuZE5vdGU+PENpdGU+PEF1dGhvcj5TYW5kb208L0F1dGhvcj48WWVhcj4yMDE0PC9ZZWFyPjxS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</w:fldData>
        </w:fldChar>
      </w:r>
      <w:r w:rsidR="00C265D6">
        <w:rPr>
          <w:rFonts w:ascii="Times New Roman" w:hAnsi="Times New Roman" w:cs="Times New Roman"/>
        </w:rPr>
        <w:instrText xml:space="preserve"> ADDIN EN.CITE.DATA </w:instrText>
      </w:r>
      <w:r w:rsidR="00C265D6">
        <w:rPr>
          <w:rFonts w:ascii="Times New Roman" w:hAnsi="Times New Roman" w:cs="Times New Roman"/>
        </w:rPr>
      </w:r>
      <w:r w:rsidR="00C265D6">
        <w:rPr>
          <w:rFonts w:ascii="Times New Roman" w:hAnsi="Times New Roman" w:cs="Times New Roman"/>
        </w:rPr>
        <w:fldChar w:fldCharType="end"/>
      </w:r>
      <w:r w:rsidR="00C265D6">
        <w:rPr>
          <w:rFonts w:ascii="Times New Roman" w:hAnsi="Times New Roman" w:cs="Times New Roman"/>
        </w:rPr>
      </w:r>
      <w:r w:rsidR="00C265D6">
        <w:rPr>
          <w:rFonts w:ascii="Times New Roman" w:hAnsi="Times New Roman" w:cs="Times New Roman"/>
        </w:rPr>
        <w:fldChar w:fldCharType="separate"/>
      </w:r>
      <w:r w:rsidR="00C265D6">
        <w:rPr>
          <w:rFonts w:ascii="Times New Roman" w:hAnsi="Times New Roman" w:cs="Times New Roman"/>
          <w:noProof/>
        </w:rPr>
        <w:t>(Barnosky</w:t>
      </w:r>
      <w:r w:rsidR="00C265D6" w:rsidRPr="00C265D6">
        <w:rPr>
          <w:rFonts w:ascii="Times New Roman" w:hAnsi="Times New Roman" w:cs="Times New Roman"/>
          <w:i/>
          <w:noProof/>
        </w:rPr>
        <w:t xml:space="preserve"> et al.</w:t>
      </w:r>
      <w:r w:rsidR="00C265D6">
        <w:rPr>
          <w:rFonts w:ascii="Times New Roman" w:hAnsi="Times New Roman" w:cs="Times New Roman"/>
          <w:noProof/>
        </w:rPr>
        <w:t>, 2004; Sandom</w:t>
      </w:r>
      <w:r w:rsidR="00C265D6" w:rsidRPr="00C265D6">
        <w:rPr>
          <w:rFonts w:ascii="Times New Roman" w:hAnsi="Times New Roman" w:cs="Times New Roman"/>
          <w:i/>
          <w:noProof/>
        </w:rPr>
        <w:t xml:space="preserve"> et al.</w:t>
      </w:r>
      <w:r w:rsidR="00C265D6">
        <w:rPr>
          <w:rFonts w:ascii="Times New Roman" w:hAnsi="Times New Roman" w:cs="Times New Roman"/>
          <w:noProof/>
        </w:rPr>
        <w:t>, 2014)</w:t>
      </w:r>
      <w:r w:rsidR="00C265D6">
        <w:rPr>
          <w:rFonts w:ascii="Times New Roman" w:hAnsi="Times New Roman" w:cs="Times New Roman"/>
        </w:rPr>
        <w:fldChar w:fldCharType="end"/>
      </w:r>
      <w:r w:rsidRPr="006319B7">
        <w:rPr>
          <w:rFonts w:ascii="Times New Roman" w:hAnsi="Times New Roman" w:cs="Times New Roman"/>
        </w:rPr>
        <w:t xml:space="preserve">. </w:t>
      </w:r>
      <w:r>
        <w:rPr>
          <w:rFonts w:ascii="Times New Roman" w:hAnsi="Times New Roman" w:cs="Times New Roman"/>
        </w:rPr>
        <w:t>Although the ultimate causes (e.g. climate vs. humans) of these megafaunal extinctions are still debated</w:t>
      </w:r>
      <w:r w:rsidR="00C265D6">
        <w:rPr>
          <w:rFonts w:ascii="Times New Roman" w:hAnsi="Times New Roman" w:cs="Times New Roman"/>
        </w:rPr>
        <w:t xml:space="preserve"> </w:t>
      </w:r>
      <w:r w:rsidR="00C265D6">
        <w:rPr>
          <w:rFonts w:ascii="Times New Roman" w:hAnsi="Times New Roman" w:cs="Times New Roman"/>
        </w:rPr>
        <w:fldChar w:fldCharType="begin">
          <w:fldData xml:space="preserve">PEVuZE5vdGU+PENpdGU+PEF1dGhvcj5IdWJiZTwvQXV0aG9yPjxZZWFyPjIwMTM8L1llYXI+PFJl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</w:fldData>
        </w:fldChar>
      </w:r>
      <w:r w:rsidR="00C265D6">
        <w:rPr>
          <w:rFonts w:ascii="Times New Roman" w:hAnsi="Times New Roman" w:cs="Times New Roman"/>
        </w:rPr>
        <w:instrText xml:space="preserve"> ADDIN EN.CITE </w:instrText>
      </w:r>
      <w:r w:rsidR="00C265D6">
        <w:rPr>
          <w:rFonts w:ascii="Times New Roman" w:hAnsi="Times New Roman" w:cs="Times New Roman"/>
        </w:rPr>
        <w:fldChar w:fldCharType="begin">
          <w:fldData xml:space="preserve">PEVuZE5vdGU+PENpdGU+PEF1dGhvcj5IdWJiZTwvQXV0aG9yPjxZZWFyPjIwMTM8L1llYXI+PFJl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</w:fldData>
        </w:fldChar>
      </w:r>
      <w:r w:rsidR="00C265D6">
        <w:rPr>
          <w:rFonts w:ascii="Times New Roman" w:hAnsi="Times New Roman" w:cs="Times New Roman"/>
        </w:rPr>
        <w:instrText xml:space="preserve"> ADDIN EN.CITE.DATA </w:instrText>
      </w:r>
      <w:r w:rsidR="00C265D6">
        <w:rPr>
          <w:rFonts w:ascii="Times New Roman" w:hAnsi="Times New Roman" w:cs="Times New Roman"/>
        </w:rPr>
      </w:r>
      <w:r w:rsidR="00C265D6">
        <w:rPr>
          <w:rFonts w:ascii="Times New Roman" w:hAnsi="Times New Roman" w:cs="Times New Roman"/>
        </w:rPr>
        <w:fldChar w:fldCharType="end"/>
      </w:r>
      <w:r w:rsidR="00C265D6">
        <w:rPr>
          <w:rFonts w:ascii="Times New Roman" w:hAnsi="Times New Roman" w:cs="Times New Roman"/>
        </w:rPr>
      </w:r>
      <w:r w:rsidR="00C265D6">
        <w:rPr>
          <w:rFonts w:ascii="Times New Roman" w:hAnsi="Times New Roman" w:cs="Times New Roman"/>
        </w:rPr>
        <w:fldChar w:fldCharType="separate"/>
      </w:r>
      <w:r w:rsidR="00C265D6">
        <w:rPr>
          <w:rFonts w:ascii="Times New Roman" w:hAnsi="Times New Roman" w:cs="Times New Roman"/>
          <w:noProof/>
        </w:rPr>
        <w:t>(Hubbe</w:t>
      </w:r>
      <w:r w:rsidR="00C265D6" w:rsidRPr="00C265D6">
        <w:rPr>
          <w:rFonts w:ascii="Times New Roman" w:hAnsi="Times New Roman" w:cs="Times New Roman"/>
          <w:i/>
          <w:noProof/>
        </w:rPr>
        <w:t xml:space="preserve"> et al.</w:t>
      </w:r>
      <w:r w:rsidR="00C265D6">
        <w:rPr>
          <w:rFonts w:ascii="Times New Roman" w:hAnsi="Times New Roman" w:cs="Times New Roman"/>
          <w:noProof/>
        </w:rPr>
        <w:t>, 2013; Sandom</w:t>
      </w:r>
      <w:r w:rsidR="00C265D6" w:rsidRPr="00C265D6">
        <w:rPr>
          <w:rFonts w:ascii="Times New Roman" w:hAnsi="Times New Roman" w:cs="Times New Roman"/>
          <w:i/>
          <w:noProof/>
        </w:rPr>
        <w:t xml:space="preserve"> et al.</w:t>
      </w:r>
      <w:r w:rsidR="00C265D6">
        <w:rPr>
          <w:rFonts w:ascii="Times New Roman" w:hAnsi="Times New Roman" w:cs="Times New Roman"/>
          <w:noProof/>
        </w:rPr>
        <w:t>, 2014)</w:t>
      </w:r>
      <w:r w:rsidR="00C265D6">
        <w:rPr>
          <w:rFonts w:ascii="Times New Roman" w:hAnsi="Times New Roman" w:cs="Times New Roman"/>
        </w:rPr>
        <w:fldChar w:fldCharType="end"/>
      </w:r>
      <w:r w:rsidR="00283A7E">
        <w:rPr>
          <w:rFonts w:ascii="Times New Roman" w:hAnsi="Times New Roman" w:cs="Times New Roman"/>
        </w:rPr>
        <w:t>, the consequences for plant-animal interactions at regional and continental scales are little explored empirically.</w:t>
      </w:r>
    </w:p>
    <w:p w14:paraId="1BA4E519" w14:textId="5796F7E7" w:rsidR="004B5EA7" w:rsidRPr="004B5EA7" w:rsidRDefault="000F5A8B" w:rsidP="004B0C1D">
      <w:pPr>
        <w:pStyle w:val="ListBullet"/>
        <w:numPr>
          <w:ilvl w:val="0"/>
          <w:numId w:val="0"/>
        </w:numPr>
        <w:spacing w:before="120" w:after="240" w:line="360" w:lineRule="auto"/>
        <w:ind w:firstLine="567"/>
        <w:rPr>
          <w:rFonts w:ascii="Times New Roman" w:hAnsi="Times New Roman" w:cs="Times New Roman"/>
        </w:rPr>
      </w:pPr>
      <w:r>
        <w:rPr>
          <w:rFonts w:ascii="Times New Roman" w:hAnsi="Times New Roman" w:cs="Times New Roman"/>
        </w:rPr>
        <w:t xml:space="preserve">We found strong </w:t>
      </w:r>
      <w:r w:rsidR="0057349E">
        <w:rPr>
          <w:rFonts w:ascii="Times New Roman" w:hAnsi="Times New Roman" w:cs="Times New Roman"/>
        </w:rPr>
        <w:t xml:space="preserve">evidence </w:t>
      </w:r>
      <w:r>
        <w:rPr>
          <w:rFonts w:ascii="Times New Roman" w:hAnsi="Times New Roman" w:cs="Times New Roman"/>
        </w:rPr>
        <w:t>that the loss of large</w:t>
      </w:r>
      <w:r w:rsidR="0057349E">
        <w:rPr>
          <w:rFonts w:ascii="Times New Roman" w:hAnsi="Times New Roman" w:cs="Times New Roman"/>
        </w:rPr>
        <w:t>-bodied</w:t>
      </w:r>
      <w:r>
        <w:rPr>
          <w:rFonts w:ascii="Times New Roman" w:hAnsi="Times New Roman" w:cs="Times New Roman"/>
        </w:rPr>
        <w:t xml:space="preserve"> frugivores contributed to </w:t>
      </w:r>
      <w:r w:rsidR="0057349E">
        <w:rPr>
          <w:rFonts w:ascii="Times New Roman" w:hAnsi="Times New Roman" w:cs="Times New Roman"/>
        </w:rPr>
        <w:t xml:space="preserve">a </w:t>
      </w:r>
      <w:r>
        <w:rPr>
          <w:rFonts w:ascii="Times New Roman" w:hAnsi="Times New Roman" w:cs="Times New Roman"/>
        </w:rPr>
        <w:t xml:space="preserve">missing </w:t>
      </w:r>
      <w:r w:rsidRPr="006319B7">
        <w:rPr>
          <w:rFonts w:ascii="Times New Roman" w:hAnsi="Times New Roman" w:cs="Times New Roman"/>
        </w:rPr>
        <w:t>palm-frugivore</w:t>
      </w:r>
      <w:r w:rsidR="0057349E">
        <w:rPr>
          <w:rFonts w:ascii="Times New Roman" w:hAnsi="Times New Roman" w:cs="Times New Roman"/>
        </w:rPr>
        <w:t xml:space="preserve"> trait</w:t>
      </w:r>
      <w:r>
        <w:rPr>
          <w:rFonts w:ascii="Times New Roman" w:hAnsi="Times New Roman" w:cs="Times New Roman"/>
        </w:rPr>
        <w:t xml:space="preserve"> relations</w:t>
      </w:r>
      <w:r w:rsidR="0057349E">
        <w:rPr>
          <w:rFonts w:ascii="Times New Roman" w:hAnsi="Times New Roman" w:cs="Times New Roman"/>
        </w:rPr>
        <w:t>hip at biogeographic scales</w:t>
      </w:r>
      <w:r>
        <w:rPr>
          <w:rFonts w:ascii="Times New Roman" w:hAnsi="Times New Roman" w:cs="Times New Roman"/>
        </w:rPr>
        <w:t xml:space="preserve">, </w:t>
      </w:r>
      <w:r w:rsidRPr="006319B7">
        <w:rPr>
          <w:rFonts w:ascii="Times New Roman" w:hAnsi="Times New Roman" w:cs="Times New Roman"/>
        </w:rPr>
        <w:t>as a clear positive relationship emerged also for the New World</w:t>
      </w:r>
      <w:r>
        <w:rPr>
          <w:rFonts w:ascii="Times New Roman" w:hAnsi="Times New Roman" w:cs="Times New Roman"/>
        </w:rPr>
        <w:t xml:space="preserve"> a</w:t>
      </w:r>
      <w:r w:rsidR="00B9469F">
        <w:rPr>
          <w:rFonts w:ascii="Times New Roman" w:hAnsi="Times New Roman" w:cs="Times New Roman"/>
        </w:rPr>
        <w:t xml:space="preserve">fter accounting for the Late </w:t>
      </w:r>
      <w:r w:rsidRPr="006319B7">
        <w:rPr>
          <w:rFonts w:ascii="Times New Roman" w:hAnsi="Times New Roman" w:cs="Times New Roman"/>
        </w:rPr>
        <w:t>Pleistocene and Holocene megafauna extinctions and range contra</w:t>
      </w:r>
      <w:r>
        <w:rPr>
          <w:rFonts w:ascii="Times New Roman" w:hAnsi="Times New Roman" w:cs="Times New Roman"/>
        </w:rPr>
        <w:t xml:space="preserve">ctions. </w:t>
      </w:r>
      <w:r w:rsidRPr="006319B7">
        <w:rPr>
          <w:rFonts w:ascii="Times New Roman" w:hAnsi="Times New Roman" w:cs="Times New Roman"/>
        </w:rPr>
        <w:t xml:space="preserve">Our results support the </w:t>
      </w:r>
      <w:r>
        <w:rPr>
          <w:rFonts w:ascii="Times New Roman" w:hAnsi="Times New Roman" w:cs="Times New Roman"/>
        </w:rPr>
        <w:t>idea proposed by</w:t>
      </w:r>
      <w:r w:rsidRPr="006319B7">
        <w:rPr>
          <w:rFonts w:ascii="Times New Roman" w:hAnsi="Times New Roman" w:cs="Times New Roman"/>
        </w:rPr>
        <w:t xml:space="preserve"> </w:t>
      </w:r>
      <w:r w:rsidRPr="006319B7">
        <w:rPr>
          <w:rFonts w:ascii="Times New Roman" w:hAnsi="Times New Roman" w:cs="Times New Roman"/>
        </w:rPr>
        <w:fldChar w:fldCharType="begin"/>
      </w:r>
      <w:r>
        <w:rPr>
          <w:rFonts w:ascii="Times New Roman" w:hAnsi="Times New Roman" w:cs="Times New Roman"/>
        </w:rPr>
        <w:instrText xml:space="preserve"> ADDIN EN.CITE &lt;EndNote&gt;&lt;Cite AuthorYear="1"&gt;&lt;Author&gt;Janzen&lt;/Author&gt;&lt;Year&gt;1982&lt;/Year&gt;&lt;RecNum&gt;112&lt;/RecNum&gt;&lt;DisplayText&gt;Janzen and Martin (1982)&lt;/DisplayText&gt;&lt;record&gt;&lt;rec-number&gt;112&lt;/rec-number&gt;&lt;foreign-keys&gt;&lt;key app="EN" db-id="9xdtxzfffxtpt2e59vsvde599ear9ts52rap" timestamp="1453986077"&gt;112&lt;/key&gt;&lt;/foreign-keys&gt;&lt;ref-type name="Journal Article"&gt;17&lt;/ref-type&gt;&lt;contributors&gt;&lt;authors&gt;&lt;author&gt;Janzen, D. H.&lt;/author&gt;&lt;author&gt;Martin, P. S.&lt;/author&gt;&lt;/authors&gt;&lt;/contributors&gt;&lt;titles&gt;&lt;title&gt;Neotropical anachronisms: the fruits the gomphotheres ate&lt;/title&gt;&lt;secondary-title&gt;Science&lt;/secondary-title&gt;&lt;/titles&gt;&lt;periodical&gt;&lt;full-title&gt;Science&lt;/full-title&gt;&lt;/periodical&gt;&lt;pages&gt;19–27&lt;/pages&gt;&lt;volume&gt;215&lt;/volume&gt;&lt;number&gt;4528&lt;/number&gt;&lt;dates&gt;&lt;year&gt;1982&lt;/year&gt;&lt;/dates&gt;&lt;isbn&gt;0036-8075&lt;/isbn&gt;&lt;urls&gt;&lt;/urls&gt;&lt;/record&gt;&lt;/Cite&gt;&lt;/EndNote&gt;</w:instrText>
      </w:r>
      <w:r w:rsidRPr="006319B7">
        <w:rPr>
          <w:rFonts w:ascii="Times New Roman" w:hAnsi="Times New Roman" w:cs="Times New Roman"/>
        </w:rPr>
        <w:fldChar w:fldCharType="separate"/>
      </w:r>
      <w:r w:rsidRPr="006319B7">
        <w:rPr>
          <w:rFonts w:ascii="Times New Roman" w:hAnsi="Times New Roman" w:cs="Times New Roman"/>
          <w:noProof/>
        </w:rPr>
        <w:t>Janzen and Martin (1982)</w:t>
      </w:r>
      <w:r w:rsidRPr="006319B7">
        <w:rPr>
          <w:rFonts w:ascii="Times New Roman" w:hAnsi="Times New Roman" w:cs="Times New Roman"/>
        </w:rPr>
        <w:fldChar w:fldCharType="end"/>
      </w:r>
      <w:r w:rsidRPr="006319B7">
        <w:rPr>
          <w:rFonts w:ascii="Times New Roman" w:hAnsi="Times New Roman" w:cs="Times New Roman"/>
        </w:rPr>
        <w:t xml:space="preserve"> that large Neotropical fruits </w:t>
      </w:r>
      <w:r>
        <w:rPr>
          <w:rFonts w:ascii="Times New Roman" w:hAnsi="Times New Roman" w:cs="Times New Roman"/>
        </w:rPr>
        <w:t xml:space="preserve">were evolved for dispersal with the former megafauna, </w:t>
      </w:r>
      <w:r w:rsidRPr="00C745B2">
        <w:rPr>
          <w:rFonts w:ascii="Times New Roman" w:hAnsi="Times New Roman" w:cs="Times New Roman"/>
        </w:rPr>
        <w:t>which may better explain the existence of Neotropical</w:t>
      </w:r>
      <w:r>
        <w:rPr>
          <w:rFonts w:ascii="Times New Roman" w:hAnsi="Times New Roman" w:cs="Times New Roman"/>
        </w:rPr>
        <w:t>,</w:t>
      </w:r>
      <w:r w:rsidRPr="00C745B2">
        <w:rPr>
          <w:rFonts w:ascii="Times New Roman" w:hAnsi="Times New Roman" w:cs="Times New Roman"/>
        </w:rPr>
        <w:t xml:space="preserve"> megafaunal fruits</w:t>
      </w:r>
      <w:r>
        <w:rPr>
          <w:rFonts w:ascii="Times New Roman" w:hAnsi="Times New Roman" w:cs="Times New Roman"/>
        </w:rPr>
        <w:t xml:space="preserve"> </w:t>
      </w:r>
      <w:r w:rsidRPr="00C745B2">
        <w:rPr>
          <w:rFonts w:ascii="Times New Roman" w:hAnsi="Times New Roman" w:cs="Times New Roman"/>
        </w:rPr>
        <w:t xml:space="preserve">than </w:t>
      </w:r>
      <w:r w:rsidR="0057349E">
        <w:rPr>
          <w:rFonts w:ascii="Times New Roman" w:hAnsi="Times New Roman" w:cs="Times New Roman"/>
        </w:rPr>
        <w:t>the existing present-day</w:t>
      </w:r>
      <w:r w:rsidRPr="00C745B2">
        <w:rPr>
          <w:rFonts w:ascii="Times New Roman" w:hAnsi="Times New Roman" w:cs="Times New Roman"/>
        </w:rPr>
        <w:t xml:space="preserve"> frugivores.</w:t>
      </w:r>
      <w:r>
        <w:rPr>
          <w:rFonts w:ascii="Times New Roman" w:hAnsi="Times New Roman" w:cs="Times New Roman"/>
        </w:rPr>
        <w:t xml:space="preserve"> </w:t>
      </w:r>
      <w:r w:rsidR="008F0E43">
        <w:rPr>
          <w:rFonts w:ascii="Times New Roman" w:hAnsi="Times New Roman" w:cs="Times New Roman"/>
        </w:rPr>
        <w:t>I</w:t>
      </w:r>
      <w:r>
        <w:rPr>
          <w:rFonts w:ascii="Times New Roman" w:hAnsi="Times New Roman" w:cs="Times New Roman"/>
        </w:rPr>
        <w:t xml:space="preserve">t may seem a </w:t>
      </w:r>
      <w:r>
        <w:rPr>
          <w:rFonts w:ascii="Times New Roman" w:hAnsi="Times New Roman" w:cs="Times New Roman"/>
        </w:rPr>
        <w:lastRenderedPageBreak/>
        <w:t xml:space="preserve">mystery how </w:t>
      </w:r>
      <w:r w:rsidRPr="006319B7">
        <w:rPr>
          <w:rFonts w:ascii="Times New Roman" w:hAnsi="Times New Roman" w:cs="Times New Roman"/>
        </w:rPr>
        <w:t xml:space="preserve">large-fruited plant species </w:t>
      </w:r>
      <w:r>
        <w:rPr>
          <w:rFonts w:ascii="Times New Roman" w:hAnsi="Times New Roman" w:cs="Times New Roman"/>
        </w:rPr>
        <w:t xml:space="preserve">adapted for megafauna dispersal still </w:t>
      </w:r>
      <w:r w:rsidRPr="006319B7">
        <w:rPr>
          <w:rFonts w:ascii="Times New Roman" w:hAnsi="Times New Roman" w:cs="Times New Roman"/>
        </w:rPr>
        <w:t xml:space="preserve">remain and </w:t>
      </w:r>
      <w:r>
        <w:rPr>
          <w:rFonts w:ascii="Times New Roman" w:hAnsi="Times New Roman" w:cs="Times New Roman"/>
        </w:rPr>
        <w:t>have</w:t>
      </w:r>
      <w:r w:rsidRPr="006319B7">
        <w:rPr>
          <w:rFonts w:ascii="Times New Roman" w:hAnsi="Times New Roman" w:cs="Times New Roman"/>
        </w:rPr>
        <w:t xml:space="preserve"> not suffer</w:t>
      </w:r>
      <w:r>
        <w:rPr>
          <w:rFonts w:ascii="Times New Roman" w:hAnsi="Times New Roman" w:cs="Times New Roman"/>
        </w:rPr>
        <w:t>ed</w:t>
      </w:r>
      <w:r w:rsidRPr="006319B7">
        <w:rPr>
          <w:rFonts w:ascii="Times New Roman" w:hAnsi="Times New Roman" w:cs="Times New Roman"/>
        </w:rPr>
        <w:t xml:space="preserve"> extinction after the loss of </w:t>
      </w:r>
      <w:r w:rsidR="00E523DD">
        <w:rPr>
          <w:rFonts w:ascii="Times New Roman" w:hAnsi="Times New Roman" w:cs="Times New Roman"/>
        </w:rPr>
        <w:t xml:space="preserve">most of </w:t>
      </w:r>
      <w:r w:rsidRPr="006319B7">
        <w:rPr>
          <w:rFonts w:ascii="Times New Roman" w:hAnsi="Times New Roman" w:cs="Times New Roman"/>
        </w:rPr>
        <w:t>their megafaunal dispersers</w:t>
      </w:r>
      <w:r>
        <w:rPr>
          <w:rFonts w:ascii="Times New Roman" w:hAnsi="Times New Roman" w:cs="Times New Roman"/>
        </w:rPr>
        <w:t xml:space="preserve"> </w:t>
      </w:r>
      <w:r w:rsidR="00DF217C">
        <w:rPr>
          <w:rFonts w:ascii="Times New Roman" w:hAnsi="Times New Roman" w:cs="Times New Roman"/>
        </w:rPr>
        <w:t>in the early Holocene</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&lt;EndNote&gt;&lt;Cite&gt;&lt;Author&gt;Hubbe&lt;/Author&gt;&lt;Year&gt;2013&lt;/Year&gt;&lt;RecNum&gt;124&lt;/RecNum&gt;&lt;DisplayText&gt;(Hubbe&lt;style face="italic"&gt; et al.&lt;/style&gt;, 2013)&lt;/DisplayText&gt;&lt;record&gt;&lt;rec-number&gt;124&lt;/rec-number&gt;&lt;foreign-keys&gt;&lt;key app="EN" db-id="9xdtxzfffxtpt2e59vsvde599ear9ts52rap" timestamp="1457611249"&gt;124&lt;/key&gt;&lt;/foreign-keys&gt;&lt;ref-type name="Journal Article"&gt;17&lt;/ref-type&gt;&lt;contributors&gt;&lt;authors&gt;&lt;author&gt;Hubbe, A.&lt;/author&gt;&lt;author&gt;Hubbe, M.&lt;/author&gt;&lt;author&gt;Karmann, I.&lt;/author&gt;&lt;author&gt;Cruz, F. W.&lt;/author&gt;&lt;author&gt;Neves, W. A.&lt;/author&gt;&lt;/authors&gt;&lt;/contributors&gt;&lt;titles&gt;&lt;title&gt;Insights into Holocene megafauna survival and extinction in southeastern Brazil from new AMS 14 C dates&lt;/title&gt;&lt;secondary-title&gt;Quaternary Research&lt;/secondary-title&gt;&lt;/titles&gt;&lt;periodical&gt;&lt;full-title&gt;Quaternary Research&lt;/full-title&gt;&lt;/periodical&gt;&lt;pages&gt;152–157&lt;/pages&gt;&lt;volume&gt;79&lt;/volume&gt;&lt;number&gt;2&lt;/number&gt;&lt;dates&gt;&lt;year&gt;2013&lt;/year&gt;&lt;/dates&gt;&lt;isbn&gt;0033-5894&lt;/isbn&gt;&lt;urls&gt;&lt;/urls&gt;&lt;/record&gt;&lt;/Cite&gt;&lt;/EndNote&gt;</w:instrText>
      </w:r>
      <w:r>
        <w:rPr>
          <w:rFonts w:ascii="Times New Roman" w:hAnsi="Times New Roman" w:cs="Times New Roman"/>
        </w:rPr>
        <w:fldChar w:fldCharType="separate"/>
      </w:r>
      <w:r>
        <w:rPr>
          <w:rFonts w:ascii="Times New Roman" w:hAnsi="Times New Roman" w:cs="Times New Roman"/>
          <w:noProof/>
        </w:rPr>
        <w:t>(Hubbe</w:t>
      </w:r>
      <w:r w:rsidRPr="006D7318">
        <w:rPr>
          <w:rFonts w:ascii="Times New Roman" w:hAnsi="Times New Roman" w:cs="Times New Roman"/>
          <w:i/>
          <w:noProof/>
        </w:rPr>
        <w:t xml:space="preserve"> et al.</w:t>
      </w:r>
      <w:r>
        <w:rPr>
          <w:rFonts w:ascii="Times New Roman" w:hAnsi="Times New Roman" w:cs="Times New Roman"/>
          <w:noProof/>
        </w:rPr>
        <w:t>, 2013)</w:t>
      </w:r>
      <w:r>
        <w:rPr>
          <w:rFonts w:ascii="Times New Roman" w:hAnsi="Times New Roman" w:cs="Times New Roman"/>
        </w:rPr>
        <w:fldChar w:fldCharType="end"/>
      </w:r>
      <w:r w:rsidRPr="006319B7">
        <w:rPr>
          <w:rFonts w:ascii="Times New Roman" w:hAnsi="Times New Roman" w:cs="Times New Roman"/>
        </w:rPr>
        <w:t xml:space="preserve">. </w:t>
      </w:r>
      <w:r>
        <w:rPr>
          <w:rFonts w:ascii="Times New Roman" w:hAnsi="Times New Roman" w:cs="Times New Roman"/>
        </w:rPr>
        <w:t>However,</w:t>
      </w:r>
      <w:r w:rsidRPr="006319B7">
        <w:rPr>
          <w:rFonts w:ascii="Times New Roman" w:hAnsi="Times New Roman" w:cs="Times New Roman"/>
        </w:rPr>
        <w:t xml:space="preserve"> population declines and range contractions in large-seeded tree</w:t>
      </w:r>
      <w:r>
        <w:rPr>
          <w:rFonts w:ascii="Times New Roman" w:hAnsi="Times New Roman" w:cs="Times New Roman"/>
        </w:rPr>
        <w:t>s</w:t>
      </w:r>
      <w:r w:rsidRPr="006319B7">
        <w:rPr>
          <w:rFonts w:ascii="Times New Roman" w:hAnsi="Times New Roman" w:cs="Times New Roman"/>
        </w:rPr>
        <w:t xml:space="preserve"> </w:t>
      </w:r>
      <w:r>
        <w:rPr>
          <w:rFonts w:ascii="Times New Roman" w:hAnsi="Times New Roman" w:cs="Times New Roman"/>
        </w:rPr>
        <w:t>are likely to occur</w:t>
      </w:r>
      <w:r w:rsidRPr="006319B7">
        <w:rPr>
          <w:rFonts w:ascii="Times New Roman" w:hAnsi="Times New Roman" w:cs="Times New Roman"/>
        </w:rPr>
        <w:t xml:space="preserve"> </w:t>
      </w:r>
      <w:r>
        <w:rPr>
          <w:rFonts w:ascii="Times New Roman" w:hAnsi="Times New Roman" w:cs="Times New Roman"/>
        </w:rPr>
        <w:t>at</w:t>
      </w:r>
      <w:r w:rsidRPr="006319B7">
        <w:rPr>
          <w:rFonts w:ascii="Times New Roman" w:hAnsi="Times New Roman" w:cs="Times New Roman"/>
        </w:rPr>
        <w:t xml:space="preserve"> slow</w:t>
      </w:r>
      <w:r>
        <w:rPr>
          <w:rFonts w:ascii="Times New Roman" w:hAnsi="Times New Roman" w:cs="Times New Roman"/>
        </w:rPr>
        <w:t xml:space="preserve"> rates </w:t>
      </w:r>
      <w:r w:rsidRPr="006319B7">
        <w:rPr>
          <w:rFonts w:ascii="Times New Roman" w:hAnsi="Times New Roman" w:cs="Times New Roman"/>
        </w:rPr>
        <w:t xml:space="preserve">even if dispersal effectiveness </w:t>
      </w:r>
      <w:r>
        <w:rPr>
          <w:rFonts w:ascii="Times New Roman" w:hAnsi="Times New Roman" w:cs="Times New Roman"/>
        </w:rPr>
        <w:t>is</w:t>
      </w:r>
      <w:r w:rsidRPr="006319B7">
        <w:rPr>
          <w:rFonts w:ascii="Times New Roman" w:hAnsi="Times New Roman" w:cs="Times New Roman"/>
        </w:rPr>
        <w:t xml:space="preserve"> dramatically decreased</w:t>
      </w:r>
      <w:r>
        <w:rPr>
          <w:rFonts w:ascii="Times New Roman" w:hAnsi="Times New Roman" w:cs="Times New Roman"/>
        </w:rPr>
        <w:t>,</w:t>
      </w:r>
      <w:r w:rsidRPr="006319B7">
        <w:rPr>
          <w:rFonts w:ascii="Times New Roman" w:hAnsi="Times New Roman" w:cs="Times New Roman"/>
        </w:rPr>
        <w:t xml:space="preserve"> </w:t>
      </w:r>
      <w:r w:rsidR="008F0E43">
        <w:rPr>
          <w:rFonts w:ascii="Times New Roman" w:hAnsi="Times New Roman" w:cs="Times New Roman"/>
        </w:rPr>
        <w:t xml:space="preserve">mostly </w:t>
      </w:r>
      <w:r>
        <w:rPr>
          <w:rFonts w:ascii="Times New Roman" w:hAnsi="Times New Roman" w:cs="Times New Roman"/>
        </w:rPr>
        <w:t xml:space="preserve">because large-seeded trees often have long generation times and small animals </w:t>
      </w:r>
      <w:r w:rsidR="008F0E43">
        <w:rPr>
          <w:rFonts w:ascii="Times New Roman" w:hAnsi="Times New Roman" w:cs="Times New Roman"/>
        </w:rPr>
        <w:t xml:space="preserve">may </w:t>
      </w:r>
      <w:r>
        <w:rPr>
          <w:rFonts w:ascii="Times New Roman" w:hAnsi="Times New Roman" w:cs="Times New Roman"/>
        </w:rPr>
        <w:t>still provide some dispersal</w:t>
      </w:r>
      <w:r w:rsidR="008F0E43">
        <w:rPr>
          <w:rFonts w:ascii="Times New Roman" w:hAnsi="Times New Roman" w:cs="Times New Roman"/>
        </w:rPr>
        <w:t xml:space="preserve"> services</w:t>
      </w:r>
      <w:r w:rsidRPr="006319B7">
        <w:rPr>
          <w:rFonts w:ascii="Times New Roman" w:hAnsi="Times New Roman" w:cs="Times New Roman"/>
        </w:rPr>
        <w:t xml:space="preserve"> </w:t>
      </w:r>
      <w:r w:rsidRPr="006319B7">
        <w:rPr>
          <w:rFonts w:ascii="Times New Roman" w:hAnsi="Times New Roman" w:cs="Times New Roman"/>
        </w:rPr>
        <w:fldChar w:fldCharType="begin">
          <w:fldData xml:space="preserve">PEVuZE5vdGU+PENpdGU+PEF1dGhvcj5Eb25hdHRpPC9BdXRob3I+PFllYXI+MjAwNzwvWWVhcj48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</w:fldData>
        </w:fldChar>
      </w:r>
      <w:r>
        <w:rPr>
          <w:rFonts w:ascii="Times New Roman" w:hAnsi="Times New Roman" w:cs="Times New Roman"/>
        </w:rPr>
        <w:instrText xml:space="preserve"> ADDIN EN.CITE </w:instrText>
      </w:r>
      <w:r>
        <w:rPr>
          <w:rFonts w:ascii="Times New Roman" w:hAnsi="Times New Roman" w:cs="Times New Roman"/>
        </w:rPr>
        <w:fldChar w:fldCharType="begin">
          <w:fldData xml:space="preserve">PEVuZE5vdGU+PENpdGU+PEF1dGhvcj5Eb25hdHRpPC9BdXRob3I+PFllYXI+MjAwNzwvWWVhcj48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</w:fldData>
        </w:fldChar>
      </w:r>
      <w:r>
        <w:rPr>
          <w:rFonts w:ascii="Times New Roman" w:hAnsi="Times New Roman" w:cs="Times New Roman"/>
        </w:rPr>
        <w:instrText xml:space="preserve"> ADDIN EN.CITE.DATA </w:instrText>
      </w:r>
      <w:r>
        <w:rPr>
          <w:rFonts w:ascii="Times New Roman" w:hAnsi="Times New Roman" w:cs="Times New Roman"/>
        </w:rPr>
      </w:r>
      <w:r>
        <w:rPr>
          <w:rFonts w:ascii="Times New Roman" w:hAnsi="Times New Roman" w:cs="Times New Roman"/>
        </w:rPr>
        <w:fldChar w:fldCharType="end"/>
      </w:r>
      <w:r w:rsidRPr="006319B7">
        <w:rPr>
          <w:rFonts w:ascii="Times New Roman" w:hAnsi="Times New Roman" w:cs="Times New Roman"/>
        </w:rPr>
      </w:r>
      <w:r w:rsidRPr="006319B7">
        <w:rPr>
          <w:rFonts w:ascii="Times New Roman" w:hAnsi="Times New Roman" w:cs="Times New Roman"/>
        </w:rPr>
        <w:fldChar w:fldCharType="separate"/>
      </w:r>
      <w:r>
        <w:rPr>
          <w:rFonts w:ascii="Times New Roman" w:hAnsi="Times New Roman" w:cs="Times New Roman"/>
          <w:noProof/>
        </w:rPr>
        <w:t>(Donatti</w:t>
      </w:r>
      <w:r w:rsidRPr="0041149D">
        <w:rPr>
          <w:rFonts w:ascii="Times New Roman" w:hAnsi="Times New Roman" w:cs="Times New Roman"/>
          <w:i/>
          <w:noProof/>
        </w:rPr>
        <w:t xml:space="preserve"> et al.</w:t>
      </w:r>
      <w:r>
        <w:rPr>
          <w:rFonts w:ascii="Times New Roman" w:hAnsi="Times New Roman" w:cs="Times New Roman"/>
          <w:noProof/>
        </w:rPr>
        <w:t>, 2007; Guimarães</w:t>
      </w:r>
      <w:r w:rsidRPr="0041149D">
        <w:rPr>
          <w:rFonts w:ascii="Times New Roman" w:hAnsi="Times New Roman" w:cs="Times New Roman"/>
          <w:i/>
          <w:noProof/>
        </w:rPr>
        <w:t xml:space="preserve"> et al.</w:t>
      </w:r>
      <w:r>
        <w:rPr>
          <w:rFonts w:ascii="Times New Roman" w:hAnsi="Times New Roman" w:cs="Times New Roman"/>
          <w:noProof/>
        </w:rPr>
        <w:t>, 2008; Doughty</w:t>
      </w:r>
      <w:r w:rsidRPr="0041149D">
        <w:rPr>
          <w:rFonts w:ascii="Times New Roman" w:hAnsi="Times New Roman" w:cs="Times New Roman"/>
          <w:i/>
          <w:noProof/>
        </w:rPr>
        <w:t xml:space="preserve"> et al.</w:t>
      </w:r>
      <w:r>
        <w:rPr>
          <w:rFonts w:ascii="Times New Roman" w:hAnsi="Times New Roman" w:cs="Times New Roman"/>
          <w:noProof/>
        </w:rPr>
        <w:t>, 2015a)</w:t>
      </w:r>
      <w:r w:rsidRPr="006319B7">
        <w:rPr>
          <w:rFonts w:ascii="Times New Roman" w:hAnsi="Times New Roman" w:cs="Times New Roman"/>
        </w:rPr>
        <w:fldChar w:fldCharType="end"/>
      </w:r>
      <w:r>
        <w:rPr>
          <w:rFonts w:ascii="Times New Roman" w:hAnsi="Times New Roman" w:cs="Times New Roman"/>
        </w:rPr>
        <w:t xml:space="preserve">. </w:t>
      </w:r>
      <w:r w:rsidR="003D1CA4">
        <w:rPr>
          <w:rFonts w:ascii="Times New Roman" w:hAnsi="Times New Roman" w:cs="Times New Roman"/>
        </w:rPr>
        <w:t>Notably,</w:t>
      </w:r>
      <w:r>
        <w:rPr>
          <w:rFonts w:ascii="Times New Roman" w:hAnsi="Times New Roman" w:cs="Times New Roman"/>
        </w:rPr>
        <w:t xml:space="preserve"> </w:t>
      </w:r>
      <w:r w:rsidRPr="006319B7">
        <w:rPr>
          <w:rFonts w:ascii="Times New Roman" w:hAnsi="Times New Roman" w:cs="Times New Roman"/>
        </w:rPr>
        <w:t xml:space="preserve">after </w:t>
      </w:r>
      <w:r w:rsidR="003D1CA4">
        <w:rPr>
          <w:rFonts w:ascii="Times New Roman" w:hAnsi="Times New Roman" w:cs="Times New Roman"/>
        </w:rPr>
        <w:t xml:space="preserve">the </w:t>
      </w:r>
      <w:r w:rsidRPr="006319B7">
        <w:rPr>
          <w:rFonts w:ascii="Times New Roman" w:hAnsi="Times New Roman" w:cs="Times New Roman"/>
        </w:rPr>
        <w:t xml:space="preserve">extinction of megafauna, other biotic and abiotic factors </w:t>
      </w:r>
      <w:r>
        <w:rPr>
          <w:rFonts w:ascii="Times New Roman" w:hAnsi="Times New Roman" w:cs="Times New Roman"/>
        </w:rPr>
        <w:t>could allow</w:t>
      </w:r>
      <w:r w:rsidRPr="006319B7">
        <w:rPr>
          <w:rFonts w:ascii="Times New Roman" w:hAnsi="Times New Roman" w:cs="Times New Roman"/>
        </w:rPr>
        <w:t xml:space="preserve"> for </w:t>
      </w:r>
      <w:r w:rsidR="00FC4EC4">
        <w:rPr>
          <w:rFonts w:ascii="Times New Roman" w:hAnsi="Times New Roman" w:cs="Times New Roman"/>
        </w:rPr>
        <w:t xml:space="preserve">some amount of </w:t>
      </w:r>
      <w:r w:rsidRPr="006319B7">
        <w:rPr>
          <w:rFonts w:ascii="Times New Roman" w:hAnsi="Times New Roman" w:cs="Times New Roman"/>
        </w:rPr>
        <w:t xml:space="preserve">successful dispersal </w:t>
      </w:r>
      <w:r w:rsidRPr="006319B7">
        <w:rPr>
          <w:rFonts w:ascii="Times New Roman" w:hAnsi="Times New Roman" w:cs="Times New Roman"/>
        </w:rPr>
        <w:fldChar w:fldCharType="begin"/>
      </w:r>
      <w:r>
        <w:rPr>
          <w:rFonts w:ascii="Times New Roman" w:hAnsi="Times New Roman" w:cs="Times New Roman"/>
        </w:rPr>
        <w:instrText xml:space="preserve"> ADDIN EN.CITE &lt;EndNote&gt;&lt;Cite&gt;&lt;Author&gt;Guimarães&lt;/Author&gt;&lt;Year&gt;2008&lt;/Year&gt;&lt;RecNum&gt;91&lt;/RecNum&gt;&lt;DisplayText&gt;(Guimarães&lt;style face="italic"&gt; et al.&lt;/style&gt;, 2008)&lt;/DisplayText&gt;&lt;record&gt;&lt;rec-number&gt;91&lt;/rec-number&gt;&lt;foreign-keys&gt;&lt;key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sidRPr="006319B7">
        <w:rPr>
          <w:rFonts w:ascii="Times New Roman" w:hAnsi="Times New Roman" w:cs="Times New Roman"/>
        </w:rPr>
        <w:fldChar w:fldCharType="separate"/>
      </w:r>
      <w:r>
        <w:rPr>
          <w:rFonts w:ascii="Times New Roman" w:hAnsi="Times New Roman" w:cs="Times New Roman"/>
          <w:noProof/>
        </w:rPr>
        <w:t>(Guimarães</w:t>
      </w:r>
      <w:r w:rsidRPr="0055739A">
        <w:rPr>
          <w:rFonts w:ascii="Times New Roman" w:hAnsi="Times New Roman" w:cs="Times New Roman"/>
          <w:i/>
          <w:noProof/>
        </w:rPr>
        <w:t xml:space="preserve"> et al.</w:t>
      </w:r>
      <w:r>
        <w:rPr>
          <w:rFonts w:ascii="Times New Roman" w:hAnsi="Times New Roman" w:cs="Times New Roman"/>
          <w:noProof/>
        </w:rPr>
        <w:t>, 2008)</w:t>
      </w:r>
      <w:r w:rsidRPr="006319B7">
        <w:rPr>
          <w:rFonts w:ascii="Times New Roman" w:hAnsi="Times New Roman" w:cs="Times New Roman"/>
        </w:rPr>
        <w:fldChar w:fldCharType="end"/>
      </w:r>
      <w:r w:rsidRPr="006319B7">
        <w:rPr>
          <w:rFonts w:ascii="Times New Roman" w:hAnsi="Times New Roman" w:cs="Times New Roman"/>
        </w:rPr>
        <w:t xml:space="preserve">. </w:t>
      </w:r>
      <w:r>
        <w:rPr>
          <w:rFonts w:ascii="Times New Roman" w:hAnsi="Times New Roman" w:cs="Times New Roman"/>
        </w:rPr>
        <w:t xml:space="preserve">For instance, </w:t>
      </w:r>
      <w:r w:rsidRPr="006319B7">
        <w:rPr>
          <w:rFonts w:ascii="Times New Roman" w:hAnsi="Times New Roman" w:cs="Times New Roman"/>
        </w:rPr>
        <w:t xml:space="preserve">abiotic dispersal by water or gravity, </w:t>
      </w:r>
      <w:r>
        <w:rPr>
          <w:rFonts w:ascii="Times New Roman" w:hAnsi="Times New Roman" w:cs="Times New Roman"/>
        </w:rPr>
        <w:t xml:space="preserve">or </w:t>
      </w:r>
      <w:r w:rsidRPr="006319B7">
        <w:rPr>
          <w:rFonts w:ascii="Times New Roman" w:hAnsi="Times New Roman" w:cs="Times New Roman"/>
        </w:rPr>
        <w:t xml:space="preserve">biotic substitute dispersers </w:t>
      </w:r>
      <w:r>
        <w:rPr>
          <w:rFonts w:ascii="Times New Roman" w:hAnsi="Times New Roman" w:cs="Times New Roman"/>
        </w:rPr>
        <w:t xml:space="preserve">could act </w:t>
      </w:r>
      <w:r w:rsidRPr="006319B7">
        <w:rPr>
          <w:rFonts w:ascii="Times New Roman" w:hAnsi="Times New Roman" w:cs="Times New Roman"/>
        </w:rPr>
        <w:t>as alternative dispers</w:t>
      </w:r>
      <w:r>
        <w:rPr>
          <w:rFonts w:ascii="Times New Roman" w:hAnsi="Times New Roman" w:cs="Times New Roman"/>
        </w:rPr>
        <w:t>al vectors</w:t>
      </w:r>
      <w:r w:rsidRPr="006319B7">
        <w:rPr>
          <w:rFonts w:ascii="Times New Roman" w:hAnsi="Times New Roman" w:cs="Times New Roman"/>
        </w:rPr>
        <w:t xml:space="preserve"> </w:t>
      </w:r>
      <w:r w:rsidRPr="006319B7">
        <w:rPr>
          <w:rFonts w:ascii="Times New Roman" w:hAnsi="Times New Roman" w:cs="Times New Roman"/>
        </w:rPr>
        <w:fldChar w:fldCharType="begin"/>
      </w:r>
      <w:r>
        <w:rPr>
          <w:rFonts w:ascii="Times New Roman" w:hAnsi="Times New Roman" w:cs="Times New Roman"/>
        </w:rPr>
        <w:instrText xml:space="preserve"> ADDIN EN.CITE &lt;EndNote&gt;&lt;Cite&gt;&lt;Author&gt;Guimarães&lt;/Author&gt;&lt;Year&gt;2008&lt;/Year&gt;&lt;RecNum&gt;91&lt;/RecNum&gt;&lt;DisplayText&gt;(Guimarães&lt;style face="italic"&gt; et al.&lt;/style&gt;, 2008; Jansen&lt;style face="italic"&gt; et al.&lt;/style&gt;, 2012)&lt;/DisplayText&gt;&lt;record&gt;&lt;rec-number&gt;91&lt;/rec-number&gt;&lt;foreign-keys&gt;&lt;key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Cite&gt;&lt;Author&gt;Jansen&lt;/Author&gt;&lt;Year&gt;2012&lt;/Year&gt;&lt;RecNum&gt;110&lt;/RecNum&gt;&lt;record&gt;&lt;rec-number&gt;110&lt;/rec-number&gt;&lt;foreign-keys&gt;&lt;key app="EN" db-id="9xdtxzfffxtpt2e59vsvde599ear9ts52rap" timestamp="1453985849"&gt;110&lt;/key&gt;&lt;/foreign-keys&gt;&lt;ref-type name="Journal Article"&gt;17&lt;/ref-type&gt;&lt;contributors&gt;&lt;authors&gt;&lt;author&gt;Jansen, P. A.&lt;/author&gt;&lt;author&gt;Hirsch, B. T.&lt;/author&gt;&lt;author&gt;Emsens, W.-L.&lt;/author&gt;&lt;author&gt;Zamora-Gutierrez, V.&lt;/author&gt;&lt;author&gt;Wikelski, M.&lt;/author&gt;&lt;author&gt;Kays, R.&lt;/author&gt;&lt;/authors&gt;&lt;/contributors&gt;&lt;titles&gt;&lt;title&gt;Thieving rodents as substitute dispersers of megafaunal seeds&lt;/title&gt;&lt;secondary-title&gt;Proceedings of the National Academy of Sciences&lt;/secondary-title&gt;&lt;/titles&gt;&lt;periodical&gt;&lt;full-title&gt;Proceedings of the National Academy of Sciences&lt;/full-title&gt;&lt;/periodical&gt;&lt;pages&gt;12610–12615&lt;/pages&gt;&lt;volume&gt;109&lt;/volume&gt;&lt;number&gt;31&lt;/number&gt;&lt;dates&gt;&lt;year&gt;2012&lt;/year&gt;&lt;/dates&gt;&lt;isbn&gt;0027-8424&lt;/isbn&gt;&lt;urls&gt;&lt;/urls&gt;&lt;/record&gt;&lt;/Cite&gt;&lt;/EndNote&gt;</w:instrText>
      </w:r>
      <w:r w:rsidRPr="006319B7">
        <w:rPr>
          <w:rFonts w:ascii="Times New Roman" w:hAnsi="Times New Roman" w:cs="Times New Roman"/>
        </w:rPr>
        <w:fldChar w:fldCharType="separate"/>
      </w:r>
      <w:r>
        <w:rPr>
          <w:rFonts w:ascii="Times New Roman" w:hAnsi="Times New Roman" w:cs="Times New Roman"/>
          <w:noProof/>
        </w:rPr>
        <w:t>(Guimarães</w:t>
      </w:r>
      <w:r w:rsidRPr="0055739A">
        <w:rPr>
          <w:rFonts w:ascii="Times New Roman" w:hAnsi="Times New Roman" w:cs="Times New Roman"/>
          <w:i/>
          <w:noProof/>
        </w:rPr>
        <w:t xml:space="preserve"> et al.</w:t>
      </w:r>
      <w:r>
        <w:rPr>
          <w:rFonts w:ascii="Times New Roman" w:hAnsi="Times New Roman" w:cs="Times New Roman"/>
          <w:noProof/>
        </w:rPr>
        <w:t>, 2008; Jansen</w:t>
      </w:r>
      <w:r w:rsidRPr="0055739A">
        <w:rPr>
          <w:rFonts w:ascii="Times New Roman" w:hAnsi="Times New Roman" w:cs="Times New Roman"/>
          <w:i/>
          <w:noProof/>
        </w:rPr>
        <w:t xml:space="preserve"> et al.</w:t>
      </w:r>
      <w:r>
        <w:rPr>
          <w:rFonts w:ascii="Times New Roman" w:hAnsi="Times New Roman" w:cs="Times New Roman"/>
          <w:noProof/>
        </w:rPr>
        <w:t>, 2012)</w:t>
      </w:r>
      <w:r w:rsidRPr="006319B7">
        <w:rPr>
          <w:rFonts w:ascii="Times New Roman" w:hAnsi="Times New Roman" w:cs="Times New Roman"/>
        </w:rPr>
        <w:fldChar w:fldCharType="end"/>
      </w:r>
      <w:r w:rsidRPr="006319B7">
        <w:rPr>
          <w:rFonts w:ascii="Times New Roman" w:hAnsi="Times New Roman" w:cs="Times New Roman"/>
        </w:rPr>
        <w:t xml:space="preserve">. </w:t>
      </w:r>
      <w:r w:rsidR="00283A7E">
        <w:rPr>
          <w:rFonts w:ascii="Times New Roman" w:hAnsi="Times New Roman" w:cs="Times New Roman"/>
        </w:rPr>
        <w:t>Furthermore</w:t>
      </w:r>
      <w:r>
        <w:rPr>
          <w:rFonts w:ascii="Times New Roman" w:hAnsi="Times New Roman" w:cs="Times New Roman"/>
        </w:rPr>
        <w:t>,</w:t>
      </w:r>
      <w:r w:rsidRPr="006319B7">
        <w:rPr>
          <w:rFonts w:ascii="Times New Roman" w:hAnsi="Times New Roman" w:cs="Times New Roman"/>
        </w:rPr>
        <w:t xml:space="preserve"> humans</w:t>
      </w:r>
      <w:r w:rsidR="00E523DD">
        <w:rPr>
          <w:rFonts w:ascii="Times New Roman" w:hAnsi="Times New Roman" w:cs="Times New Roman"/>
        </w:rPr>
        <w:t xml:space="preserve"> and</w:t>
      </w:r>
      <w:r w:rsidRPr="006319B7">
        <w:rPr>
          <w:rFonts w:ascii="Times New Roman" w:hAnsi="Times New Roman" w:cs="Times New Roman"/>
        </w:rPr>
        <w:t xml:space="preserve"> scatter-hoarding rodents </w:t>
      </w:r>
      <w:r w:rsidR="00283A7E">
        <w:rPr>
          <w:rFonts w:ascii="Times New Roman" w:hAnsi="Times New Roman" w:cs="Times New Roman"/>
        </w:rPr>
        <w:t>may</w:t>
      </w:r>
      <w:r>
        <w:rPr>
          <w:rFonts w:ascii="Times New Roman" w:hAnsi="Times New Roman" w:cs="Times New Roman"/>
        </w:rPr>
        <w:t xml:space="preserve"> </w:t>
      </w:r>
      <w:r w:rsidR="00283A7E">
        <w:rPr>
          <w:rFonts w:ascii="Times New Roman" w:hAnsi="Times New Roman" w:cs="Times New Roman"/>
        </w:rPr>
        <w:t xml:space="preserve">sometimes </w:t>
      </w:r>
      <w:r w:rsidRPr="006319B7">
        <w:rPr>
          <w:rFonts w:ascii="Times New Roman" w:hAnsi="Times New Roman" w:cs="Times New Roman"/>
        </w:rPr>
        <w:t>disperse large-fruited tr</w:t>
      </w:r>
      <w:r>
        <w:rPr>
          <w:rFonts w:ascii="Times New Roman" w:hAnsi="Times New Roman" w:cs="Times New Roman"/>
        </w:rPr>
        <w:t xml:space="preserve">ee species </w:t>
      </w:r>
      <w:r>
        <w:rPr>
          <w:rFonts w:ascii="Times New Roman" w:hAnsi="Times New Roman" w:cs="Times New Roman"/>
        </w:rPr>
        <w:fldChar w:fldCharType="begin"/>
      </w:r>
      <w:r>
        <w:rPr>
          <w:rFonts w:ascii="Times New Roman" w:hAnsi="Times New Roman" w:cs="Times New Roman"/>
        </w:rPr>
        <w:instrText xml:space="preserve"> ADDIN EN.CITE &lt;EndNote&gt;&lt;Cite&gt;&lt;Author&gt;Jansen&lt;/Author&gt;&lt;Year&gt;2012&lt;/Year&gt;&lt;RecNum&gt;110&lt;/RecNum&gt;&lt;DisplayText&gt;(Jansen&lt;style face="italic"&gt; et al.&lt;/style&gt;, 2012)&lt;/DisplayText&gt;&lt;record&gt;&lt;rec-number&gt;110&lt;/rec-number&gt;&lt;foreign-keys&gt;&lt;key app="EN" db-id="9xdtxzfffxtpt2e59vsvde599ear9ts52rap" timestamp="1453985849"&gt;110&lt;/key&gt;&lt;/foreign-keys&gt;&lt;ref-type name="Journal Article"&gt;17&lt;/ref-type&gt;&lt;contributors&gt;&lt;authors&gt;&lt;author&gt;Jansen, P. A.&lt;/author&gt;&lt;author&gt;Hirsch, B. T.&lt;/author&gt;&lt;author&gt;Emsens, W.-L.&lt;/author&gt;&lt;author&gt;Zamora-Gutierrez, V.&lt;/author&gt;&lt;author&gt;Wikelski, M.&lt;/author&gt;&lt;author&gt;Kays, R.&lt;/author&gt;&lt;/authors&gt;&lt;/contributors&gt;&lt;titles&gt;&lt;title&gt;Thieving rodents as substitute dispersers of megafaunal seeds&lt;/title&gt;&lt;secondary-title&gt;Proceedings of the National Academy of Sciences&lt;/secondary-title&gt;&lt;/titles&gt;&lt;periodical&gt;&lt;full-title&gt;Proceedings of the National Academy of Sciences&lt;/full-title&gt;&lt;/periodical&gt;&lt;pages&gt;12610–12615&lt;/pages&gt;&lt;volume&gt;109&lt;/volume&gt;&lt;number&gt;31&lt;/number&gt;&lt;dates&gt;&lt;year&gt;2012&lt;/year&gt;&lt;/dates&gt;&lt;isbn&gt;0027-8424&lt;/isbn&gt;&lt;urls&gt;&lt;/urls&gt;&lt;/record&gt;&lt;/Cite&gt;&lt;/EndNote&gt;</w:instrText>
      </w:r>
      <w:r>
        <w:rPr>
          <w:rFonts w:ascii="Times New Roman" w:hAnsi="Times New Roman" w:cs="Times New Roman"/>
        </w:rPr>
        <w:fldChar w:fldCharType="separate"/>
      </w:r>
      <w:r>
        <w:rPr>
          <w:rFonts w:ascii="Times New Roman" w:hAnsi="Times New Roman" w:cs="Times New Roman"/>
          <w:noProof/>
        </w:rPr>
        <w:t>(Jansen</w:t>
      </w:r>
      <w:r w:rsidRPr="004F56CC">
        <w:rPr>
          <w:rFonts w:ascii="Times New Roman" w:hAnsi="Times New Roman" w:cs="Times New Roman"/>
          <w:i/>
          <w:noProof/>
        </w:rPr>
        <w:t xml:space="preserve"> et al.</w:t>
      </w:r>
      <w:r>
        <w:rPr>
          <w:rFonts w:ascii="Times New Roman" w:hAnsi="Times New Roman" w:cs="Times New Roman"/>
          <w:noProof/>
        </w:rPr>
        <w:t>, 2012)</w:t>
      </w:r>
      <w:r>
        <w:rPr>
          <w:rFonts w:ascii="Times New Roman" w:hAnsi="Times New Roman" w:cs="Times New Roman"/>
        </w:rPr>
        <w:fldChar w:fldCharType="end"/>
      </w:r>
      <w:r w:rsidRPr="006319B7">
        <w:rPr>
          <w:rFonts w:ascii="Times New Roman" w:hAnsi="Times New Roman" w:cs="Times New Roman"/>
          <w:iCs/>
        </w:rPr>
        <w:t xml:space="preserve">. </w:t>
      </w:r>
      <w:r>
        <w:rPr>
          <w:rFonts w:ascii="Times New Roman" w:hAnsi="Times New Roman" w:cs="Times New Roman"/>
          <w:iCs/>
        </w:rPr>
        <w:t>Nevertheless</w:t>
      </w:r>
      <w:r w:rsidRPr="006319B7">
        <w:rPr>
          <w:rFonts w:ascii="Times New Roman" w:hAnsi="Times New Roman" w:cs="Times New Roman"/>
          <w:iCs/>
        </w:rPr>
        <w:t>, l</w:t>
      </w:r>
      <w:r>
        <w:rPr>
          <w:rFonts w:ascii="Times New Roman" w:hAnsi="Times New Roman" w:cs="Times New Roman"/>
          <w:iCs/>
        </w:rPr>
        <w:t xml:space="preserve">arge-fruited palm species, for example </w:t>
      </w:r>
      <w:proofErr w:type="spellStart"/>
      <w:r w:rsidRPr="007D2F59">
        <w:rPr>
          <w:rFonts w:ascii="Times New Roman" w:hAnsi="Times New Roman" w:cs="Times New Roman"/>
          <w:i/>
          <w:iCs/>
        </w:rPr>
        <w:t>Attalea</w:t>
      </w:r>
      <w:proofErr w:type="spellEnd"/>
      <w:r w:rsidRPr="007D2F59">
        <w:rPr>
          <w:rFonts w:ascii="Times New Roman" w:hAnsi="Times New Roman" w:cs="Times New Roman"/>
          <w:i/>
          <w:iCs/>
        </w:rPr>
        <w:t xml:space="preserve"> </w:t>
      </w:r>
      <w:proofErr w:type="spellStart"/>
      <w:r w:rsidRPr="007D2F59">
        <w:rPr>
          <w:rFonts w:ascii="Times New Roman" w:hAnsi="Times New Roman" w:cs="Times New Roman"/>
          <w:i/>
          <w:iCs/>
        </w:rPr>
        <w:t>rostrata</w:t>
      </w:r>
      <w:proofErr w:type="spellEnd"/>
      <w:r>
        <w:rPr>
          <w:rFonts w:ascii="Times New Roman" w:hAnsi="Times New Roman" w:cs="Times New Roman"/>
          <w:iCs/>
        </w:rPr>
        <w:t xml:space="preserve">, </w:t>
      </w:r>
      <w:proofErr w:type="spellStart"/>
      <w:r w:rsidRPr="007D2F59">
        <w:rPr>
          <w:rFonts w:ascii="Times New Roman" w:hAnsi="Times New Roman" w:cs="Times New Roman"/>
          <w:i/>
          <w:iCs/>
        </w:rPr>
        <w:t>Acrocomia</w:t>
      </w:r>
      <w:proofErr w:type="spellEnd"/>
      <w:r w:rsidRPr="007D2F59">
        <w:rPr>
          <w:rFonts w:ascii="Times New Roman" w:hAnsi="Times New Roman" w:cs="Times New Roman"/>
          <w:i/>
          <w:iCs/>
        </w:rPr>
        <w:t xml:space="preserve"> </w:t>
      </w:r>
      <w:proofErr w:type="spellStart"/>
      <w:r w:rsidRPr="007D2F59">
        <w:rPr>
          <w:rFonts w:ascii="Times New Roman" w:hAnsi="Times New Roman" w:cs="Times New Roman"/>
          <w:i/>
          <w:iCs/>
        </w:rPr>
        <w:t>aculeata</w:t>
      </w:r>
      <w:proofErr w:type="spellEnd"/>
      <w:r>
        <w:rPr>
          <w:rFonts w:ascii="Times New Roman" w:hAnsi="Times New Roman" w:cs="Times New Roman"/>
          <w:iCs/>
        </w:rPr>
        <w:t xml:space="preserve"> and </w:t>
      </w:r>
      <w:r w:rsidRPr="007D2F59">
        <w:rPr>
          <w:rFonts w:ascii="Times New Roman" w:hAnsi="Times New Roman" w:cs="Times New Roman"/>
          <w:i/>
          <w:iCs/>
        </w:rPr>
        <w:t>Bactris major</w:t>
      </w:r>
      <w:r>
        <w:rPr>
          <w:rFonts w:ascii="Times New Roman" w:hAnsi="Times New Roman" w:cs="Times New Roman"/>
          <w:iCs/>
        </w:rPr>
        <w:t xml:space="preserve">, </w:t>
      </w:r>
      <w:r w:rsidRPr="006319B7">
        <w:rPr>
          <w:rFonts w:ascii="Times New Roman" w:hAnsi="Times New Roman" w:cs="Times New Roman"/>
          <w:iCs/>
        </w:rPr>
        <w:t xml:space="preserve">might </w:t>
      </w:r>
      <w:r>
        <w:rPr>
          <w:rFonts w:ascii="Times New Roman" w:hAnsi="Times New Roman" w:cs="Times New Roman"/>
          <w:iCs/>
        </w:rPr>
        <w:t xml:space="preserve">be </w:t>
      </w:r>
      <w:r w:rsidRPr="006319B7">
        <w:rPr>
          <w:rFonts w:ascii="Times New Roman" w:hAnsi="Times New Roman" w:cs="Times New Roman"/>
          <w:iCs/>
        </w:rPr>
        <w:t>suffer</w:t>
      </w:r>
      <w:r>
        <w:rPr>
          <w:rFonts w:ascii="Times New Roman" w:hAnsi="Times New Roman" w:cs="Times New Roman"/>
          <w:iCs/>
        </w:rPr>
        <w:t>ing</w:t>
      </w:r>
      <w:r w:rsidRPr="006319B7">
        <w:rPr>
          <w:rFonts w:ascii="Times New Roman" w:hAnsi="Times New Roman" w:cs="Times New Roman"/>
          <w:iCs/>
        </w:rPr>
        <w:t xml:space="preserve"> </w:t>
      </w:r>
      <w:r w:rsidRPr="006319B7">
        <w:rPr>
          <w:rFonts w:ascii="Times New Roman" w:hAnsi="Times New Roman" w:cs="Times New Roman"/>
        </w:rPr>
        <w:t xml:space="preserve">range contractions </w:t>
      </w:r>
      <w:r>
        <w:rPr>
          <w:rFonts w:ascii="Times New Roman" w:hAnsi="Times New Roman" w:cs="Times New Roman"/>
        </w:rPr>
        <w:t xml:space="preserve">or at least reduced postglacial range expansions </w:t>
      </w:r>
      <w:r w:rsidRPr="006319B7">
        <w:rPr>
          <w:rFonts w:ascii="Times New Roman" w:hAnsi="Times New Roman" w:cs="Times New Roman"/>
        </w:rPr>
        <w:t xml:space="preserve">due to </w:t>
      </w:r>
      <w:r>
        <w:rPr>
          <w:rFonts w:ascii="Times New Roman" w:hAnsi="Times New Roman" w:cs="Times New Roman"/>
        </w:rPr>
        <w:t xml:space="preserve">the past losses of megafaunal dispersers </w:t>
      </w:r>
      <w:r>
        <w:rPr>
          <w:rFonts w:ascii="Times New Roman" w:hAnsi="Times New Roman" w:cs="Times New Roman"/>
        </w:rPr>
        <w:fldChar w:fldCharType="begin"/>
      </w:r>
      <w:r>
        <w:rPr>
          <w:rFonts w:ascii="Times New Roman" w:hAnsi="Times New Roman" w:cs="Times New Roman"/>
        </w:rPr>
        <w:instrText xml:space="preserve"> ADDIN EN.CITE &lt;EndNote&gt;&lt;Cite&gt;&lt;Author&gt;Janzen&lt;/Author&gt;&lt;Year&gt;1982&lt;/Year&gt;&lt;RecNum&gt;112&lt;/RecNum&gt;&lt;DisplayText&gt;(Janzen &amp;amp; Martin, 1982; Guimarães&lt;style face="italic"&gt; et al.&lt;/style&gt;, 2008)&lt;/DisplayText&gt;&lt;record&gt;&lt;rec-number&gt;112&lt;/rec-number&gt;&lt;foreign-keys&gt;&lt;key app="EN" db-id="9xdtxzfffxtpt2e59vsvde599ear9ts52rap" timestamp="1453986077"&gt;112&lt;/key&gt;&lt;/foreign-keys&gt;&lt;ref-type name="Journal Article"&gt;17&lt;/ref-type&gt;&lt;contributors&gt;&lt;authors&gt;&lt;author&gt;Janzen, D. H.&lt;/author&gt;&lt;author&gt;Martin, P. S.&lt;/author&gt;&lt;/authors&gt;&lt;/contributors&gt;&lt;titles&gt;&lt;title&gt;Neotropical anachronisms: the fruits the gomphotheres ate&lt;/title&gt;&lt;secondary-title&gt;Science&lt;/secondary-title&gt;&lt;/titles&gt;&lt;periodical&gt;&lt;full-title&gt;Science&lt;/full-title&gt;&lt;/periodical&gt;&lt;pages&gt;19–27&lt;/pages&gt;&lt;volume&gt;215&lt;/volume&gt;&lt;number&gt;4528&lt;/number&gt;&lt;dates&gt;&lt;year&gt;1982&lt;/year&gt;&lt;/dates&gt;&lt;isbn&gt;0036-8075&lt;/isbn&gt;&lt;urls&gt;&lt;/urls&gt;&lt;/record&gt;&lt;/Cite&gt;&lt;Cite&gt;&lt;Author&gt;Guimarães&lt;/Author&gt;&lt;Year&gt;2008&lt;/Year&gt;&lt;RecNum&gt;91&lt;/RecNum&gt;&lt;record&gt;&lt;rec-number&gt;91&lt;/rec-number&gt;&lt;foreign-keys&gt;&lt;key app="EN" db-id="9xdtxzfffxtpt2e59vsvde599ear9ts52rap" timestamp="1450701126"&gt;91&lt;/key&gt;&lt;/foreign-keys&gt;&lt;ref-type name="Journal Article"&gt;17&lt;/ref-type&gt;&lt;contributors&gt;&lt;authors&gt;&lt;author&gt;Guimarães, P. R.&lt;/author&gt;&lt;author&gt;Galetti, M.&lt;/author&gt;&lt;author&gt;Jordano, P.&lt;/author&gt;&lt;/authors&gt;&lt;/contributors&gt;&lt;titles&gt;&lt;title&gt;Seed dispersal anachronisms: rethinking the fruits extinct megafauna ate&lt;/title&gt;&lt;secondary-title&gt;PLoS One&lt;/secondary-title&gt;&lt;/titles&gt;&lt;periodical&gt;&lt;full-title&gt;Plos One&lt;/full-title&gt;&lt;/periodical&gt;&lt;pages&gt;e1745&lt;/pages&gt;&lt;volume&gt;3&lt;/volume&gt;&lt;number&gt;3&lt;/number&gt;&lt;dates&gt;&lt;year&gt;2008&lt;/year&gt;&lt;/dates&gt;&lt;isbn&gt;1932-6203&lt;/isbn&gt;&lt;urls&gt;&lt;/urls&gt;&lt;/record&gt;&lt;/Cite&gt;&lt;/EndNote&gt;</w:instrText>
      </w:r>
      <w:r>
        <w:rPr>
          <w:rFonts w:ascii="Times New Roman" w:hAnsi="Times New Roman" w:cs="Times New Roman"/>
        </w:rPr>
        <w:fldChar w:fldCharType="separate"/>
      </w:r>
      <w:r>
        <w:rPr>
          <w:rFonts w:ascii="Times New Roman" w:hAnsi="Times New Roman" w:cs="Times New Roman"/>
          <w:noProof/>
        </w:rPr>
        <w:t>(Janzen &amp; Martin, 1982; Guimarães</w:t>
      </w:r>
      <w:r w:rsidRPr="00A11838">
        <w:rPr>
          <w:rFonts w:ascii="Times New Roman" w:hAnsi="Times New Roman" w:cs="Times New Roman"/>
          <w:i/>
          <w:noProof/>
        </w:rPr>
        <w:t xml:space="preserve"> et al.</w:t>
      </w:r>
      <w:r>
        <w:rPr>
          <w:rFonts w:ascii="Times New Roman" w:hAnsi="Times New Roman" w:cs="Times New Roman"/>
          <w:noProof/>
        </w:rPr>
        <w:t>, 2008)</w:t>
      </w:r>
      <w:r>
        <w:rPr>
          <w:rFonts w:ascii="Times New Roman" w:hAnsi="Times New Roman" w:cs="Times New Roman"/>
        </w:rPr>
        <w:fldChar w:fldCharType="end"/>
      </w:r>
      <w:r>
        <w:rPr>
          <w:rFonts w:ascii="Times New Roman" w:hAnsi="Times New Roman" w:cs="Times New Roman"/>
        </w:rPr>
        <w:t>.</w:t>
      </w:r>
    </w:p>
    <w:p w14:paraId="7175BDE6" w14:textId="045F6191" w:rsidR="000F5A8B" w:rsidRPr="006319B7" w:rsidRDefault="004B5EA7" w:rsidP="00286FBC">
      <w:pPr>
        <w:pStyle w:val="ListBullet"/>
        <w:numPr>
          <w:ilvl w:val="0"/>
          <w:numId w:val="0"/>
        </w:numPr>
        <w:spacing w:before="240" w:after="120" w:line="360" w:lineRule="auto"/>
        <w:ind w:firstLine="567"/>
        <w:rPr>
          <w:rFonts w:ascii="Times New Roman" w:hAnsi="Times New Roman" w:cs="Times New Roman"/>
        </w:rPr>
      </w:pPr>
      <w:r w:rsidRPr="00B96746">
        <w:rPr>
          <w:rFonts w:ascii="Times New Roman" w:hAnsi="Times New Roman" w:cs="Times New Roman"/>
        </w:rPr>
        <w:t xml:space="preserve">Several aspects in the relationship </w:t>
      </w:r>
      <w:r w:rsidRPr="004B5EA7">
        <w:rPr>
          <w:rFonts w:ascii="Times New Roman" w:hAnsi="Times New Roman" w:cs="Times New Roman"/>
        </w:rPr>
        <w:t xml:space="preserve">between fruit sizes and consumer body sizes of </w:t>
      </w:r>
      <w:r w:rsidR="000F5A8B">
        <w:rPr>
          <w:rFonts w:ascii="Times New Roman" w:hAnsi="Times New Roman" w:cs="Times New Roman"/>
        </w:rPr>
        <w:t>animal-dispersed plants and their vertebrate counterparts require further scrutiny in future studies. For instance, w</w:t>
      </w:r>
      <w:r w:rsidR="000F5A8B" w:rsidRPr="006319B7">
        <w:rPr>
          <w:rFonts w:ascii="Times New Roman" w:hAnsi="Times New Roman" w:cs="Times New Roman"/>
        </w:rPr>
        <w:t xml:space="preserve">e </w:t>
      </w:r>
      <w:r w:rsidR="000F5A8B">
        <w:rPr>
          <w:rFonts w:ascii="Times New Roman" w:hAnsi="Times New Roman" w:cs="Times New Roman"/>
        </w:rPr>
        <w:t>analyzed</w:t>
      </w:r>
      <w:r w:rsidR="000F5A8B" w:rsidRPr="006319B7">
        <w:rPr>
          <w:rFonts w:ascii="Times New Roman" w:hAnsi="Times New Roman" w:cs="Times New Roman"/>
        </w:rPr>
        <w:t xml:space="preserve"> </w:t>
      </w:r>
      <w:r w:rsidR="000F5A8B">
        <w:rPr>
          <w:rFonts w:ascii="Times New Roman" w:hAnsi="Times New Roman" w:cs="Times New Roman"/>
        </w:rPr>
        <w:t>coarse geographic units</w:t>
      </w:r>
      <w:r w:rsidR="000F5A8B" w:rsidRPr="006319B7">
        <w:rPr>
          <w:rFonts w:ascii="Times New Roman" w:hAnsi="Times New Roman" w:cs="Times New Roman"/>
        </w:rPr>
        <w:t xml:space="preserve"> </w:t>
      </w:r>
      <w:r w:rsidR="000F5A8B">
        <w:rPr>
          <w:rFonts w:ascii="Times New Roman" w:hAnsi="Times New Roman" w:cs="Times New Roman"/>
        </w:rPr>
        <w:t>(</w:t>
      </w:r>
      <w:r w:rsidR="000F5A8B" w:rsidRPr="006319B7">
        <w:rPr>
          <w:rFonts w:ascii="Times New Roman" w:hAnsi="Times New Roman" w:cs="Times New Roman"/>
        </w:rPr>
        <w:t xml:space="preserve">TWDG </w:t>
      </w:r>
      <w:r w:rsidR="000F5A8B">
        <w:rPr>
          <w:rFonts w:ascii="Times New Roman" w:hAnsi="Times New Roman" w:cs="Times New Roman"/>
        </w:rPr>
        <w:t>‘botanical countries’)</w:t>
      </w:r>
      <w:r w:rsidR="00F03373">
        <w:rPr>
          <w:rFonts w:ascii="Times New Roman" w:hAnsi="Times New Roman" w:cs="Times New Roman"/>
        </w:rPr>
        <w:t xml:space="preserve"> and could not </w:t>
      </w:r>
      <w:r w:rsidR="0091012A">
        <w:rPr>
          <w:rFonts w:ascii="Times New Roman" w:hAnsi="Times New Roman" w:cs="Times New Roman"/>
        </w:rPr>
        <w:t>assess the consequences of mammal range</w:t>
      </w:r>
      <w:r w:rsidR="00E523DD">
        <w:rPr>
          <w:rFonts w:ascii="Times New Roman" w:hAnsi="Times New Roman" w:cs="Times New Roman"/>
        </w:rPr>
        <w:t xml:space="preserve"> contractions </w:t>
      </w:r>
      <w:r w:rsidR="0091012A">
        <w:rPr>
          <w:rFonts w:ascii="Times New Roman" w:hAnsi="Times New Roman" w:cs="Times New Roman"/>
        </w:rPr>
        <w:t xml:space="preserve">for palms </w:t>
      </w:r>
      <w:r w:rsidR="00E523DD">
        <w:rPr>
          <w:rFonts w:ascii="Times New Roman" w:hAnsi="Times New Roman" w:cs="Times New Roman"/>
        </w:rPr>
        <w:t xml:space="preserve">at finer </w:t>
      </w:r>
      <w:r w:rsidR="0091012A">
        <w:rPr>
          <w:rFonts w:ascii="Times New Roman" w:hAnsi="Times New Roman" w:cs="Times New Roman"/>
        </w:rPr>
        <w:t xml:space="preserve">spatial </w:t>
      </w:r>
      <w:r w:rsidR="00E523DD">
        <w:rPr>
          <w:rFonts w:ascii="Times New Roman" w:hAnsi="Times New Roman" w:cs="Times New Roman"/>
        </w:rPr>
        <w:t>resolution</w:t>
      </w:r>
      <w:r w:rsidR="003D1CA4">
        <w:rPr>
          <w:rFonts w:ascii="Times New Roman" w:hAnsi="Times New Roman" w:cs="Times New Roman"/>
        </w:rPr>
        <w:t>s</w:t>
      </w:r>
      <w:r w:rsidR="00F34469">
        <w:rPr>
          <w:rFonts w:ascii="Times New Roman" w:hAnsi="Times New Roman" w:cs="Times New Roman"/>
        </w:rPr>
        <w:t>.</w:t>
      </w:r>
      <w:r w:rsidR="00E523DD">
        <w:rPr>
          <w:rFonts w:ascii="Times New Roman" w:hAnsi="Times New Roman" w:cs="Times New Roman"/>
        </w:rPr>
        <w:t xml:space="preserve"> </w:t>
      </w:r>
      <w:r w:rsidR="0091012A">
        <w:rPr>
          <w:rFonts w:ascii="Times New Roman" w:hAnsi="Times New Roman" w:cs="Times New Roman"/>
        </w:rPr>
        <w:t>Severe</w:t>
      </w:r>
      <w:r w:rsidR="0091012A" w:rsidRPr="006319B7">
        <w:rPr>
          <w:rFonts w:ascii="Times New Roman" w:hAnsi="Times New Roman" w:cs="Times New Roman"/>
        </w:rPr>
        <w:t xml:space="preserve"> </w:t>
      </w:r>
      <w:r w:rsidR="000F5A8B" w:rsidRPr="006319B7">
        <w:rPr>
          <w:rFonts w:ascii="Times New Roman" w:hAnsi="Times New Roman" w:cs="Times New Roman"/>
        </w:rPr>
        <w:t xml:space="preserve">consequences </w:t>
      </w:r>
      <w:r w:rsidR="000F5A8B">
        <w:rPr>
          <w:rFonts w:ascii="Times New Roman" w:hAnsi="Times New Roman" w:cs="Times New Roman"/>
        </w:rPr>
        <w:t>have been</w:t>
      </w:r>
      <w:r w:rsidR="000F5A8B" w:rsidRPr="006319B7">
        <w:rPr>
          <w:rFonts w:ascii="Times New Roman" w:hAnsi="Times New Roman" w:cs="Times New Roman"/>
        </w:rPr>
        <w:t xml:space="preserve"> suggested for several palm species (e.g. </w:t>
      </w:r>
      <w:proofErr w:type="spellStart"/>
      <w:r w:rsidR="000F5A8B" w:rsidRPr="006319B7">
        <w:rPr>
          <w:rFonts w:ascii="Times New Roman" w:hAnsi="Times New Roman" w:cs="Times New Roman"/>
          <w:i/>
          <w:iCs/>
        </w:rPr>
        <w:t>Astrocaryum</w:t>
      </w:r>
      <w:proofErr w:type="spellEnd"/>
      <w:r w:rsidR="000F5A8B" w:rsidRPr="006319B7">
        <w:rPr>
          <w:rFonts w:ascii="Times New Roman" w:hAnsi="Times New Roman" w:cs="Times New Roman"/>
          <w:i/>
          <w:iCs/>
        </w:rPr>
        <w:t xml:space="preserve"> </w:t>
      </w:r>
      <w:proofErr w:type="spellStart"/>
      <w:r w:rsidR="000F5A8B" w:rsidRPr="006319B7">
        <w:rPr>
          <w:rFonts w:ascii="Times New Roman" w:hAnsi="Times New Roman" w:cs="Times New Roman"/>
          <w:i/>
          <w:iCs/>
        </w:rPr>
        <w:t>aculeatissimum</w:t>
      </w:r>
      <w:proofErr w:type="spellEnd"/>
      <w:r w:rsidR="000F5A8B" w:rsidRPr="006319B7">
        <w:rPr>
          <w:rFonts w:ascii="Times New Roman" w:hAnsi="Times New Roman" w:cs="Times New Roman"/>
          <w:iCs/>
        </w:rPr>
        <w:t xml:space="preserve">, </w:t>
      </w:r>
      <w:proofErr w:type="spellStart"/>
      <w:r w:rsidR="000F5A8B" w:rsidRPr="006319B7">
        <w:rPr>
          <w:rFonts w:ascii="Times New Roman" w:hAnsi="Times New Roman" w:cs="Times New Roman"/>
          <w:i/>
        </w:rPr>
        <w:t>Attalea</w:t>
      </w:r>
      <w:proofErr w:type="spellEnd"/>
      <w:r w:rsidR="000F5A8B" w:rsidRPr="006319B7">
        <w:rPr>
          <w:rFonts w:ascii="Times New Roman" w:hAnsi="Times New Roman" w:cs="Times New Roman"/>
          <w:i/>
        </w:rPr>
        <w:t xml:space="preserve"> </w:t>
      </w:r>
      <w:proofErr w:type="spellStart"/>
      <w:r w:rsidR="000F5A8B" w:rsidRPr="006319B7">
        <w:rPr>
          <w:rFonts w:ascii="Times New Roman" w:hAnsi="Times New Roman" w:cs="Times New Roman"/>
          <w:i/>
        </w:rPr>
        <w:t>phalerata</w:t>
      </w:r>
      <w:proofErr w:type="spellEnd"/>
      <w:r w:rsidR="00F34469" w:rsidRPr="00F34469">
        <w:rPr>
          <w:rFonts w:ascii="Times New Roman" w:hAnsi="Times New Roman" w:cs="Times New Roman"/>
        </w:rPr>
        <w:t>,</w:t>
      </w:r>
      <w:r w:rsidR="00F34469" w:rsidRPr="00F34469">
        <w:rPr>
          <w:rFonts w:ascii="Times New Roman" w:hAnsi="Times New Roman" w:cs="Times New Roman"/>
          <w:i/>
          <w:iCs/>
        </w:rPr>
        <w:t xml:space="preserve"> </w:t>
      </w:r>
      <w:proofErr w:type="spellStart"/>
      <w:r w:rsidR="00F34469" w:rsidRPr="006319B7">
        <w:rPr>
          <w:rFonts w:ascii="Times New Roman" w:hAnsi="Times New Roman" w:cs="Times New Roman"/>
          <w:i/>
          <w:iCs/>
        </w:rPr>
        <w:t>Iriartea</w:t>
      </w:r>
      <w:proofErr w:type="spellEnd"/>
      <w:r w:rsidR="00F34469" w:rsidRPr="006319B7">
        <w:rPr>
          <w:rFonts w:ascii="Times New Roman" w:hAnsi="Times New Roman" w:cs="Times New Roman"/>
          <w:i/>
          <w:iCs/>
        </w:rPr>
        <w:t xml:space="preserve"> </w:t>
      </w:r>
      <w:proofErr w:type="spellStart"/>
      <w:r w:rsidR="00F34469" w:rsidRPr="006319B7">
        <w:rPr>
          <w:rFonts w:ascii="Times New Roman" w:hAnsi="Times New Roman" w:cs="Times New Roman"/>
          <w:i/>
          <w:iCs/>
        </w:rPr>
        <w:t>deltoidea</w:t>
      </w:r>
      <w:proofErr w:type="spellEnd"/>
      <w:r w:rsidR="000F5A8B" w:rsidRPr="006319B7">
        <w:rPr>
          <w:rFonts w:ascii="Times New Roman" w:hAnsi="Times New Roman" w:cs="Times New Roman"/>
        </w:rPr>
        <w:t>)</w:t>
      </w:r>
      <w:r w:rsidR="000F5A8B">
        <w:rPr>
          <w:rFonts w:ascii="Times New Roman" w:hAnsi="Times New Roman" w:cs="Times New Roman"/>
        </w:rPr>
        <w:t>,</w:t>
      </w:r>
      <w:r w:rsidR="000F5A8B" w:rsidRPr="006319B7">
        <w:rPr>
          <w:rFonts w:ascii="Times New Roman" w:hAnsi="Times New Roman" w:cs="Times New Roman"/>
        </w:rPr>
        <w:t xml:space="preserve"> </w:t>
      </w:r>
      <w:r w:rsidR="000F5A8B">
        <w:rPr>
          <w:rFonts w:ascii="Times New Roman" w:hAnsi="Times New Roman" w:cs="Times New Roman"/>
        </w:rPr>
        <w:t>s</w:t>
      </w:r>
      <w:r w:rsidR="000F5A8B" w:rsidRPr="006319B7">
        <w:rPr>
          <w:rFonts w:ascii="Times New Roman" w:hAnsi="Times New Roman" w:cs="Times New Roman"/>
        </w:rPr>
        <w:t>uffer</w:t>
      </w:r>
      <w:r w:rsidR="000F5A8B">
        <w:rPr>
          <w:rFonts w:ascii="Times New Roman" w:hAnsi="Times New Roman" w:cs="Times New Roman"/>
        </w:rPr>
        <w:t>ing</w:t>
      </w:r>
      <w:r w:rsidR="000F5A8B" w:rsidRPr="006319B7">
        <w:rPr>
          <w:rFonts w:ascii="Times New Roman" w:hAnsi="Times New Roman" w:cs="Times New Roman"/>
        </w:rPr>
        <w:t xml:space="preserve"> disperser loss</w:t>
      </w:r>
      <w:r w:rsidR="000F5A8B">
        <w:rPr>
          <w:rFonts w:ascii="Times New Roman" w:hAnsi="Times New Roman" w:cs="Times New Roman"/>
        </w:rPr>
        <w:t>es</w:t>
      </w:r>
      <w:r w:rsidR="000F5A8B" w:rsidRPr="006319B7">
        <w:rPr>
          <w:rFonts w:ascii="Times New Roman" w:hAnsi="Times New Roman" w:cs="Times New Roman"/>
        </w:rPr>
        <w:t xml:space="preserve"> due to </w:t>
      </w:r>
      <w:r w:rsidR="000F5A8B">
        <w:rPr>
          <w:rFonts w:ascii="Times New Roman" w:hAnsi="Times New Roman" w:cs="Times New Roman"/>
        </w:rPr>
        <w:t>the ongoing</w:t>
      </w:r>
      <w:r w:rsidR="000F5A8B" w:rsidRPr="006319B7">
        <w:rPr>
          <w:rFonts w:ascii="Times New Roman" w:hAnsi="Times New Roman" w:cs="Times New Roman"/>
        </w:rPr>
        <w:t xml:space="preserve"> </w:t>
      </w:r>
      <w:r w:rsidR="000F5A8B">
        <w:rPr>
          <w:rFonts w:ascii="Times New Roman" w:hAnsi="Times New Roman" w:cs="Times New Roman"/>
        </w:rPr>
        <w:t xml:space="preserve">human-driven </w:t>
      </w:r>
      <w:r w:rsidR="000F5A8B" w:rsidRPr="006319B7">
        <w:rPr>
          <w:rFonts w:ascii="Times New Roman" w:hAnsi="Times New Roman" w:cs="Times New Roman"/>
        </w:rPr>
        <w:t>defaunation</w:t>
      </w:r>
      <w:r w:rsidR="000F5A8B">
        <w:rPr>
          <w:rFonts w:ascii="Times New Roman" w:hAnsi="Times New Roman" w:cs="Times New Roman"/>
        </w:rPr>
        <w:t xml:space="preserve"> of tropical forests</w:t>
      </w:r>
      <w:r w:rsidR="000F5A8B" w:rsidRPr="006319B7">
        <w:rPr>
          <w:rFonts w:ascii="Times New Roman" w:hAnsi="Times New Roman" w:cs="Times New Roman"/>
        </w:rPr>
        <w:t xml:space="preserve"> </w:t>
      </w:r>
      <w:r w:rsidR="000F5A8B" w:rsidRPr="006319B7">
        <w:rPr>
          <w:rFonts w:ascii="Times New Roman" w:hAnsi="Times New Roman" w:cs="Times New Roman"/>
        </w:rPr>
        <w:fldChar w:fldCharType="begin"/>
      </w:r>
      <w:r w:rsidR="000F5A8B">
        <w:rPr>
          <w:rFonts w:ascii="Times New Roman" w:hAnsi="Times New Roman" w:cs="Times New Roman"/>
        </w:rPr>
        <w:instrText xml:space="preserve"> ADDIN EN.CITE &lt;EndNote&gt;&lt;Cite&gt;&lt;Author&gt;Galetti&lt;/Author&gt;&lt;Year&gt;2006&lt;/Year&gt;&lt;RecNum&gt;11&lt;/RecNum&gt;&lt;DisplayText&gt;(Galetti&lt;style face="italic"&gt; et al.&lt;/style&gt;, 2006)&lt;/DisplayText&gt;&lt;record&gt;&lt;rec-number&gt;11&lt;/rec-number&gt;&lt;foreign-keys&gt;&lt;key app="EN" db-id="9xdtxzfffxtpt2e59vsvde599ear9ts52rap" timestamp="1445350055"&gt;11&lt;/key&gt;&lt;/foreign-keys&gt;&lt;ref-type name="Journal Article"&gt;17&lt;/ref-type&gt;&lt;contributors&gt;&lt;authors&gt;&lt;author&gt;Galetti, M.&lt;/author&gt;&lt;author&gt;Donatti, C. I.&lt;/author&gt;&lt;author&gt;Pires, A. S.&lt;/author&gt;&lt;author&gt;Guimaraes, P. R.&lt;/author&gt;&lt;author&gt;Jordano, P.&lt;/author&gt;&lt;/authors&gt;&lt;/contributors&gt;&lt;titles&gt;&lt;title&gt;Seed survival and dispersal of an endemic Atlantic forest palm: the combined effects of defaunation and forest fragmentation&lt;/title&gt;&lt;secondary-title&gt;Botanical Journal of the Linnean Society&lt;/secondary-title&gt;&lt;/titles&gt;&lt;periodical&gt;&lt;full-title&gt;Botanical Journal of the Linnean Society&lt;/full-title&gt;&lt;/periodical&gt;&lt;pages&gt;141–149&lt;/pages&gt;&lt;volume&gt;151&lt;/volume&gt;&lt;number&gt;1&lt;/number&gt;&lt;dates&gt;&lt;year&gt;2006&lt;/year&gt;&lt;pub-dates&gt;&lt;date&gt;May&lt;/date&gt;&lt;/pub-dates&gt;&lt;/dates&gt;&lt;isbn&gt;0024-4074&lt;/isbn&gt;&lt;accession-num&gt;WOS:000237260100011&lt;/accession-num&gt;&lt;urls&gt;&lt;related-urls&gt;&lt;url&gt;&amp;lt;Go to ISI&amp;gt;://WOS:000237260100011&lt;/url&gt;&lt;/related-urls&gt;&lt;/urls&gt;&lt;electronic-resource-num&gt;10.1111/j.1095-8339.2006.00529.x&lt;/electronic-resource-num&gt;&lt;/record&gt;&lt;/Cite&gt;&lt;/EndNote&gt;</w:instrText>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(Galetti</w:t>
      </w:r>
      <w:r w:rsidR="000F5A8B" w:rsidRPr="006319B7">
        <w:rPr>
          <w:rFonts w:ascii="Times New Roman" w:hAnsi="Times New Roman" w:cs="Times New Roman"/>
          <w:i/>
          <w:noProof/>
        </w:rPr>
        <w:t xml:space="preserve"> et al.</w:t>
      </w:r>
      <w:r w:rsidR="000F5A8B" w:rsidRPr="006319B7">
        <w:rPr>
          <w:rFonts w:ascii="Times New Roman" w:hAnsi="Times New Roman" w:cs="Times New Roman"/>
          <w:noProof/>
        </w:rPr>
        <w:t>, 2006)</w:t>
      </w:r>
      <w:r w:rsidR="000F5A8B" w:rsidRPr="006319B7">
        <w:rPr>
          <w:rFonts w:ascii="Times New Roman" w:hAnsi="Times New Roman" w:cs="Times New Roman"/>
        </w:rPr>
        <w:fldChar w:fldCharType="end"/>
      </w:r>
      <w:r w:rsidR="000F5A8B" w:rsidRPr="006319B7">
        <w:rPr>
          <w:rFonts w:ascii="Times New Roman" w:hAnsi="Times New Roman" w:cs="Times New Roman"/>
        </w:rPr>
        <w:t xml:space="preserve">. </w:t>
      </w:r>
      <w:r w:rsidR="000F5A8B">
        <w:rPr>
          <w:rFonts w:ascii="Times New Roman" w:hAnsi="Times New Roman" w:cs="Times New Roman"/>
        </w:rPr>
        <w:t>The loss of large-bodied frugivores from forest fragments in Brazil have even led</w:t>
      </w:r>
      <w:r w:rsidR="000F5A8B" w:rsidRPr="006D02D8">
        <w:rPr>
          <w:rFonts w:ascii="Times New Roman" w:hAnsi="Times New Roman" w:cs="Times New Roman"/>
        </w:rPr>
        <w:t xml:space="preserve"> to rapid </w:t>
      </w:r>
      <w:r w:rsidR="00164438">
        <w:rPr>
          <w:rFonts w:ascii="Times New Roman" w:hAnsi="Times New Roman" w:cs="Times New Roman"/>
        </w:rPr>
        <w:t xml:space="preserve">(&lt;100 years) </w:t>
      </w:r>
      <w:r w:rsidR="000F5A8B" w:rsidRPr="006D02D8">
        <w:rPr>
          <w:rFonts w:ascii="Times New Roman" w:hAnsi="Times New Roman" w:cs="Times New Roman"/>
        </w:rPr>
        <w:t>changes in fruit sizes</w:t>
      </w:r>
      <w:r w:rsidR="000F5A8B">
        <w:rPr>
          <w:rFonts w:ascii="Times New Roman" w:hAnsi="Times New Roman" w:cs="Times New Roman"/>
        </w:rPr>
        <w:t xml:space="preserve"> </w:t>
      </w:r>
      <w:r w:rsidR="000F5A8B">
        <w:rPr>
          <w:rFonts w:ascii="Times New Roman" w:hAnsi="Times New Roman" w:cs="Times New Roman"/>
        </w:rPr>
        <w:fldChar w:fldCharType="begin"/>
      </w:r>
      <w:r w:rsidR="000F5A8B">
        <w:rPr>
          <w:rFonts w:ascii="Times New Roman" w:hAnsi="Times New Roman" w:cs="Times New Roman"/>
        </w:rPr>
        <w:instrText xml:space="preserve"> ADDIN EN.CITE &lt;EndNote&gt;&lt;Cite&gt;&lt;Author&gt;Galetti&lt;/Author&gt;&lt;Year&gt;2013&lt;/Year&gt;&lt;RecNum&gt;13&lt;/RecNum&gt;&lt;DisplayText&gt;(Galetti&lt;style face="italic"&gt; et al.&lt;/style&gt;, 2013)&lt;/DisplayText&gt;&lt;record&gt;&lt;rec-number&gt;13&lt;/rec-number&gt;&lt;foreign-keys&gt;&lt;key app="EN" db-id="9xdtxzfffxtpt2e59vsvde599ear9ts52rap" timestamp="1445350264"&gt;13&lt;/key&gt;&lt;/foreign-keys&gt;&lt;ref-type name="Journal Article"&gt;17&lt;/ref-type&gt;&lt;contributors&gt;&lt;authors&gt;&lt;author&gt;Galetti, M.&lt;/author&gt;&lt;author&gt;Guevara, R.&lt;/author&gt;&lt;author&gt;Côrtes, M. C.&lt;/author&gt;&lt;author&gt;Fadini, R.&lt;/author&gt;&lt;author&gt;Von Matter, S.&lt;/author&gt;&lt;author&gt;Leite, A. B.&lt;/author&gt;&lt;author&gt;Labecca, F.&lt;/author&gt;&lt;author&gt;Ribeiro, T.&lt;/author&gt;&lt;author&gt;Carvalho, C. S.&lt;/author&gt;&lt;author&gt;Collevatti, R. G.&lt;/author&gt;&lt;author&gt;Pires, M. M.&lt;/author&gt;&lt;author&gt;Guimarães Jr., P. R.&lt;/author&gt;&lt;author&gt;Brancalion, P. H.&lt;/author&gt;&lt;author&gt;Ribeiro, M. C.&lt;/author&gt;&lt;author&gt;Jordano, P.&lt;/author&gt;&lt;/authors&gt;&lt;/contributors&gt;&lt;titles&gt;&lt;title&gt;Functional extinction of birds drives rapid evolutionary changes in seed size&lt;/title&gt;&lt;secondary-title&gt;Science&lt;/secondary-title&gt;&lt;/titles&gt;&lt;periodical&gt;&lt;full-title&gt;Science&lt;/full-title&gt;&lt;/periodical&gt;&lt;pages&gt;1086–1090&lt;/pages&gt;&lt;volume&gt;340&lt;/volume&gt;&lt;number&gt;6136&lt;/number&gt;&lt;dates&gt;&lt;year&gt;2013&lt;/year&gt;&lt;pub-dates&gt;&lt;date&gt;May 31&lt;/date&gt;&lt;/pub-dates&gt;&lt;/dates&gt;&lt;isbn&gt;0036-8075&lt;/isbn&gt;&lt;accession-num&gt;WOS:000319664500042&lt;/accession-num&gt;&lt;urls&gt;&lt;related-urls&gt;&lt;url&gt;&amp;lt;Go to ISI&amp;gt;://WOS:000319664500042&lt;/url&gt;&lt;/related-urls&gt;&lt;/urls&gt;&lt;electronic-resource-num&gt;10.1126/science.1233774&lt;/electronic-resource-num&gt;&lt;/record&gt;&lt;/Cite&gt;&lt;/EndNote&gt;</w:instrText>
      </w:r>
      <w:r w:rsidR="000F5A8B">
        <w:rPr>
          <w:rFonts w:ascii="Times New Roman" w:hAnsi="Times New Roman" w:cs="Times New Roman"/>
        </w:rPr>
        <w:fldChar w:fldCharType="separate"/>
      </w:r>
      <w:r w:rsidR="000F5A8B">
        <w:rPr>
          <w:rFonts w:ascii="Times New Roman" w:hAnsi="Times New Roman" w:cs="Times New Roman"/>
          <w:noProof/>
        </w:rPr>
        <w:t>(Galetti</w:t>
      </w:r>
      <w:r w:rsidR="000F5A8B" w:rsidRPr="006D02D8">
        <w:rPr>
          <w:rFonts w:ascii="Times New Roman" w:hAnsi="Times New Roman" w:cs="Times New Roman"/>
          <w:i/>
          <w:noProof/>
        </w:rPr>
        <w:t xml:space="preserve"> et al.</w:t>
      </w:r>
      <w:r w:rsidR="000F5A8B">
        <w:rPr>
          <w:rFonts w:ascii="Times New Roman" w:hAnsi="Times New Roman" w:cs="Times New Roman"/>
          <w:noProof/>
        </w:rPr>
        <w:t>, 2013)</w:t>
      </w:r>
      <w:r w:rsidR="000F5A8B">
        <w:rPr>
          <w:rFonts w:ascii="Times New Roman" w:hAnsi="Times New Roman" w:cs="Times New Roman"/>
        </w:rPr>
        <w:fldChar w:fldCharType="end"/>
      </w:r>
      <w:r w:rsidR="000F5A8B">
        <w:rPr>
          <w:rFonts w:ascii="Times New Roman" w:hAnsi="Times New Roman" w:cs="Times New Roman"/>
        </w:rPr>
        <w:t xml:space="preserve">. </w:t>
      </w:r>
      <w:r w:rsidR="000F5A8B" w:rsidRPr="006319B7">
        <w:rPr>
          <w:rFonts w:ascii="Times New Roman" w:hAnsi="Times New Roman" w:cs="Times New Roman"/>
        </w:rPr>
        <w:t xml:space="preserve">Nevertheless, model simulations suggest that </w:t>
      </w:r>
      <w:r w:rsidR="000F5A8B">
        <w:rPr>
          <w:rFonts w:ascii="Times New Roman" w:hAnsi="Times New Roman" w:cs="Times New Roman"/>
        </w:rPr>
        <w:t>effects of megafaunal extinctions on population</w:t>
      </w:r>
      <w:r w:rsidR="000F5A8B" w:rsidRPr="006319B7">
        <w:rPr>
          <w:rFonts w:ascii="Times New Roman" w:hAnsi="Times New Roman" w:cs="Times New Roman"/>
        </w:rPr>
        <w:t xml:space="preserve"> structures </w:t>
      </w:r>
      <w:r w:rsidR="000F5A8B">
        <w:rPr>
          <w:rFonts w:ascii="Times New Roman" w:hAnsi="Times New Roman" w:cs="Times New Roman"/>
        </w:rPr>
        <w:t>of fleshy-fruited trees</w:t>
      </w:r>
      <w:r w:rsidR="00E523DD">
        <w:rPr>
          <w:rFonts w:ascii="Times New Roman" w:hAnsi="Times New Roman" w:cs="Times New Roman"/>
        </w:rPr>
        <w:t xml:space="preserve"> may take substantially longer than 10,000 years </w:t>
      </w:r>
      <w:r w:rsidR="00283A7E">
        <w:rPr>
          <w:rFonts w:ascii="Times New Roman" w:hAnsi="Times New Roman" w:cs="Times New Roman"/>
        </w:rPr>
        <w:t>to fully unroll</w:t>
      </w:r>
      <w:r w:rsidR="000F5A8B">
        <w:rPr>
          <w:rFonts w:ascii="Times New Roman" w:hAnsi="Times New Roman" w:cs="Times New Roman"/>
        </w:rPr>
        <w:t xml:space="preserve"> </w:t>
      </w:r>
      <w:r w:rsidR="000F5A8B" w:rsidRPr="006319B7">
        <w:rPr>
          <w:rFonts w:ascii="Times New Roman" w:hAnsi="Times New Roman" w:cs="Times New Roman"/>
        </w:rPr>
        <w:fldChar w:fldCharType="begin"/>
      </w:r>
      <w:r w:rsidR="000F5A8B">
        <w:rPr>
          <w:rFonts w:ascii="Times New Roman" w:hAnsi="Times New Roman" w:cs="Times New Roman"/>
        </w:rPr>
        <w:instrText xml:space="preserve"> ADDIN EN.CITE &lt;EndNote&gt;&lt;Cite&gt;&lt;Author&gt;Doughty&lt;/Author&gt;&lt;Year&gt;2015&lt;/Year&gt;&lt;RecNum&gt;99&lt;/RecNum&gt;&lt;DisplayText&gt;(Doughty&lt;style face="italic"&gt; et al.&lt;/style&gt;, 2015a)&lt;/DisplayText&gt;&lt;record&gt;&lt;rec-number&gt;99&lt;/rec-number&gt;&lt;foreign-keys&gt;&lt;key app="EN" db-id="9xdtxzfffxtpt2e59vsvde599ear9ts52rap" timestamp="1450703690"&gt;99&lt;/key&gt;&lt;/foreign-keys&gt;&lt;ref-type name="Journal Article"&gt;17&lt;/ref-type&gt;&lt;contributors&gt;&lt;authors&gt;&lt;author&gt;Doughty, C. E.&lt;/author&gt;&lt;author&gt;Faurby, S.&lt;/author&gt;&lt;author&gt;Svenning, J.-C.&lt;/author&gt;&lt;/authors&gt;&lt;/contributors&gt;&lt;titles&gt;&lt;title&gt;The impact of the megafauna extinctions on savanna woody cover in South America&lt;/title&gt;&lt;secondary-title&gt;Ecography&lt;/secondary-title&gt;&lt;/titles&gt;&lt;periodical&gt;&lt;full-title&gt;Ecography&lt;/full-title&gt;&lt;/periodical&gt;&lt;pages&gt;213–222&lt;/pages&gt;&lt;volume&gt;39&lt;/volume&gt;&lt;dates&gt;&lt;year&gt;2015&lt;/year&gt;&lt;/dates&gt;&lt;isbn&gt;1600-0587&lt;/isbn&gt;&lt;urls&gt;&lt;/urls&gt;&lt;/record&gt;&lt;/Cite&gt;&lt;/EndNote&gt;</w:instrText>
      </w:r>
      <w:r w:rsidR="000F5A8B" w:rsidRPr="006319B7">
        <w:rPr>
          <w:rFonts w:ascii="Times New Roman" w:hAnsi="Times New Roman" w:cs="Times New Roman"/>
        </w:rPr>
        <w:fldChar w:fldCharType="separate"/>
      </w:r>
      <w:r w:rsidR="000F5A8B">
        <w:rPr>
          <w:rFonts w:ascii="Times New Roman" w:hAnsi="Times New Roman" w:cs="Times New Roman"/>
          <w:noProof/>
        </w:rPr>
        <w:t>(Doughty</w:t>
      </w:r>
      <w:r w:rsidR="000F5A8B" w:rsidRPr="0041149D">
        <w:rPr>
          <w:rFonts w:ascii="Times New Roman" w:hAnsi="Times New Roman" w:cs="Times New Roman"/>
          <w:i/>
          <w:noProof/>
        </w:rPr>
        <w:t xml:space="preserve"> et al.</w:t>
      </w:r>
      <w:r w:rsidR="000F5A8B">
        <w:rPr>
          <w:rFonts w:ascii="Times New Roman" w:hAnsi="Times New Roman" w:cs="Times New Roman"/>
          <w:noProof/>
        </w:rPr>
        <w:t>, 2015a)</w:t>
      </w:r>
      <w:r w:rsidR="000F5A8B" w:rsidRPr="006319B7">
        <w:rPr>
          <w:rFonts w:ascii="Times New Roman" w:hAnsi="Times New Roman" w:cs="Times New Roman"/>
        </w:rPr>
        <w:fldChar w:fldCharType="end"/>
      </w:r>
      <w:r w:rsidR="000F5A8B" w:rsidRPr="006319B7">
        <w:rPr>
          <w:rFonts w:ascii="Times New Roman" w:hAnsi="Times New Roman" w:cs="Times New Roman"/>
        </w:rPr>
        <w:t xml:space="preserve">. </w:t>
      </w:r>
      <w:r w:rsidR="000F5A8B">
        <w:rPr>
          <w:rFonts w:ascii="Times New Roman" w:hAnsi="Times New Roman" w:cs="Times New Roman"/>
        </w:rPr>
        <w:t>Another</w:t>
      </w:r>
      <w:r w:rsidR="000F5A8B" w:rsidRPr="006319B7">
        <w:rPr>
          <w:rFonts w:ascii="Times New Roman" w:hAnsi="Times New Roman" w:cs="Times New Roman"/>
        </w:rPr>
        <w:t xml:space="preserve"> aspect </w:t>
      </w:r>
      <w:r w:rsidR="000F5A8B">
        <w:rPr>
          <w:rFonts w:ascii="Times New Roman" w:hAnsi="Times New Roman" w:cs="Times New Roman"/>
        </w:rPr>
        <w:t xml:space="preserve">is the role of birds (rather than mammals) for the seed </w:t>
      </w:r>
      <w:r w:rsidR="000F5A8B" w:rsidRPr="006319B7">
        <w:rPr>
          <w:rFonts w:ascii="Times New Roman" w:hAnsi="Times New Roman" w:cs="Times New Roman"/>
        </w:rPr>
        <w:t xml:space="preserve">dispersal </w:t>
      </w:r>
      <w:r w:rsidR="000F5A8B">
        <w:rPr>
          <w:rFonts w:ascii="Times New Roman" w:hAnsi="Times New Roman" w:cs="Times New Roman"/>
        </w:rPr>
        <w:t xml:space="preserve">of large-fruited </w:t>
      </w:r>
      <w:r w:rsidR="000F5A8B" w:rsidRPr="006319B7">
        <w:rPr>
          <w:rFonts w:ascii="Times New Roman" w:hAnsi="Times New Roman" w:cs="Times New Roman"/>
        </w:rPr>
        <w:t xml:space="preserve">palm species worldwide </w:t>
      </w:r>
      <w:r w:rsidR="000F5A8B" w:rsidRPr="006319B7">
        <w:rPr>
          <w:rFonts w:ascii="Times New Roman" w:hAnsi="Times New Roman" w:cs="Times New Roman"/>
        </w:rPr>
        <w:fldChar w:fldCharType="begin">
          <w:fldData xml:space="preserve">PEVuZE5vdGU+PENpdGU+PEF1dGhvcj5HYWxldHRpPC9BdXRob3I+PFllYXI+MjAxMzwvWWVhcj48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</w:fldData>
        </w:fldChar>
      </w:r>
      <w:r w:rsidR="000F5A8B">
        <w:rPr>
          <w:rFonts w:ascii="Times New Roman" w:hAnsi="Times New Roman" w:cs="Times New Roman"/>
        </w:rPr>
        <w:instrText xml:space="preserve"> ADDIN EN.CITE </w:instrText>
      </w:r>
      <w:r w:rsidR="000F5A8B">
        <w:rPr>
          <w:rFonts w:ascii="Times New Roman" w:hAnsi="Times New Roman" w:cs="Times New Roman"/>
        </w:rPr>
        <w:fldChar w:fldCharType="begin">
          <w:fldData xml:space="preserve">PEVuZE5vdGU+PENpdGU+PEF1dGhvcj5HYWxldHRpPC9BdXRob3I+PFllYXI+MjAxMzwvWWVhcj48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</w:fldData>
        </w:fldChar>
      </w:r>
      <w:r w:rsidR="000F5A8B">
        <w:rPr>
          <w:rFonts w:ascii="Times New Roman" w:hAnsi="Times New Roman" w:cs="Times New Roman"/>
        </w:rPr>
        <w:instrText xml:space="preserve"> ADDIN EN.CITE.DATA </w:instrText>
      </w:r>
      <w:r w:rsidR="000F5A8B">
        <w:rPr>
          <w:rFonts w:ascii="Times New Roman" w:hAnsi="Times New Roman" w:cs="Times New Roman"/>
        </w:rPr>
      </w:r>
      <w:r w:rsidR="000F5A8B">
        <w:rPr>
          <w:rFonts w:ascii="Times New Roman" w:hAnsi="Times New Roman" w:cs="Times New Roman"/>
        </w:rPr>
        <w:fldChar w:fldCharType="end"/>
      </w:r>
      <w:r w:rsidR="000F5A8B" w:rsidRPr="006319B7">
        <w:rPr>
          <w:rFonts w:ascii="Times New Roman" w:hAnsi="Times New Roman" w:cs="Times New Roman"/>
        </w:rPr>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(Zona &amp; Henderson, 1989; Galetti</w:t>
      </w:r>
      <w:r w:rsidR="000F5A8B" w:rsidRPr="006319B7">
        <w:rPr>
          <w:rFonts w:ascii="Times New Roman" w:hAnsi="Times New Roman" w:cs="Times New Roman"/>
          <w:i/>
          <w:noProof/>
        </w:rPr>
        <w:t xml:space="preserve"> et al.</w:t>
      </w:r>
      <w:r w:rsidR="000F5A8B" w:rsidRPr="006319B7">
        <w:rPr>
          <w:rFonts w:ascii="Times New Roman" w:hAnsi="Times New Roman" w:cs="Times New Roman"/>
          <w:noProof/>
        </w:rPr>
        <w:t>, 2013)</w:t>
      </w:r>
      <w:r w:rsidR="000F5A8B" w:rsidRPr="006319B7">
        <w:rPr>
          <w:rFonts w:ascii="Times New Roman" w:hAnsi="Times New Roman" w:cs="Times New Roman"/>
        </w:rPr>
        <w:fldChar w:fldCharType="end"/>
      </w:r>
      <w:r w:rsidR="000F5A8B">
        <w:rPr>
          <w:rFonts w:ascii="Times New Roman" w:hAnsi="Times New Roman" w:cs="Times New Roman"/>
        </w:rPr>
        <w:t>. Since</w:t>
      </w:r>
      <w:r w:rsidR="000F5A8B" w:rsidRPr="006319B7">
        <w:rPr>
          <w:rFonts w:ascii="Times New Roman" w:hAnsi="Times New Roman" w:cs="Times New Roman"/>
        </w:rPr>
        <w:t xml:space="preserve"> most birds are not able to chew and bite palm fruits, they rely on swallowing whole fruits</w:t>
      </w:r>
      <w:r w:rsidR="0091012A">
        <w:rPr>
          <w:rFonts w:ascii="Times New Roman" w:hAnsi="Times New Roman" w:cs="Times New Roman"/>
        </w:rPr>
        <w:t>. This</w:t>
      </w:r>
      <w:r w:rsidR="000F5A8B" w:rsidRPr="006319B7">
        <w:rPr>
          <w:rFonts w:ascii="Times New Roman" w:hAnsi="Times New Roman" w:cs="Times New Roman"/>
        </w:rPr>
        <w:t xml:space="preserve"> mak</w:t>
      </w:r>
      <w:r w:rsidR="0091012A">
        <w:rPr>
          <w:rFonts w:ascii="Times New Roman" w:hAnsi="Times New Roman" w:cs="Times New Roman"/>
        </w:rPr>
        <w:t>es</w:t>
      </w:r>
      <w:r w:rsidR="000F5A8B" w:rsidRPr="006319B7">
        <w:rPr>
          <w:rFonts w:ascii="Times New Roman" w:hAnsi="Times New Roman" w:cs="Times New Roman"/>
        </w:rPr>
        <w:t xml:space="preserve"> them </w:t>
      </w:r>
      <w:r w:rsidR="000F5A8B">
        <w:rPr>
          <w:rFonts w:ascii="Times New Roman" w:hAnsi="Times New Roman" w:cs="Times New Roman"/>
        </w:rPr>
        <w:t xml:space="preserve">more </w:t>
      </w:r>
      <w:r w:rsidR="000F5A8B" w:rsidRPr="006319B7">
        <w:rPr>
          <w:rFonts w:ascii="Times New Roman" w:hAnsi="Times New Roman" w:cs="Times New Roman"/>
        </w:rPr>
        <w:t xml:space="preserve">restricted to </w:t>
      </w:r>
      <w:r w:rsidR="0091012A">
        <w:rPr>
          <w:rFonts w:ascii="Times New Roman" w:hAnsi="Times New Roman" w:cs="Times New Roman"/>
        </w:rPr>
        <w:t xml:space="preserve">comparably </w:t>
      </w:r>
      <w:r w:rsidR="000F5A8B">
        <w:rPr>
          <w:rFonts w:ascii="Times New Roman" w:hAnsi="Times New Roman" w:cs="Times New Roman"/>
        </w:rPr>
        <w:t xml:space="preserve">smaller </w:t>
      </w:r>
      <w:r w:rsidR="000F5A8B" w:rsidRPr="006319B7">
        <w:rPr>
          <w:rFonts w:ascii="Times New Roman" w:hAnsi="Times New Roman" w:cs="Times New Roman"/>
        </w:rPr>
        <w:t>fruit size</w:t>
      </w:r>
      <w:r w:rsidR="000F5A8B">
        <w:rPr>
          <w:rFonts w:ascii="Times New Roman" w:hAnsi="Times New Roman" w:cs="Times New Roman"/>
        </w:rPr>
        <w:t xml:space="preserve">s </w:t>
      </w:r>
      <w:r w:rsidR="0091012A">
        <w:rPr>
          <w:rFonts w:ascii="Times New Roman" w:hAnsi="Times New Roman" w:cs="Times New Roman"/>
        </w:rPr>
        <w:t>than</w:t>
      </w:r>
      <w:r w:rsidR="000F5A8B">
        <w:rPr>
          <w:rFonts w:ascii="Times New Roman" w:hAnsi="Times New Roman" w:cs="Times New Roman"/>
        </w:rPr>
        <w:t xml:space="preserve"> megafaunal mammals. This reduces the role of birds </w:t>
      </w:r>
      <w:r w:rsidR="000F5A8B" w:rsidRPr="006319B7">
        <w:rPr>
          <w:rFonts w:ascii="Times New Roman" w:hAnsi="Times New Roman" w:cs="Times New Roman"/>
        </w:rPr>
        <w:t>as disperser</w:t>
      </w:r>
      <w:r w:rsidR="000F5A8B">
        <w:rPr>
          <w:rFonts w:ascii="Times New Roman" w:hAnsi="Times New Roman" w:cs="Times New Roman"/>
        </w:rPr>
        <w:t>s</w:t>
      </w:r>
      <w:r w:rsidR="000F5A8B" w:rsidRPr="006319B7">
        <w:rPr>
          <w:rFonts w:ascii="Times New Roman" w:hAnsi="Times New Roman" w:cs="Times New Roman"/>
        </w:rPr>
        <w:t xml:space="preserve"> of megafaunal fruits</w:t>
      </w:r>
      <w:r w:rsidR="00684860">
        <w:rPr>
          <w:rFonts w:ascii="Times New Roman" w:hAnsi="Times New Roman" w:cs="Times New Roman"/>
        </w:rPr>
        <w:t>, with</w:t>
      </w:r>
      <w:r w:rsidR="000F5A8B" w:rsidRPr="006319B7">
        <w:rPr>
          <w:rFonts w:ascii="Times New Roman" w:hAnsi="Times New Roman" w:cs="Times New Roman"/>
        </w:rPr>
        <w:t xml:space="preserve"> </w:t>
      </w:r>
      <w:r w:rsidR="000F5A8B">
        <w:rPr>
          <w:rFonts w:ascii="Times New Roman" w:hAnsi="Times New Roman" w:cs="Times New Roman"/>
        </w:rPr>
        <w:t>mammals playing the major role</w:t>
      </w:r>
      <w:r w:rsidR="000F5A8B" w:rsidRPr="006319B7">
        <w:rPr>
          <w:rFonts w:ascii="Times New Roman" w:hAnsi="Times New Roman" w:cs="Times New Roman"/>
        </w:rPr>
        <w:t xml:space="preserve"> </w:t>
      </w:r>
      <w:r w:rsidR="000F5A8B" w:rsidRPr="006319B7">
        <w:rPr>
          <w:rFonts w:ascii="Times New Roman" w:hAnsi="Times New Roman" w:cs="Times New Roman"/>
        </w:rPr>
        <w:fldChar w:fldCharType="begin"/>
      </w:r>
      <w:r w:rsidR="000F5A8B">
        <w:rPr>
          <w:rFonts w:ascii="Times New Roman" w:hAnsi="Times New Roman" w:cs="Times New Roman"/>
        </w:rPr>
        <w:instrText xml:space="preserve"> ADDIN EN.CITE &lt;EndNote&gt;&lt;Cite&gt;&lt;Author&gt;Donatti&lt;/Author&gt;&lt;Year&gt;2011&lt;/Year&gt;&lt;RecNum&gt;102&lt;/RecNum&gt;&lt;DisplayText&gt;(Lord, 2004; Donatti&lt;style face="italic"&gt; et al.&lt;/style&gt;, 2011)&lt;/DisplayText&gt;&lt;record&gt;&lt;rec-number&gt;102&lt;/rec-number&gt;&lt;foreign-keys&gt;&lt;key app="EN" db-id="9xdtxzfffxtpt2e59vsvde599ear9ts52rap" timestamp="1452527219"&gt;102&lt;/key&gt;&lt;/foreign-keys&gt;&lt;ref-type name="Journal Article"&gt;17&lt;/ref-type&gt;&lt;contributors&gt;&lt;authors&gt;&lt;author&gt;Donatti, C. I.&lt;/author&gt;&lt;author&gt;Guimarães, P. R.&lt;/author&gt;&lt;author&gt;Galetti, M.&lt;/author&gt;&lt;author&gt;Pizo, M. A.&lt;/author&gt;&lt;author&gt;Marquitti, F.&lt;/author&gt;&lt;author&gt;Dirzo, R.&lt;/author&gt;&lt;/authors&gt;&lt;/contributors&gt;&lt;titles&gt;&lt;title&gt;Analysis of a hyper-diverse seed dispersal network: Modularity and underlying mechanisms&lt;/title&gt;&lt;secondary-title&gt;Ecology Letters&lt;/secondary-title&gt;&lt;/titles&gt;&lt;periodical&gt;&lt;full-title&gt;Ecology Letters&lt;/full-title&gt;&lt;/periodical&gt;&lt;pages&gt;773–781&lt;/pages&gt;&lt;volume&gt;14&lt;/volume&gt;&lt;number&gt;8&lt;/number&gt;&lt;dates&gt;&lt;year&gt;2011&lt;/year&gt;&lt;/dates&gt;&lt;isbn&gt;1461-0248&lt;/isbn&gt;&lt;urls&gt;&lt;/urls&gt;&lt;/record&gt;&lt;/Cite&gt;&lt;Cite&gt;&lt;Author&gt;Lord&lt;/Author&gt;&lt;Year&gt;2004&lt;/Year&gt;&lt;RecNum&gt;96&lt;/RecNum&gt;&lt;record&gt;&lt;rec-number&gt;96&lt;/rec-number&gt;&lt;foreign-keys&gt;&lt;key app="EN" db-id="9xdtxzfffxtpt2e59vsvde599ear9ts52rap" timestamp="1450703233"&gt;96&lt;/key&gt;&lt;/foreign-keys&gt;&lt;ref-type name="Journal Article"&gt;17&lt;/ref-type&gt;&lt;contributors&gt;&lt;authors&gt;&lt;author&gt;Lord, J. M.&lt;/author&gt;&lt;/authors&gt;&lt;/contributors&gt;&lt;titles&gt;&lt;title&gt;Frugivore gape size and the evolution of fruit size and shape in southern hemisphere floras&lt;/title&gt;&lt;secondary-title&gt;Austral Ecology&lt;/secondary-title&gt;&lt;/titles&gt;&lt;periodical&gt;&lt;full-title&gt;Austral Ecology&lt;/full-title&gt;&lt;/periodical&gt;&lt;pages&gt;430–436&lt;/pages&gt;&lt;volume&gt;29&lt;/volume&gt;&lt;number&gt;4&lt;/number&gt;&lt;dates&gt;&lt;year&gt;2004&lt;/year&gt;&lt;/dates&gt;&lt;isbn&gt;1442-9993&lt;/isbn&gt;&lt;urls&gt;&lt;/urls&gt;&lt;/record&gt;&lt;/Cite&gt;&lt;/EndNote&gt;</w:instrText>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(Lord, 2004; Donatti</w:t>
      </w:r>
      <w:r w:rsidR="000F5A8B" w:rsidRPr="006319B7">
        <w:rPr>
          <w:rFonts w:ascii="Times New Roman" w:hAnsi="Times New Roman" w:cs="Times New Roman"/>
          <w:i/>
          <w:noProof/>
        </w:rPr>
        <w:t xml:space="preserve"> et al.</w:t>
      </w:r>
      <w:r w:rsidR="000F5A8B" w:rsidRPr="006319B7">
        <w:rPr>
          <w:rFonts w:ascii="Times New Roman" w:hAnsi="Times New Roman" w:cs="Times New Roman"/>
          <w:noProof/>
        </w:rPr>
        <w:t>, 2011)</w:t>
      </w:r>
      <w:r w:rsidR="000F5A8B" w:rsidRPr="006319B7">
        <w:rPr>
          <w:rFonts w:ascii="Times New Roman" w:hAnsi="Times New Roman" w:cs="Times New Roman"/>
        </w:rPr>
        <w:fldChar w:fldCharType="end"/>
      </w:r>
      <w:r w:rsidR="00F87701">
        <w:rPr>
          <w:rFonts w:ascii="Times New Roman" w:hAnsi="Times New Roman" w:cs="Times New Roman"/>
        </w:rPr>
        <w:t>.</w:t>
      </w:r>
    </w:p>
    <w:p w14:paraId="4D0308DB" w14:textId="1694959A" w:rsidR="000F5A8B" w:rsidRDefault="00493BF3" w:rsidP="005028E5">
      <w:pPr>
        <w:spacing w:after="120"/>
        <w:rPr>
          <w:rFonts w:ascii="Times New Roman" w:hAnsi="Times New Roman" w:cs="Times New Roman"/>
        </w:rPr>
      </w:pPr>
      <w:r>
        <w:rPr>
          <w:rFonts w:ascii="Times New Roman" w:hAnsi="Times New Roman" w:cs="Times New Roman"/>
        </w:rPr>
        <w:t>Due to the ongoing</w:t>
      </w:r>
      <w:r w:rsidR="000F5A8B" w:rsidRPr="006319B7">
        <w:rPr>
          <w:rFonts w:ascii="Times New Roman" w:hAnsi="Times New Roman" w:cs="Times New Roman"/>
        </w:rPr>
        <w:t xml:space="preserve"> rapid defaunation</w:t>
      </w:r>
      <w:r w:rsidR="000F5A8B">
        <w:rPr>
          <w:rFonts w:ascii="Times New Roman" w:hAnsi="Times New Roman" w:cs="Times New Roman"/>
        </w:rPr>
        <w:t xml:space="preserve"> of tropical forests</w:t>
      </w:r>
      <w:r w:rsidR="000F5A8B" w:rsidRPr="006319B7">
        <w:rPr>
          <w:rFonts w:ascii="Times New Roman" w:hAnsi="Times New Roman" w:cs="Times New Roman"/>
        </w:rPr>
        <w:t xml:space="preserve"> </w:t>
      </w:r>
      <w:r w:rsidR="000F5A8B" w:rsidRPr="006319B7">
        <w:rPr>
          <w:rFonts w:ascii="Times New Roman" w:hAnsi="Times New Roman" w:cs="Times New Roman"/>
        </w:rPr>
        <w:fldChar w:fldCharType="begin"/>
      </w:r>
      <w:r w:rsidR="000F5A8B">
        <w:rPr>
          <w:rFonts w:ascii="Times New Roman" w:hAnsi="Times New Roman" w:cs="Times New Roman"/>
        </w:rPr>
        <w:instrText xml:space="preserve"> ADDIN EN.CITE &lt;EndNote&gt;&lt;Cite&gt;&lt;Author&gt;Dirzo&lt;/Author&gt;&lt;Year&gt;2014&lt;/Year&gt;&lt;RecNum&gt;18&lt;/RecNum&gt;&lt;DisplayText&gt;(Dirzo&lt;style face="italic"&gt; et al.&lt;/style&gt;, 2014)&lt;/DisplayText&gt;&lt;record&gt;&lt;rec-number&gt;18&lt;/rec-number&gt;&lt;foreign-keys&gt;&lt;key app="EN" db-id="9xdtxzfffxtpt2e59vsvde599ear9ts52rap" timestamp="1445350576"&gt;18&lt;/key&gt;&lt;/foreign-keys&gt;&lt;ref-type name="Journal Article"&gt;17&lt;/ref-type&gt;&lt;contributors&gt;&lt;authors&gt;&lt;author&gt;Dirzo, R.&lt;/author&gt;&lt;author&gt;Young, H. S.&lt;/author&gt;&lt;author&gt;Galetti, M.&lt;/author&gt;&lt;author&gt;Ceballos, G.&lt;/author&gt;&lt;author&gt;Isaac, N. J. B.&lt;/author&gt;&lt;author&gt;Collen, B.&lt;/author&gt;&lt;/authors&gt;&lt;/contributors&gt;&lt;titles&gt;&lt;title&gt;Defaunation in the Anthropocene&lt;/title&gt;&lt;secondary-title&gt;Science&lt;/secondary-title&gt;&lt;/titles&gt;&lt;periodical&gt;&lt;full-title&gt;Science&lt;/full-title&gt;&lt;/periodical&gt;&lt;pages&gt;401–406&lt;/pages&gt;&lt;volume&gt;345&lt;/volume&gt;&lt;number&gt;6195&lt;/number&gt;&lt;dates&gt;&lt;year&gt;2014&lt;/year&gt;&lt;pub-dates&gt;&lt;date&gt;Jul 25&lt;/date&gt;&lt;/pub-dates&gt;&lt;/dates&gt;&lt;isbn&gt;0036-8075&lt;/isbn&gt;&lt;accession-num&gt;WOS:000339655100031&lt;/accession-num&gt;&lt;urls&gt;&lt;related-urls&gt;&lt;url&gt;&amp;lt;Go to ISI&amp;gt;://WOS:000339655100031&lt;/url&gt;&lt;/related-urls&gt;&lt;/urls&gt;&lt;electronic-resource-num&gt;10.1126/science.1251817&lt;/electronic-resource-num&gt;&lt;/record&gt;&lt;/Cite&gt;&lt;/EndNote&gt;</w:instrText>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(Dirzo</w:t>
      </w:r>
      <w:r w:rsidR="000F5A8B" w:rsidRPr="006319B7">
        <w:rPr>
          <w:rFonts w:ascii="Times New Roman" w:hAnsi="Times New Roman" w:cs="Times New Roman"/>
          <w:i/>
          <w:noProof/>
        </w:rPr>
        <w:t xml:space="preserve"> et al.</w:t>
      </w:r>
      <w:r w:rsidR="000F5A8B" w:rsidRPr="006319B7">
        <w:rPr>
          <w:rFonts w:ascii="Times New Roman" w:hAnsi="Times New Roman" w:cs="Times New Roman"/>
          <w:noProof/>
        </w:rPr>
        <w:t>, 2014)</w:t>
      </w:r>
      <w:r w:rsidR="000F5A8B" w:rsidRPr="006319B7">
        <w:rPr>
          <w:rFonts w:ascii="Times New Roman" w:hAnsi="Times New Roman" w:cs="Times New Roman"/>
        </w:rPr>
        <w:fldChar w:fldCharType="end"/>
      </w:r>
      <w:r w:rsidR="000F5A8B" w:rsidRPr="006319B7">
        <w:rPr>
          <w:rFonts w:ascii="Times New Roman" w:hAnsi="Times New Roman" w:cs="Times New Roman"/>
        </w:rPr>
        <w:t xml:space="preserve">, it is </w:t>
      </w:r>
      <w:r w:rsidR="000F5A8B">
        <w:rPr>
          <w:rFonts w:ascii="Times New Roman" w:hAnsi="Times New Roman" w:cs="Times New Roman"/>
        </w:rPr>
        <w:t>crucial</w:t>
      </w:r>
      <w:r w:rsidR="000F5A8B" w:rsidRPr="006319B7">
        <w:rPr>
          <w:rFonts w:ascii="Times New Roman" w:hAnsi="Times New Roman" w:cs="Times New Roman"/>
        </w:rPr>
        <w:t xml:space="preserve"> to understand how past extinctions have influenced current plant-animal </w:t>
      </w:r>
      <w:r w:rsidR="0091012A">
        <w:rPr>
          <w:rFonts w:ascii="Times New Roman" w:hAnsi="Times New Roman" w:cs="Times New Roman"/>
        </w:rPr>
        <w:t>interactions</w:t>
      </w:r>
      <w:r w:rsidR="000F5A8B" w:rsidRPr="006319B7">
        <w:rPr>
          <w:rFonts w:ascii="Times New Roman" w:hAnsi="Times New Roman" w:cs="Times New Roman"/>
        </w:rPr>
        <w:t xml:space="preserve">, and how </w:t>
      </w:r>
      <w:r w:rsidR="000F5A8B">
        <w:rPr>
          <w:rFonts w:ascii="Times New Roman" w:hAnsi="Times New Roman" w:cs="Times New Roman"/>
        </w:rPr>
        <w:t>such knowledge can be used</w:t>
      </w:r>
      <w:r w:rsidR="000F5A8B" w:rsidRPr="006319B7">
        <w:rPr>
          <w:rFonts w:ascii="Times New Roman" w:hAnsi="Times New Roman" w:cs="Times New Roman"/>
        </w:rPr>
        <w:t xml:space="preserve"> to</w:t>
      </w:r>
      <w:r w:rsidR="000F5A8B">
        <w:rPr>
          <w:rFonts w:ascii="Times New Roman" w:hAnsi="Times New Roman" w:cs="Times New Roman"/>
        </w:rPr>
        <w:t xml:space="preserve"> </w:t>
      </w:r>
      <w:r w:rsidR="000F5A8B" w:rsidRPr="006319B7">
        <w:rPr>
          <w:rFonts w:ascii="Times New Roman" w:hAnsi="Times New Roman" w:cs="Times New Roman"/>
        </w:rPr>
        <w:t xml:space="preserve">predict future </w:t>
      </w:r>
      <w:r w:rsidR="000F5A8B">
        <w:rPr>
          <w:rFonts w:ascii="Times New Roman" w:hAnsi="Times New Roman" w:cs="Times New Roman"/>
        </w:rPr>
        <w:t>changes</w:t>
      </w:r>
      <w:r w:rsidR="000F5A8B" w:rsidRPr="006319B7">
        <w:rPr>
          <w:rFonts w:ascii="Times New Roman" w:hAnsi="Times New Roman" w:cs="Times New Roman"/>
        </w:rPr>
        <w:t xml:space="preserve">. </w:t>
      </w:r>
      <w:r w:rsidR="000F5A8B">
        <w:rPr>
          <w:rFonts w:ascii="Times New Roman" w:hAnsi="Times New Roman" w:cs="Times New Roman"/>
        </w:rPr>
        <w:t xml:space="preserve">Our findings could help to guide efforts in </w:t>
      </w:r>
      <w:r w:rsidR="000F5A8B" w:rsidRPr="006319B7">
        <w:rPr>
          <w:rFonts w:ascii="Times New Roman" w:hAnsi="Times New Roman" w:cs="Times New Roman"/>
        </w:rPr>
        <w:t>‘trophic rewilding’</w:t>
      </w:r>
      <w:r w:rsidR="000F5A8B">
        <w:rPr>
          <w:rFonts w:ascii="Times New Roman" w:hAnsi="Times New Roman" w:cs="Times New Roman"/>
        </w:rPr>
        <w:t>,</w:t>
      </w:r>
      <w:r w:rsidR="000F5A8B" w:rsidRPr="006319B7">
        <w:rPr>
          <w:rFonts w:ascii="Times New Roman" w:hAnsi="Times New Roman" w:cs="Times New Roman"/>
        </w:rPr>
        <w:t xml:space="preserve"> </w:t>
      </w:r>
      <w:r w:rsidR="000F5A8B">
        <w:rPr>
          <w:rFonts w:ascii="Times New Roman" w:hAnsi="Times New Roman" w:cs="Times New Roman"/>
        </w:rPr>
        <w:t>an attempt to</w:t>
      </w:r>
      <w:r w:rsidR="000F5A8B" w:rsidRPr="006319B7">
        <w:rPr>
          <w:rFonts w:ascii="Times New Roman" w:hAnsi="Times New Roman" w:cs="Times New Roman"/>
        </w:rPr>
        <w:t xml:space="preserve"> introduc</w:t>
      </w:r>
      <w:r w:rsidR="000F5A8B">
        <w:rPr>
          <w:rFonts w:ascii="Times New Roman" w:hAnsi="Times New Roman" w:cs="Times New Roman"/>
        </w:rPr>
        <w:t>e</w:t>
      </w:r>
      <w:r w:rsidR="000F5A8B" w:rsidRPr="006319B7">
        <w:rPr>
          <w:rFonts w:ascii="Times New Roman" w:hAnsi="Times New Roman" w:cs="Times New Roman"/>
        </w:rPr>
        <w:t xml:space="preserve"> </w:t>
      </w:r>
      <w:r w:rsidR="000F5A8B">
        <w:rPr>
          <w:rFonts w:ascii="Times New Roman" w:hAnsi="Times New Roman" w:cs="Times New Roman"/>
        </w:rPr>
        <w:t xml:space="preserve">suitable </w:t>
      </w:r>
      <w:r w:rsidR="000F5A8B" w:rsidRPr="006319B7">
        <w:rPr>
          <w:rFonts w:ascii="Times New Roman" w:hAnsi="Times New Roman" w:cs="Times New Roman"/>
        </w:rPr>
        <w:t xml:space="preserve">species to re-establish top-down trophic interactions </w:t>
      </w:r>
      <w:r w:rsidR="000F5A8B" w:rsidRPr="006319B7">
        <w:rPr>
          <w:rFonts w:ascii="Times New Roman" w:hAnsi="Times New Roman" w:cs="Times New Roman"/>
        </w:rPr>
        <w:fldChar w:fldCharType="begin"/>
      </w:r>
      <w:r w:rsidR="000F5A8B" w:rsidRPr="006319B7">
        <w:rPr>
          <w:rFonts w:ascii="Times New Roman" w:hAnsi="Times New Roman" w:cs="Times New Roman"/>
        </w:rPr>
        <w:instrText xml:space="preserve"> ADDIN EN.CITE &lt;EndNote&gt;&lt;Cite&gt;&lt;Author&gt;Svenning&lt;/Author&gt;&lt;Year&gt;2015&lt;/Year&gt;&lt;RecNum&gt;90&lt;/RecNum&gt;&lt;DisplayText&gt;(Svenning&lt;style face="italic"&gt; et al.&lt;/style&gt;, 2015)&lt;/DisplayText&gt;&lt;record&gt;&lt;rec-number&gt;90&lt;/rec-number&gt;&lt;foreign-keys&gt;&lt;key app="EN" db-id="9xdtxzfffxtpt2e59vsvde599ear9ts52rap" timestamp="1450701011"&gt;90&lt;/key&gt;&lt;/foreign-keys&gt;&lt;ref-type name="Journal Article"&gt;17&lt;/ref-type&gt;&lt;contributors&gt;&lt;authors&gt;&lt;author&gt;Svenning, J.-C.&lt;/author&gt;&lt;author&gt;Pedersen, P. B. M.&lt;/author&gt;&lt;author&gt;Donlan, C. J.&lt;/author&gt;&lt;author&gt;Ejrnæs, R.&lt;/author&gt;&lt;author&gt;Faurby, S.&lt;/author&gt;&lt;author&gt;Galetti, M.&lt;/author&gt;&lt;author&gt;Hansen, D. M.&lt;/author&gt;&lt;author&gt;Sandel, B.&lt;/author&gt;&lt;author&gt;Sandom, C. J.&lt;/author&gt;&lt;author&gt;Terborgh, J. W.&lt;/author&gt;&lt;/authors&gt;&lt;/contributors&gt;&lt;titles&gt;&lt;title&gt;Science for a wilder Anthropocene: synthesis and future directions for trophic rewilding research&lt;/title&gt;&lt;secondary-title&gt;Proceedings of the National Academy of Sciences&lt;/secondary-title&gt;&lt;/titles&gt;&lt;periodical&gt;&lt;full-title&gt;Proceedings of the National Academy of Sciences&lt;/full-title&gt;&lt;/periodical&gt;&lt;pages&gt;898–906&lt;/pages&gt;&lt;volume&gt;113&lt;/volume&gt;&lt;dates&gt;&lt;year&gt;2015&lt;/year&gt;&lt;/dates&gt;&lt;isbn&gt;0027-8424&lt;/isbn&gt;&lt;urls&gt;&lt;/urls&gt;&lt;/record&gt;&lt;/Cite&gt;&lt;/EndNote&gt;</w:instrText>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(Svenning</w:t>
      </w:r>
      <w:r w:rsidR="000F5A8B" w:rsidRPr="006319B7">
        <w:rPr>
          <w:rFonts w:ascii="Times New Roman" w:hAnsi="Times New Roman" w:cs="Times New Roman"/>
          <w:i/>
          <w:noProof/>
        </w:rPr>
        <w:t xml:space="preserve"> et al.</w:t>
      </w:r>
      <w:r w:rsidR="000F5A8B" w:rsidRPr="006319B7">
        <w:rPr>
          <w:rFonts w:ascii="Times New Roman" w:hAnsi="Times New Roman" w:cs="Times New Roman"/>
          <w:noProof/>
        </w:rPr>
        <w:t>, 2015)</w:t>
      </w:r>
      <w:r w:rsidR="000F5A8B" w:rsidRPr="006319B7">
        <w:rPr>
          <w:rFonts w:ascii="Times New Roman" w:hAnsi="Times New Roman" w:cs="Times New Roman"/>
        </w:rPr>
        <w:fldChar w:fldCharType="end"/>
      </w:r>
      <w:r w:rsidR="000F5A8B" w:rsidRPr="006319B7">
        <w:rPr>
          <w:rFonts w:ascii="Times New Roman" w:hAnsi="Times New Roman" w:cs="Times New Roman"/>
        </w:rPr>
        <w:t xml:space="preserve">. One key </w:t>
      </w:r>
      <w:r w:rsidR="000F5A8B">
        <w:rPr>
          <w:rFonts w:ascii="Times New Roman" w:hAnsi="Times New Roman" w:cs="Times New Roman"/>
        </w:rPr>
        <w:t>aspect of</w:t>
      </w:r>
      <w:r w:rsidR="000F5A8B" w:rsidRPr="006319B7">
        <w:rPr>
          <w:rFonts w:ascii="Times New Roman" w:hAnsi="Times New Roman" w:cs="Times New Roman"/>
        </w:rPr>
        <w:t xml:space="preserve"> trophic rewilding </w:t>
      </w:r>
      <w:r w:rsidR="000F5A8B">
        <w:rPr>
          <w:rFonts w:ascii="Times New Roman" w:hAnsi="Times New Roman" w:cs="Times New Roman"/>
        </w:rPr>
        <w:t xml:space="preserve">is </w:t>
      </w:r>
      <w:r w:rsidR="000F5A8B" w:rsidRPr="006319B7">
        <w:rPr>
          <w:rFonts w:ascii="Times New Roman" w:hAnsi="Times New Roman" w:cs="Times New Roman"/>
        </w:rPr>
        <w:t>to restore ecosystem functioning by re-establishing</w:t>
      </w:r>
      <w:r w:rsidR="000F5A8B">
        <w:rPr>
          <w:rFonts w:ascii="Times New Roman" w:hAnsi="Times New Roman" w:cs="Times New Roman"/>
        </w:rPr>
        <w:t xml:space="preserve"> megafaunas in regions which have </w:t>
      </w:r>
      <w:r w:rsidR="000F5A8B" w:rsidRPr="006319B7">
        <w:rPr>
          <w:rFonts w:ascii="Times New Roman" w:hAnsi="Times New Roman" w:cs="Times New Roman"/>
        </w:rPr>
        <w:t xml:space="preserve">experienced massive </w:t>
      </w:r>
      <w:r w:rsidR="000F5A8B">
        <w:rPr>
          <w:rFonts w:ascii="Times New Roman" w:hAnsi="Times New Roman" w:cs="Times New Roman"/>
        </w:rPr>
        <w:t xml:space="preserve">anthropogenic </w:t>
      </w:r>
      <w:r w:rsidR="000F5A8B" w:rsidRPr="006319B7">
        <w:rPr>
          <w:rFonts w:ascii="Times New Roman" w:hAnsi="Times New Roman" w:cs="Times New Roman"/>
        </w:rPr>
        <w:t xml:space="preserve">megafauna </w:t>
      </w:r>
      <w:r w:rsidR="000F5A8B">
        <w:rPr>
          <w:rFonts w:ascii="Times New Roman" w:hAnsi="Times New Roman" w:cs="Times New Roman"/>
        </w:rPr>
        <w:t>losse</w:t>
      </w:r>
      <w:r w:rsidR="000F5A8B" w:rsidRPr="006319B7">
        <w:rPr>
          <w:rFonts w:ascii="Times New Roman" w:hAnsi="Times New Roman" w:cs="Times New Roman"/>
        </w:rPr>
        <w:t xml:space="preserve">s </w:t>
      </w:r>
      <w:r w:rsidR="000F5A8B" w:rsidRPr="006319B7">
        <w:rPr>
          <w:rFonts w:ascii="Times New Roman" w:hAnsi="Times New Roman" w:cs="Times New Roman"/>
        </w:rPr>
        <w:fldChar w:fldCharType="begin"/>
      </w:r>
      <w:r w:rsidR="000F5A8B" w:rsidRPr="006319B7">
        <w:rPr>
          <w:rFonts w:ascii="Times New Roman" w:hAnsi="Times New Roman" w:cs="Times New Roman"/>
        </w:rPr>
        <w:instrText xml:space="preserve"> ADDIN EN.CITE &lt;EndNote&gt;&lt;Cite&gt;&lt;Author&gt;Galetti&lt;/Author&gt;&lt;Year&gt;2004&lt;/Year&gt;&lt;RecNum&gt;130&lt;/RecNum&gt;&lt;DisplayText&gt;(Galetti, 2004)&lt;/DisplayText&gt;&lt;record&gt;&lt;rec-number&gt;130&lt;/rec-number&gt;&lt;foreign-keys&gt;&lt;key app="EN" db-id="9xdtxzfffxtpt2e59vsvde599ear9ts52rap" timestamp="1457611469"&gt;130&lt;/key&gt;&lt;/foreign-keys&gt;&lt;ref-type name="Journal Article"&gt;17&lt;/ref-type&gt;&lt;contributors&gt;&lt;authors&gt;&lt;author&gt;Galetti, M.&lt;/author&gt;&lt;/authors&gt;&lt;/contributors&gt;&lt;titles&gt;&lt;title&gt;Parks of the Pleistocene: recreating the Cerrado and the Pantanal with megafauna&lt;/title&gt;&lt;secondary-title&gt;Natureza and Conservacao&lt;/secondary-title&gt;&lt;/titles&gt;&lt;periodical&gt;&lt;full-title&gt;Natureza and Conservacao&lt;/full-title&gt;&lt;/periodical&gt;&lt;pages&gt;93–100&lt;/pages&gt;&lt;volume&gt;2&lt;/volume&gt;&lt;dates&gt;&lt;year&gt;2004&lt;/year&gt;&lt;/dates&gt;&lt;urls&gt;&lt;/urls&gt;&lt;/record&gt;&lt;/Cite&gt;&lt;/EndNote&gt;</w:instrText>
      </w:r>
      <w:r w:rsidR="000F5A8B" w:rsidRPr="006319B7">
        <w:rPr>
          <w:rFonts w:ascii="Times New Roman" w:hAnsi="Times New Roman" w:cs="Times New Roman"/>
        </w:rPr>
        <w:fldChar w:fldCharType="separate"/>
      </w:r>
      <w:r w:rsidR="000F5A8B" w:rsidRPr="006319B7">
        <w:rPr>
          <w:rFonts w:ascii="Times New Roman" w:hAnsi="Times New Roman" w:cs="Times New Roman"/>
          <w:noProof/>
        </w:rPr>
        <w:t>(Galetti, 2004)</w:t>
      </w:r>
      <w:r w:rsidR="000F5A8B" w:rsidRPr="006319B7">
        <w:rPr>
          <w:rFonts w:ascii="Times New Roman" w:hAnsi="Times New Roman" w:cs="Times New Roman"/>
        </w:rPr>
        <w:fldChar w:fldCharType="end"/>
      </w:r>
      <w:r w:rsidR="000F5A8B">
        <w:rPr>
          <w:rFonts w:ascii="Times New Roman" w:hAnsi="Times New Roman" w:cs="Times New Roman"/>
        </w:rPr>
        <w:t xml:space="preserve">. To our knowledge, </w:t>
      </w:r>
      <w:r w:rsidR="000F5A8B" w:rsidRPr="006319B7">
        <w:rPr>
          <w:rFonts w:ascii="Times New Roman" w:hAnsi="Times New Roman" w:cs="Times New Roman"/>
        </w:rPr>
        <w:t xml:space="preserve">no rewilding experiments </w:t>
      </w:r>
      <w:r w:rsidR="000F5A8B">
        <w:rPr>
          <w:rFonts w:ascii="Times New Roman" w:hAnsi="Times New Roman" w:cs="Times New Roman"/>
        </w:rPr>
        <w:t>have yet been established which</w:t>
      </w:r>
      <w:r w:rsidR="000F5A8B" w:rsidRPr="006319B7">
        <w:rPr>
          <w:rFonts w:ascii="Times New Roman" w:hAnsi="Times New Roman" w:cs="Times New Roman"/>
        </w:rPr>
        <w:t xml:space="preserve"> focus on </w:t>
      </w:r>
      <w:r w:rsidR="000F5A8B">
        <w:rPr>
          <w:rFonts w:ascii="Times New Roman" w:hAnsi="Times New Roman" w:cs="Times New Roman"/>
        </w:rPr>
        <w:lastRenderedPageBreak/>
        <w:t xml:space="preserve">restoring </w:t>
      </w:r>
      <w:r w:rsidR="00F34469">
        <w:rPr>
          <w:rFonts w:ascii="Times New Roman" w:hAnsi="Times New Roman" w:cs="Times New Roman"/>
        </w:rPr>
        <w:t xml:space="preserve">mammalian </w:t>
      </w:r>
      <w:r w:rsidR="000F5A8B" w:rsidRPr="006319B7">
        <w:rPr>
          <w:rFonts w:ascii="Times New Roman" w:hAnsi="Times New Roman" w:cs="Times New Roman"/>
        </w:rPr>
        <w:t>megafauna</w:t>
      </w:r>
      <w:r w:rsidR="000F5A8B">
        <w:rPr>
          <w:rFonts w:ascii="Times New Roman" w:hAnsi="Times New Roman" w:cs="Times New Roman"/>
        </w:rPr>
        <w:t>-</w:t>
      </w:r>
      <w:r w:rsidR="000F5A8B" w:rsidRPr="006319B7">
        <w:rPr>
          <w:rFonts w:ascii="Times New Roman" w:hAnsi="Times New Roman" w:cs="Times New Roman"/>
        </w:rPr>
        <w:t>dispersal</w:t>
      </w:r>
      <w:r w:rsidR="000F5A8B">
        <w:rPr>
          <w:rFonts w:ascii="Times New Roman" w:hAnsi="Times New Roman" w:cs="Times New Roman"/>
        </w:rPr>
        <w:t xml:space="preserve"> of large-fruited trees. Nevertheless,</w:t>
      </w:r>
      <w:r w:rsidR="000F5A8B" w:rsidRPr="006319B7">
        <w:rPr>
          <w:rFonts w:ascii="Times New Roman" w:hAnsi="Times New Roman" w:cs="Times New Roman"/>
        </w:rPr>
        <w:t xml:space="preserve"> ‘unintentional’ rewilding of exotic animals </w:t>
      </w:r>
      <w:r w:rsidR="000F5A8B">
        <w:rPr>
          <w:rFonts w:ascii="Times New Roman" w:hAnsi="Times New Roman" w:cs="Times New Roman"/>
        </w:rPr>
        <w:t>(incl.</w:t>
      </w:r>
      <w:r w:rsidR="000F5A8B" w:rsidRPr="006319B7">
        <w:rPr>
          <w:rFonts w:ascii="Times New Roman" w:hAnsi="Times New Roman" w:cs="Times New Roman"/>
        </w:rPr>
        <w:t xml:space="preserve"> feral pigs, cattle and horses</w:t>
      </w:r>
      <w:r w:rsidR="000F5A8B">
        <w:rPr>
          <w:rFonts w:ascii="Times New Roman" w:hAnsi="Times New Roman" w:cs="Times New Roman"/>
        </w:rPr>
        <w:t>)</w:t>
      </w:r>
      <w:r w:rsidR="000F5A8B" w:rsidRPr="006319B7">
        <w:rPr>
          <w:rFonts w:ascii="Times New Roman" w:hAnsi="Times New Roman" w:cs="Times New Roman"/>
        </w:rPr>
        <w:t xml:space="preserve"> within Neotropical savannahs </w:t>
      </w:r>
      <w:r w:rsidR="000F5A8B">
        <w:rPr>
          <w:rFonts w:ascii="Times New Roman" w:hAnsi="Times New Roman" w:cs="Times New Roman"/>
        </w:rPr>
        <w:t>have already provided first insights</w:t>
      </w:r>
      <w:r w:rsidR="00263921">
        <w:rPr>
          <w:rFonts w:ascii="Times New Roman" w:hAnsi="Times New Roman" w:cs="Times New Roman"/>
        </w:rPr>
        <w:t xml:space="preserve"> </w:t>
      </w:r>
      <w:r w:rsidR="005F2548" w:rsidRPr="005F2548">
        <w:rPr>
          <w:rFonts w:ascii="Times New Roman" w:hAnsi="Times New Roman" w:cs="Times New Roman"/>
        </w:rPr>
        <w:t>including their role</w:t>
      </w:r>
      <w:r w:rsidR="00F141F6" w:rsidRPr="005F2548">
        <w:rPr>
          <w:rFonts w:ascii="Times New Roman" w:hAnsi="Times New Roman" w:cs="Times New Roman"/>
        </w:rPr>
        <w:t xml:space="preserve"> </w:t>
      </w:r>
      <w:r w:rsidR="005F2548" w:rsidRPr="005F2548">
        <w:rPr>
          <w:rFonts w:ascii="Times New Roman" w:hAnsi="Times New Roman" w:cs="Times New Roman"/>
        </w:rPr>
        <w:t>in</w:t>
      </w:r>
      <w:r w:rsidR="00F141F6" w:rsidRPr="005F2548">
        <w:rPr>
          <w:rFonts w:ascii="Times New Roman" w:hAnsi="Times New Roman" w:cs="Times New Roman"/>
        </w:rPr>
        <w:t xml:space="preserve"> re-establishing former ecosystems </w:t>
      </w:r>
      <w:r w:rsidR="00263921">
        <w:rPr>
          <w:rFonts w:ascii="Times New Roman" w:hAnsi="Times New Roman" w:cs="Times New Roman"/>
        </w:rPr>
        <w:fldChar w:fldCharType="begin"/>
      </w:r>
      <w:r w:rsidR="00263921">
        <w:rPr>
          <w:rFonts w:ascii="Times New Roman" w:hAnsi="Times New Roman" w:cs="Times New Roman"/>
        </w:rPr>
        <w:instrText xml:space="preserve"> ADDIN EN.CITE &lt;EndNote&gt;&lt;Cite&gt;&lt;Author&gt;Galetti&lt;/Author&gt;&lt;Year&gt;2004&lt;/Year&gt;&lt;RecNum&gt;130&lt;/RecNum&gt;&lt;DisplayText&gt;(Galetti, 2004; Svenning&lt;style face="italic"&gt; et al.&lt;/style&gt;, 2015)&lt;/DisplayText&gt;&lt;record&gt;&lt;rec-number&gt;130&lt;/rec-number&gt;&lt;foreign-keys&gt;&lt;key app="EN" db-id="9xdtxzfffxtpt2e59vsvde599ear9ts52rap" timestamp="1457611469"&gt;130&lt;/key&gt;&lt;/foreign-keys&gt;&lt;ref-type name="Journal Article"&gt;17&lt;/ref-type&gt;&lt;contributors&gt;&lt;authors&gt;&lt;author&gt;Galetti, M.&lt;/author&gt;&lt;/authors&gt;&lt;/contributors&gt;&lt;titles&gt;&lt;title&gt;Parks of the Pleistocene: recreating the Cerrado and the Pantanal with megafauna&lt;/title&gt;&lt;secondary-title&gt;Natureza and Conservacao&lt;/secondary-title&gt;&lt;/titles&gt;&lt;periodical&gt;&lt;full-title&gt;Natureza and Conservacao&lt;/full-title&gt;&lt;/periodical&gt;&lt;pages&gt;93–100&lt;/pages&gt;&lt;volume&gt;2&lt;/volume&gt;&lt;dates&gt;&lt;year&gt;2004&lt;/year&gt;&lt;/dates&gt;&lt;urls&gt;&lt;/urls&gt;&lt;/record&gt;&lt;/Cite&gt;&lt;Cite&gt;&lt;Author&gt;Svenning&lt;/Author&gt;&lt;Year&gt;2015&lt;/Year&gt;&lt;RecNum&gt;90&lt;/RecNum&gt;&lt;record&gt;&lt;rec-number&gt;90&lt;/rec-number&gt;&lt;foreign-keys&gt;&lt;key app="EN" db-id="9xdtxzfffxtpt2e59vsvde599ear9ts52rap" timestamp="1450701011"&gt;90&lt;/key&gt;&lt;/foreign-keys&gt;&lt;ref-type name="Journal Article"&gt;17&lt;/ref-type&gt;&lt;contributors&gt;&lt;authors&gt;&lt;author&gt;Svenning, J.-C.&lt;/author&gt;&lt;author&gt;Pedersen, P. B. M.&lt;/author&gt;&lt;author&gt;Donlan, C. J.&lt;/author&gt;&lt;author&gt;Ejrnæs, R.&lt;/author&gt;&lt;author&gt;Faurby, S.&lt;/author&gt;&lt;author&gt;Galetti, M.&lt;/author&gt;&lt;author&gt;Hansen, D. M.&lt;/author&gt;&lt;author&gt;Sandel, B.&lt;/author&gt;&lt;author&gt;Sandom, C. J.&lt;/author&gt;&lt;author&gt;Terborgh, J. W.&lt;/author&gt;&lt;/authors&gt;&lt;/contributors&gt;&lt;titles&gt;&lt;title&gt;Science for a wilder Anthropocene: synthesis and future directions for trophic rewilding research&lt;/title&gt;&lt;secondary-title&gt;Proceedings of the National Academy of Sciences&lt;/secondary-title&gt;&lt;/titles&gt;&lt;periodical&gt;&lt;full-title&gt;Proceedings of the National Academy of Sciences&lt;/full-title&gt;&lt;/periodical&gt;&lt;pages&gt;898–906&lt;/pages&gt;&lt;volume&gt;113&lt;/volume&gt;&lt;dates&gt;&lt;year&gt;2015&lt;/year&gt;&lt;/dates&gt;&lt;isbn&gt;0027-8424&lt;/isbn&gt;&lt;urls&gt;&lt;/urls&gt;&lt;/record&gt;&lt;/Cite&gt;&lt;/EndNote&gt;</w:instrText>
      </w:r>
      <w:r w:rsidR="00263921">
        <w:rPr>
          <w:rFonts w:ascii="Times New Roman" w:hAnsi="Times New Roman" w:cs="Times New Roman"/>
        </w:rPr>
        <w:fldChar w:fldCharType="separate"/>
      </w:r>
      <w:r w:rsidR="00263921">
        <w:rPr>
          <w:rFonts w:ascii="Times New Roman" w:hAnsi="Times New Roman" w:cs="Times New Roman"/>
          <w:noProof/>
        </w:rPr>
        <w:t>(Galetti, 2004; Svenning</w:t>
      </w:r>
      <w:r w:rsidR="00263921" w:rsidRPr="00263921">
        <w:rPr>
          <w:rFonts w:ascii="Times New Roman" w:hAnsi="Times New Roman" w:cs="Times New Roman"/>
          <w:i/>
          <w:noProof/>
        </w:rPr>
        <w:t xml:space="preserve"> et al.</w:t>
      </w:r>
      <w:r w:rsidR="00263921">
        <w:rPr>
          <w:rFonts w:ascii="Times New Roman" w:hAnsi="Times New Roman" w:cs="Times New Roman"/>
          <w:noProof/>
        </w:rPr>
        <w:t>, 2015)</w:t>
      </w:r>
      <w:r w:rsidR="00263921">
        <w:rPr>
          <w:rFonts w:ascii="Times New Roman" w:hAnsi="Times New Roman" w:cs="Times New Roman"/>
        </w:rPr>
        <w:fldChar w:fldCharType="end"/>
      </w:r>
      <w:r w:rsidR="000F5A8B" w:rsidRPr="006319B7">
        <w:rPr>
          <w:rFonts w:ascii="Times New Roman" w:hAnsi="Times New Roman" w:cs="Times New Roman"/>
        </w:rPr>
        <w:t xml:space="preserve">. </w:t>
      </w:r>
      <w:r w:rsidR="00D83D74">
        <w:rPr>
          <w:rFonts w:ascii="Times New Roman" w:hAnsi="Times New Roman" w:cs="Times New Roman"/>
        </w:rPr>
        <w:t>B</w:t>
      </w:r>
      <w:r w:rsidR="000F5A8B" w:rsidRPr="006319B7">
        <w:rPr>
          <w:rFonts w:ascii="Times New Roman" w:hAnsi="Times New Roman" w:cs="Times New Roman"/>
        </w:rPr>
        <w:t>road</w:t>
      </w:r>
      <w:r w:rsidR="00D83D74">
        <w:rPr>
          <w:rFonts w:ascii="Times New Roman" w:hAnsi="Times New Roman" w:cs="Times New Roman"/>
        </w:rPr>
        <w:t>-scale</w:t>
      </w:r>
      <w:r w:rsidR="000F5A8B" w:rsidRPr="006319B7">
        <w:rPr>
          <w:rFonts w:ascii="Times New Roman" w:hAnsi="Times New Roman" w:cs="Times New Roman"/>
        </w:rPr>
        <w:t xml:space="preserve"> spatial analyses of plant-animal </w:t>
      </w:r>
      <w:r w:rsidR="00D83D74">
        <w:rPr>
          <w:rFonts w:ascii="Times New Roman" w:hAnsi="Times New Roman" w:cs="Times New Roman"/>
        </w:rPr>
        <w:t>distributions in relation to interaction-relevant traits</w:t>
      </w:r>
      <w:r w:rsidR="00D83D74" w:rsidRPr="006319B7">
        <w:rPr>
          <w:rFonts w:ascii="Times New Roman" w:hAnsi="Times New Roman" w:cs="Times New Roman"/>
        </w:rPr>
        <w:t xml:space="preserve"> </w:t>
      </w:r>
      <w:r w:rsidR="000F5A8B" w:rsidRPr="006319B7">
        <w:rPr>
          <w:rFonts w:ascii="Times New Roman" w:hAnsi="Times New Roman" w:cs="Times New Roman"/>
        </w:rPr>
        <w:t>combine</w:t>
      </w:r>
      <w:r w:rsidR="000F5A8B">
        <w:rPr>
          <w:rFonts w:ascii="Times New Roman" w:hAnsi="Times New Roman" w:cs="Times New Roman"/>
        </w:rPr>
        <w:t>d with</w:t>
      </w:r>
      <w:r w:rsidR="000F5A8B" w:rsidRPr="006319B7">
        <w:rPr>
          <w:rFonts w:ascii="Times New Roman" w:hAnsi="Times New Roman" w:cs="Times New Roman"/>
        </w:rPr>
        <w:t xml:space="preserve"> paleo-ecological and historical </w:t>
      </w:r>
      <w:r w:rsidR="000F5A8B">
        <w:rPr>
          <w:rFonts w:ascii="Times New Roman" w:hAnsi="Times New Roman" w:cs="Times New Roman"/>
        </w:rPr>
        <w:t>studies and</w:t>
      </w:r>
      <w:r w:rsidR="000F5A8B" w:rsidRPr="006319B7">
        <w:rPr>
          <w:rFonts w:ascii="Times New Roman" w:hAnsi="Times New Roman" w:cs="Times New Roman"/>
        </w:rPr>
        <w:t xml:space="preserve"> experimental </w:t>
      </w:r>
      <w:r w:rsidR="000F5A8B">
        <w:rPr>
          <w:rFonts w:ascii="Times New Roman" w:hAnsi="Times New Roman" w:cs="Times New Roman"/>
        </w:rPr>
        <w:t>evidence</w:t>
      </w:r>
      <w:r w:rsidR="000F5A8B" w:rsidRPr="006319B7">
        <w:rPr>
          <w:rFonts w:ascii="Times New Roman" w:hAnsi="Times New Roman" w:cs="Times New Roman"/>
        </w:rPr>
        <w:t xml:space="preserve"> </w:t>
      </w:r>
      <w:r w:rsidR="000F5A8B">
        <w:rPr>
          <w:rFonts w:ascii="Times New Roman" w:hAnsi="Times New Roman" w:cs="Times New Roman"/>
        </w:rPr>
        <w:t xml:space="preserve">might therefore help </w:t>
      </w:r>
      <w:r w:rsidR="000F5A8B" w:rsidRPr="006319B7">
        <w:rPr>
          <w:rFonts w:ascii="Times New Roman" w:hAnsi="Times New Roman" w:cs="Times New Roman"/>
        </w:rPr>
        <w:t xml:space="preserve">to </w:t>
      </w:r>
      <w:r w:rsidR="00D83D74">
        <w:rPr>
          <w:rFonts w:ascii="Times New Roman" w:hAnsi="Times New Roman" w:cs="Times New Roman"/>
        </w:rPr>
        <w:t>shed light on</w:t>
      </w:r>
      <w:r w:rsidR="00D83D74" w:rsidRPr="006319B7">
        <w:rPr>
          <w:rFonts w:ascii="Times New Roman" w:hAnsi="Times New Roman" w:cs="Times New Roman"/>
        </w:rPr>
        <w:t xml:space="preserve"> </w:t>
      </w:r>
      <w:r w:rsidR="000F5A8B" w:rsidRPr="006319B7">
        <w:rPr>
          <w:rFonts w:ascii="Times New Roman" w:hAnsi="Times New Roman" w:cs="Times New Roman"/>
        </w:rPr>
        <w:t xml:space="preserve">possibilities </w:t>
      </w:r>
      <w:r w:rsidR="000F5A8B">
        <w:rPr>
          <w:rFonts w:ascii="Times New Roman" w:hAnsi="Times New Roman" w:cs="Times New Roman"/>
        </w:rPr>
        <w:t>for</w:t>
      </w:r>
      <w:r w:rsidR="000F5A8B" w:rsidRPr="006319B7">
        <w:rPr>
          <w:rFonts w:ascii="Times New Roman" w:hAnsi="Times New Roman" w:cs="Times New Roman"/>
        </w:rPr>
        <w:t xml:space="preserve"> conservation </w:t>
      </w:r>
      <w:r w:rsidR="000F5A8B">
        <w:rPr>
          <w:rFonts w:ascii="Times New Roman" w:hAnsi="Times New Roman" w:cs="Times New Roman"/>
        </w:rPr>
        <w:t xml:space="preserve">and </w:t>
      </w:r>
      <w:r w:rsidR="000F5A8B" w:rsidRPr="006319B7">
        <w:rPr>
          <w:rFonts w:ascii="Times New Roman" w:hAnsi="Times New Roman" w:cs="Times New Roman"/>
        </w:rPr>
        <w:t>trophic rewilding.</w:t>
      </w:r>
    </w:p>
    <w:p w14:paraId="45A46C66" w14:textId="5BBCE5B4" w:rsidR="00957180" w:rsidRPr="00957180" w:rsidRDefault="000F5A8B" w:rsidP="005028E5">
      <w:pPr>
        <w:spacing w:after="120"/>
        <w:rPr>
          <w:rFonts w:ascii="Times New Roman" w:hAnsi="Times New Roman" w:cs="Times New Roman"/>
          <w:iCs/>
        </w:rPr>
      </w:pPr>
      <w:r>
        <w:rPr>
          <w:rFonts w:ascii="Times New Roman" w:hAnsi="Times New Roman" w:cs="Times New Roman"/>
        </w:rPr>
        <w:t>In conclusion, at biogeographic and global scales, large p</w:t>
      </w:r>
      <w:r w:rsidRPr="00FF6249">
        <w:rPr>
          <w:rFonts w:ascii="Times New Roman" w:hAnsi="Times New Roman" w:cs="Times New Roman"/>
        </w:rPr>
        <w:t xml:space="preserve">alm fruit </w:t>
      </w:r>
      <w:r>
        <w:rPr>
          <w:rFonts w:ascii="Times New Roman" w:hAnsi="Times New Roman" w:cs="Times New Roman"/>
        </w:rPr>
        <w:t xml:space="preserve">sizes spatially coincide with large </w:t>
      </w:r>
      <w:r w:rsidRPr="00FF6249">
        <w:rPr>
          <w:rFonts w:ascii="Times New Roman" w:hAnsi="Times New Roman" w:cs="Times New Roman"/>
        </w:rPr>
        <w:t>body size</w:t>
      </w:r>
      <w:r>
        <w:rPr>
          <w:rFonts w:ascii="Times New Roman" w:hAnsi="Times New Roman" w:cs="Times New Roman"/>
        </w:rPr>
        <w:t>s</w:t>
      </w:r>
      <w:r w:rsidRPr="00FF6249">
        <w:rPr>
          <w:rFonts w:ascii="Times New Roman" w:hAnsi="Times New Roman" w:cs="Times New Roman"/>
        </w:rPr>
        <w:t xml:space="preserve"> </w:t>
      </w:r>
      <w:r>
        <w:rPr>
          <w:rFonts w:ascii="Times New Roman" w:hAnsi="Times New Roman" w:cs="Times New Roman"/>
        </w:rPr>
        <w:t xml:space="preserve">of </w:t>
      </w:r>
      <w:r w:rsidRPr="00FF6249">
        <w:rPr>
          <w:rFonts w:ascii="Times New Roman" w:hAnsi="Times New Roman" w:cs="Times New Roman"/>
        </w:rPr>
        <w:t>frugivorous mammals</w:t>
      </w:r>
      <w:r>
        <w:rPr>
          <w:rFonts w:ascii="Times New Roman" w:hAnsi="Times New Roman" w:cs="Times New Roman"/>
        </w:rPr>
        <w:t xml:space="preserve">, but only </w:t>
      </w:r>
      <w:r w:rsidR="00D83D74">
        <w:rPr>
          <w:rFonts w:ascii="Times New Roman" w:hAnsi="Times New Roman" w:cs="Times New Roman"/>
        </w:rPr>
        <w:t xml:space="preserve">emerge </w:t>
      </w:r>
      <w:r>
        <w:rPr>
          <w:rFonts w:ascii="Times New Roman" w:hAnsi="Times New Roman" w:cs="Times New Roman"/>
        </w:rPr>
        <w:t xml:space="preserve">in the New World after accounting for the massive </w:t>
      </w:r>
      <w:r w:rsidR="00B9469F">
        <w:rPr>
          <w:rFonts w:ascii="Times New Roman" w:hAnsi="Times New Roman" w:cs="Times New Roman"/>
        </w:rPr>
        <w:t xml:space="preserve">Late </w:t>
      </w:r>
      <w:r>
        <w:rPr>
          <w:rFonts w:ascii="Times New Roman" w:hAnsi="Times New Roman" w:cs="Times New Roman"/>
        </w:rPr>
        <w:t xml:space="preserve">Pleistocene and Holocene megafaunal extinctions in </w:t>
      </w:r>
      <w:r w:rsidR="00D83D74">
        <w:rPr>
          <w:rFonts w:ascii="Times New Roman" w:hAnsi="Times New Roman" w:cs="Times New Roman"/>
        </w:rPr>
        <w:t xml:space="preserve">that </w:t>
      </w:r>
      <w:r>
        <w:rPr>
          <w:rFonts w:ascii="Times New Roman" w:hAnsi="Times New Roman" w:cs="Times New Roman"/>
        </w:rPr>
        <w:t xml:space="preserve">region. </w:t>
      </w:r>
      <w:r w:rsidR="00D83D74">
        <w:rPr>
          <w:rFonts w:ascii="Times New Roman" w:hAnsi="Times New Roman" w:cs="Times New Roman"/>
        </w:rPr>
        <w:t xml:space="preserve">This </w:t>
      </w:r>
      <w:r>
        <w:rPr>
          <w:rFonts w:ascii="Times New Roman" w:hAnsi="Times New Roman" w:cs="Times New Roman"/>
        </w:rPr>
        <w:t xml:space="preserve">suggests that the </w:t>
      </w:r>
      <w:r w:rsidR="00D83D74">
        <w:rPr>
          <w:rFonts w:ascii="Times New Roman" w:hAnsi="Times New Roman" w:cs="Times New Roman"/>
        </w:rPr>
        <w:t>broad spatial</w:t>
      </w:r>
      <w:r w:rsidR="00DE6538">
        <w:rPr>
          <w:rFonts w:ascii="Times New Roman" w:hAnsi="Times New Roman" w:cs="Times New Roman"/>
        </w:rPr>
        <w:t xml:space="preserve"> </w:t>
      </w:r>
      <w:r>
        <w:rPr>
          <w:rFonts w:ascii="Times New Roman" w:hAnsi="Times New Roman" w:cs="Times New Roman"/>
        </w:rPr>
        <w:t xml:space="preserve">distributions of palm fruit sizes have been largely preserved despite the </w:t>
      </w:r>
      <w:r w:rsidR="00DF217C">
        <w:rPr>
          <w:rFonts w:ascii="Times New Roman" w:hAnsi="Times New Roman" w:cs="Times New Roman"/>
        </w:rPr>
        <w:t xml:space="preserve">early Holocene </w:t>
      </w:r>
      <w:r>
        <w:rPr>
          <w:rFonts w:ascii="Times New Roman" w:hAnsi="Times New Roman" w:cs="Times New Roman"/>
        </w:rPr>
        <w:t xml:space="preserve">loss of </w:t>
      </w:r>
      <w:r w:rsidRPr="00FF6249">
        <w:rPr>
          <w:rFonts w:ascii="Times New Roman" w:hAnsi="Times New Roman" w:cs="Times New Roman"/>
        </w:rPr>
        <w:t xml:space="preserve">megafauna </w:t>
      </w:r>
      <w:r>
        <w:rPr>
          <w:rFonts w:ascii="Times New Roman" w:hAnsi="Times New Roman" w:cs="Times New Roman"/>
        </w:rPr>
        <w:fldChar w:fldCharType="begin"/>
      </w:r>
      <w:r>
        <w:rPr>
          <w:rFonts w:ascii="Times New Roman" w:hAnsi="Times New Roman" w:cs="Times New Roman"/>
        </w:rPr>
        <w:instrText xml:space="preserve"> ADDIN EN.CITE &lt;EndNote&gt;&lt;Cite&gt;&lt;Author&gt;Hubbe&lt;/Author&gt;&lt;Year&gt;2013&lt;/Year&gt;&lt;RecNum&gt;124&lt;/RecNum&gt;&lt;DisplayText&gt;(Hubbe&lt;style face="italic"&gt; et al.&lt;/style&gt;, 2013)&lt;/DisplayText&gt;&lt;record&gt;&lt;rec-number&gt;124&lt;/rec-number&gt;&lt;foreign-keys&gt;&lt;key app="EN" db-id="9xdtxzfffxtpt2e59vsvde599ear9ts52rap" timestamp="1457611249"&gt;124&lt;/key&gt;&lt;/foreign-keys&gt;&lt;ref-type name="Journal Article"&gt;17&lt;/ref-type&gt;&lt;contributors&gt;&lt;authors&gt;&lt;author&gt;Hubbe, A.&lt;/author&gt;&lt;author&gt;Hubbe, M.&lt;/author&gt;&lt;author&gt;Karmann, I.&lt;/author&gt;&lt;author&gt;Cruz, F. W.&lt;/author&gt;&lt;author&gt;Neves, W. A.&lt;/author&gt;&lt;/authors&gt;&lt;/contributors&gt;&lt;titles&gt;&lt;title&gt;Insights into Holocene megafauna survival and extinction in southeastern Brazil from new AMS 14 C dates&lt;/title&gt;&lt;secondary-title&gt;Quaternary Research&lt;/secondary-title&gt;&lt;/titles&gt;&lt;periodical&gt;&lt;full-title&gt;Quaternary Research&lt;/full-title&gt;&lt;/periodical&gt;&lt;pages&gt;152–157&lt;/pages&gt;&lt;volume&gt;79&lt;/volume&gt;&lt;number&gt;2&lt;/number&gt;&lt;dates&gt;&lt;year&gt;2013&lt;/year&gt;&lt;/dates&gt;&lt;isbn&gt;0033-5894&lt;/isbn&gt;&lt;urls&gt;&lt;/urls&gt;&lt;/record&gt;&lt;/Cite&gt;&lt;/EndNote&gt;</w:instrText>
      </w:r>
      <w:r>
        <w:rPr>
          <w:rFonts w:ascii="Times New Roman" w:hAnsi="Times New Roman" w:cs="Times New Roman"/>
        </w:rPr>
        <w:fldChar w:fldCharType="separate"/>
      </w:r>
      <w:r>
        <w:rPr>
          <w:rFonts w:ascii="Times New Roman" w:hAnsi="Times New Roman" w:cs="Times New Roman"/>
          <w:noProof/>
        </w:rPr>
        <w:t>(Hubbe</w:t>
      </w:r>
      <w:r w:rsidRPr="006B09E0">
        <w:rPr>
          <w:rFonts w:ascii="Times New Roman" w:hAnsi="Times New Roman" w:cs="Times New Roman"/>
          <w:i/>
          <w:noProof/>
        </w:rPr>
        <w:t xml:space="preserve"> et al.</w:t>
      </w:r>
      <w:r>
        <w:rPr>
          <w:rFonts w:ascii="Times New Roman" w:hAnsi="Times New Roman" w:cs="Times New Roman"/>
          <w:noProof/>
        </w:rPr>
        <w:t>, 2013)</w:t>
      </w:r>
      <w:r>
        <w:rPr>
          <w:rFonts w:ascii="Times New Roman" w:hAnsi="Times New Roman" w:cs="Times New Roman"/>
        </w:rPr>
        <w:fldChar w:fldCharType="end"/>
      </w:r>
      <w:r>
        <w:rPr>
          <w:rFonts w:ascii="Times New Roman" w:hAnsi="Times New Roman" w:cs="Times New Roman"/>
        </w:rPr>
        <w:t xml:space="preserve">. This could result from abiotic and biotic substitute dispersal services which might </w:t>
      </w:r>
      <w:r w:rsidRPr="00F90D1B">
        <w:rPr>
          <w:rFonts w:ascii="Times New Roman" w:hAnsi="Times New Roman" w:cs="Times New Roman"/>
        </w:rPr>
        <w:t>allow</w:t>
      </w:r>
      <w:r>
        <w:rPr>
          <w:rFonts w:ascii="Times New Roman" w:hAnsi="Times New Roman" w:cs="Times New Roman"/>
        </w:rPr>
        <w:t xml:space="preserve"> only short-distance dispersal, but may have been </w:t>
      </w:r>
      <w:r w:rsidRPr="00E1026E">
        <w:rPr>
          <w:rFonts w:ascii="Times New Roman" w:hAnsi="Times New Roman" w:cs="Times New Roman"/>
        </w:rPr>
        <w:t>enough to maintain the broad-scale, coarse-grained distribution</w:t>
      </w:r>
      <w:r w:rsidR="00D83D74">
        <w:rPr>
          <w:rFonts w:ascii="Times New Roman" w:hAnsi="Times New Roman" w:cs="Times New Roman"/>
        </w:rPr>
        <w:t xml:space="preserve"> of palms</w:t>
      </w:r>
      <w:r>
        <w:rPr>
          <w:rFonts w:ascii="Times New Roman" w:hAnsi="Times New Roman" w:cs="Times New Roman"/>
        </w:rPr>
        <w:t xml:space="preserve">. Overall, </w:t>
      </w:r>
      <w:r w:rsidR="00D83D74">
        <w:rPr>
          <w:rFonts w:ascii="Times New Roman" w:hAnsi="Times New Roman" w:cs="Times New Roman"/>
        </w:rPr>
        <w:t>such</w:t>
      </w:r>
      <w:r w:rsidR="00D83D74" w:rsidRPr="006319B7">
        <w:rPr>
          <w:rFonts w:ascii="Times New Roman" w:hAnsi="Times New Roman" w:cs="Times New Roman"/>
        </w:rPr>
        <w:t xml:space="preserve"> stud</w:t>
      </w:r>
      <w:r w:rsidR="00D83D74">
        <w:rPr>
          <w:rFonts w:ascii="Times New Roman" w:hAnsi="Times New Roman" w:cs="Times New Roman"/>
        </w:rPr>
        <w:t>ies</w:t>
      </w:r>
      <w:r w:rsidR="00D83D74" w:rsidRPr="006319B7">
        <w:rPr>
          <w:rFonts w:ascii="Times New Roman" w:hAnsi="Times New Roman" w:cs="Times New Roman"/>
        </w:rPr>
        <w:t xml:space="preserve"> </w:t>
      </w:r>
      <w:r>
        <w:rPr>
          <w:rFonts w:ascii="Times New Roman" w:hAnsi="Times New Roman" w:cs="Times New Roman"/>
        </w:rPr>
        <w:t>provide</w:t>
      </w:r>
      <w:r w:rsidRPr="006319B7">
        <w:rPr>
          <w:rFonts w:ascii="Times New Roman" w:hAnsi="Times New Roman" w:cs="Times New Roman"/>
        </w:rPr>
        <w:t xml:space="preserve"> new insights into </w:t>
      </w:r>
      <w:r>
        <w:rPr>
          <w:rFonts w:ascii="Times New Roman" w:hAnsi="Times New Roman" w:cs="Times New Roman"/>
        </w:rPr>
        <w:t xml:space="preserve">how </w:t>
      </w:r>
      <w:r w:rsidRPr="006319B7">
        <w:rPr>
          <w:rFonts w:ascii="Times New Roman" w:hAnsi="Times New Roman" w:cs="Times New Roman"/>
        </w:rPr>
        <w:t xml:space="preserve">plant-animal interactions </w:t>
      </w:r>
      <w:r>
        <w:rPr>
          <w:rFonts w:ascii="Times New Roman" w:hAnsi="Times New Roman" w:cs="Times New Roman"/>
        </w:rPr>
        <w:t>shape the</w:t>
      </w:r>
      <w:r w:rsidRPr="006319B7">
        <w:rPr>
          <w:rFonts w:ascii="Times New Roman" w:hAnsi="Times New Roman" w:cs="Times New Roman"/>
        </w:rPr>
        <w:t xml:space="preserve"> broad</w:t>
      </w:r>
      <w:r>
        <w:rPr>
          <w:rFonts w:ascii="Times New Roman" w:hAnsi="Times New Roman" w:cs="Times New Roman"/>
        </w:rPr>
        <w:t>-</w:t>
      </w:r>
      <w:r w:rsidRPr="006319B7">
        <w:rPr>
          <w:rFonts w:ascii="Times New Roman" w:hAnsi="Times New Roman" w:cs="Times New Roman"/>
        </w:rPr>
        <w:t>scale</w:t>
      </w:r>
      <w:r>
        <w:rPr>
          <w:rFonts w:ascii="Times New Roman" w:hAnsi="Times New Roman" w:cs="Times New Roman"/>
        </w:rPr>
        <w:t xml:space="preserve"> distribution of biodiversity across the world.</w:t>
      </w:r>
      <w:r w:rsidR="00957180">
        <w:rPr>
          <w:rFonts w:ascii="Times New Roman" w:hAnsi="Times New Roman" w:cs="Times New Roman"/>
          <w:b/>
          <w:iCs/>
          <w:sz w:val="28"/>
          <w:szCs w:val="28"/>
        </w:rPr>
        <w:br w:type="page"/>
      </w:r>
    </w:p>
    <w:p w14:paraId="6C45046D" w14:textId="0FAEF2C7" w:rsidR="00957180" w:rsidRPr="00FF6249" w:rsidRDefault="00957180" w:rsidP="00957180">
      <w:pPr>
        <w:ind w:firstLine="0"/>
        <w:rPr>
          <w:rFonts w:ascii="Times New Roman" w:hAnsi="Times New Roman" w:cs="Times New Roman"/>
          <w:b/>
          <w:iCs/>
          <w:sz w:val="28"/>
          <w:szCs w:val="28"/>
        </w:rPr>
      </w:pPr>
      <w:r w:rsidRPr="00FF6249">
        <w:rPr>
          <w:rFonts w:ascii="Times New Roman" w:hAnsi="Times New Roman" w:cs="Times New Roman"/>
          <w:b/>
          <w:iCs/>
          <w:sz w:val="28"/>
          <w:szCs w:val="28"/>
        </w:rPr>
        <w:lastRenderedPageBreak/>
        <w:t>ACKNOWLEDGEMENTS</w:t>
      </w:r>
    </w:p>
    <w:p w14:paraId="155F09CE" w14:textId="14CF54C7" w:rsidR="003A45F7" w:rsidRPr="00432CB1" w:rsidRDefault="00957180" w:rsidP="003A45F7">
      <w:pPr>
        <w:ind w:firstLine="0"/>
        <w:rPr>
          <w:rFonts w:ascii="Times New Roman" w:hAnsi="Times New Roman" w:cs="Times New Roman"/>
          <w:b/>
          <w:iCs/>
          <w:sz w:val="28"/>
          <w:szCs w:val="28"/>
        </w:rPr>
      </w:pPr>
      <w:r w:rsidRPr="00FF6249">
        <w:rPr>
          <w:rFonts w:ascii="Times New Roman" w:hAnsi="Times New Roman" w:cs="Times New Roman"/>
          <w:iCs/>
        </w:rPr>
        <w:t>Our research was supported by the European Research Council (grant ERC-2012-StG-310886-HISTFUNC to J.-C.S.), the Danish Council for Independent Research–Natural Sciences (grant 11-106163 to W.D.K.</w:t>
      </w:r>
      <w:r w:rsidR="00DE6538">
        <w:rPr>
          <w:rFonts w:ascii="Times New Roman" w:hAnsi="Times New Roman" w:cs="Times New Roman"/>
          <w:iCs/>
        </w:rPr>
        <w:t xml:space="preserve"> and  </w:t>
      </w:r>
      <w:r w:rsidR="00DE6538" w:rsidRPr="00DE6538">
        <w:rPr>
          <w:rFonts w:ascii="Times New Roman" w:hAnsi="Times New Roman" w:cs="Times New Roman"/>
          <w:iCs/>
        </w:rPr>
        <w:t>#4090-00227</w:t>
      </w:r>
      <w:r w:rsidR="00DE6538">
        <w:rPr>
          <w:rFonts w:ascii="Times New Roman" w:hAnsi="Times New Roman" w:cs="Times New Roman"/>
          <w:iCs/>
        </w:rPr>
        <w:t xml:space="preserve"> to S.F.</w:t>
      </w:r>
      <w:r w:rsidRPr="00FF6249">
        <w:rPr>
          <w:rFonts w:ascii="Times New Roman" w:hAnsi="Times New Roman" w:cs="Times New Roman"/>
          <w:iCs/>
        </w:rPr>
        <w:t>)</w:t>
      </w:r>
      <w:r>
        <w:rPr>
          <w:rFonts w:ascii="Times New Roman" w:hAnsi="Times New Roman" w:cs="Times New Roman"/>
          <w:iCs/>
        </w:rPr>
        <w:t xml:space="preserve">, the </w:t>
      </w:r>
      <w:r w:rsidR="00FC03F4" w:rsidRPr="00FC03F4">
        <w:rPr>
          <w:rFonts w:ascii="Times New Roman" w:hAnsi="Times New Roman" w:cs="Times New Roman"/>
          <w:iCs/>
        </w:rPr>
        <w:t xml:space="preserve">Netherlands </w:t>
      </w:r>
      <w:proofErr w:type="spellStart"/>
      <w:r w:rsidR="00FC03F4" w:rsidRPr="00FC03F4">
        <w:rPr>
          <w:rFonts w:ascii="Times New Roman" w:hAnsi="Times New Roman" w:cs="Times New Roman"/>
          <w:iCs/>
        </w:rPr>
        <w:t>Organisation</w:t>
      </w:r>
      <w:proofErr w:type="spellEnd"/>
      <w:r w:rsidR="00FC03F4" w:rsidRPr="00FC03F4">
        <w:rPr>
          <w:rFonts w:ascii="Times New Roman" w:hAnsi="Times New Roman" w:cs="Times New Roman"/>
          <w:iCs/>
        </w:rPr>
        <w:t xml:space="preserve"> for Scientific Research</w:t>
      </w:r>
      <w:r w:rsidRPr="00D84656">
        <w:rPr>
          <w:rFonts w:ascii="Times New Roman" w:hAnsi="Times New Roman" w:cs="Times New Roman"/>
          <w:iCs/>
        </w:rPr>
        <w:t xml:space="preserve"> (</w:t>
      </w:r>
      <w:r w:rsidRPr="00FF6249">
        <w:rPr>
          <w:rFonts w:ascii="Times New Roman" w:hAnsi="Times New Roman" w:cs="Times New Roman"/>
          <w:iCs/>
        </w:rPr>
        <w:t xml:space="preserve">grant </w:t>
      </w:r>
      <w:r w:rsidRPr="00D84656">
        <w:rPr>
          <w:rFonts w:ascii="Times New Roman" w:hAnsi="Times New Roman" w:cs="Times New Roman"/>
          <w:iCs/>
        </w:rPr>
        <w:t>824.15.007</w:t>
      </w:r>
      <w:r w:rsidRPr="00FF6249">
        <w:rPr>
          <w:rFonts w:ascii="Times New Roman" w:hAnsi="Times New Roman" w:cs="Times New Roman"/>
          <w:iCs/>
        </w:rPr>
        <w:t xml:space="preserve"> to W.D.K.)</w:t>
      </w:r>
      <w:r>
        <w:rPr>
          <w:rFonts w:ascii="Times New Roman" w:hAnsi="Times New Roman" w:cs="Times New Roman"/>
          <w:iCs/>
        </w:rPr>
        <w:t xml:space="preserve">, </w:t>
      </w:r>
      <w:r w:rsidRPr="00FF6249">
        <w:rPr>
          <w:rFonts w:ascii="Times New Roman" w:hAnsi="Times New Roman" w:cs="Times New Roman"/>
          <w:iCs/>
        </w:rPr>
        <w:t xml:space="preserve">and the University of Amsterdam (starting grant to W.D.K.). We further acknowledge the international modelling groups for providing the LGM data for analysis and the </w:t>
      </w:r>
      <w:proofErr w:type="spellStart"/>
      <w:r w:rsidRPr="00FF6249">
        <w:rPr>
          <w:rFonts w:ascii="Times New Roman" w:hAnsi="Times New Roman" w:cs="Times New Roman"/>
          <w:iCs/>
        </w:rPr>
        <w:t>Laboratoire</w:t>
      </w:r>
      <w:proofErr w:type="spellEnd"/>
      <w:r w:rsidRPr="00FF6249">
        <w:rPr>
          <w:rFonts w:ascii="Times New Roman" w:hAnsi="Times New Roman" w:cs="Times New Roman"/>
          <w:iCs/>
        </w:rPr>
        <w:t xml:space="preserve"> des Sciences du </w:t>
      </w:r>
      <w:proofErr w:type="spellStart"/>
      <w:r w:rsidRPr="00FF6249">
        <w:rPr>
          <w:rFonts w:ascii="Times New Roman" w:hAnsi="Times New Roman" w:cs="Times New Roman"/>
          <w:iCs/>
        </w:rPr>
        <w:t>Climat</w:t>
      </w:r>
      <w:proofErr w:type="spellEnd"/>
      <w:r w:rsidRPr="00FF6249">
        <w:rPr>
          <w:rFonts w:ascii="Times New Roman" w:hAnsi="Times New Roman" w:cs="Times New Roman"/>
          <w:iCs/>
        </w:rPr>
        <w:t xml:space="preserve"> et de </w:t>
      </w:r>
      <w:proofErr w:type="spellStart"/>
      <w:r w:rsidRPr="00FF6249">
        <w:rPr>
          <w:rFonts w:ascii="Times New Roman" w:hAnsi="Times New Roman" w:cs="Times New Roman"/>
          <w:iCs/>
        </w:rPr>
        <w:t>l’Environnement</w:t>
      </w:r>
      <w:proofErr w:type="spellEnd"/>
      <w:r w:rsidRPr="00FF6249">
        <w:rPr>
          <w:rFonts w:ascii="Times New Roman" w:hAnsi="Times New Roman" w:cs="Times New Roman"/>
          <w:iCs/>
        </w:rPr>
        <w:t xml:space="preserve"> (LSCE) for collecting and archiving them. The PMIP2/MOTIF </w:t>
      </w:r>
      <w:proofErr w:type="spellStart"/>
      <w:r w:rsidRPr="00FF6249">
        <w:rPr>
          <w:rFonts w:ascii="Times New Roman" w:hAnsi="Times New Roman" w:cs="Times New Roman"/>
          <w:iCs/>
        </w:rPr>
        <w:t>DataArchive</w:t>
      </w:r>
      <w:proofErr w:type="spellEnd"/>
      <w:r w:rsidRPr="00FF6249">
        <w:rPr>
          <w:rFonts w:ascii="Times New Roman" w:hAnsi="Times New Roman" w:cs="Times New Roman"/>
          <w:iCs/>
        </w:rPr>
        <w:t xml:space="preserve"> is supported by CEA, CNRS, the EU Project MOTIF (EVK2-CT-2002-00153) and the </w:t>
      </w:r>
      <w:proofErr w:type="spellStart"/>
      <w:r w:rsidRPr="00FF6249">
        <w:rPr>
          <w:rFonts w:ascii="Times New Roman" w:hAnsi="Times New Roman" w:cs="Times New Roman"/>
          <w:iCs/>
        </w:rPr>
        <w:t>Programme</w:t>
      </w:r>
      <w:proofErr w:type="spellEnd"/>
      <w:r w:rsidRPr="00FF6249">
        <w:rPr>
          <w:rFonts w:ascii="Times New Roman" w:hAnsi="Times New Roman" w:cs="Times New Roman"/>
          <w:iCs/>
        </w:rPr>
        <w:t xml:space="preserve"> National </w:t>
      </w:r>
      <w:proofErr w:type="spellStart"/>
      <w:r w:rsidRPr="00FF6249">
        <w:rPr>
          <w:rFonts w:ascii="Times New Roman" w:hAnsi="Times New Roman" w:cs="Times New Roman"/>
          <w:iCs/>
        </w:rPr>
        <w:t>d’Etude</w:t>
      </w:r>
      <w:proofErr w:type="spellEnd"/>
      <w:r w:rsidRPr="00FF6249">
        <w:rPr>
          <w:rFonts w:ascii="Times New Roman" w:hAnsi="Times New Roman" w:cs="Times New Roman"/>
          <w:iCs/>
        </w:rPr>
        <w:t xml:space="preserve"> de la </w:t>
      </w:r>
      <w:proofErr w:type="spellStart"/>
      <w:r w:rsidRPr="00FF6249">
        <w:rPr>
          <w:rFonts w:ascii="Times New Roman" w:hAnsi="Times New Roman" w:cs="Times New Roman"/>
          <w:iCs/>
        </w:rPr>
        <w:t>Dynamique</w:t>
      </w:r>
      <w:proofErr w:type="spellEnd"/>
      <w:r w:rsidRPr="00FF6249">
        <w:rPr>
          <w:rFonts w:ascii="Times New Roman" w:hAnsi="Times New Roman" w:cs="Times New Roman"/>
          <w:iCs/>
        </w:rPr>
        <w:t xml:space="preserve"> du </w:t>
      </w:r>
      <w:proofErr w:type="spellStart"/>
      <w:r w:rsidRPr="00FF6249">
        <w:rPr>
          <w:rFonts w:ascii="Times New Roman" w:hAnsi="Times New Roman" w:cs="Times New Roman"/>
          <w:iCs/>
        </w:rPr>
        <w:t>Climat</w:t>
      </w:r>
      <w:proofErr w:type="spellEnd"/>
      <w:r w:rsidRPr="00FF6249">
        <w:rPr>
          <w:rFonts w:ascii="Times New Roman" w:hAnsi="Times New Roman" w:cs="Times New Roman"/>
          <w:iCs/>
        </w:rPr>
        <w:t xml:space="preserve"> (PNEDC). We also thank Aarhus University, the Department of Bioscience and several people for feedback and support to this study, notably Peder K. Bøcher, Alejandro Ordonez and Henrik Balslev.</w:t>
      </w:r>
      <w:r w:rsidR="003A45F7">
        <w:rPr>
          <w:rFonts w:ascii="Times New Roman" w:hAnsi="Times New Roman" w:cs="Times New Roman"/>
          <w:b/>
          <w:iCs/>
          <w:color w:val="FF0000"/>
          <w:sz w:val="28"/>
          <w:szCs w:val="28"/>
        </w:rPr>
        <w:br w:type="page"/>
      </w:r>
    </w:p>
    <w:p w14:paraId="21780906" w14:textId="0F2AD76B" w:rsidR="00B6227F" w:rsidRPr="00E469DB" w:rsidRDefault="00744DF3" w:rsidP="00316BDC">
      <w:pPr>
        <w:ind w:firstLine="0"/>
        <w:rPr>
          <w:rFonts w:ascii="Times New Roman" w:hAnsi="Times New Roman" w:cs="Times New Roman"/>
          <w:b/>
          <w:iCs/>
          <w:sz w:val="28"/>
          <w:szCs w:val="28"/>
        </w:rPr>
      </w:pPr>
      <w:r>
        <w:rPr>
          <w:rFonts w:ascii="Times New Roman" w:hAnsi="Times New Roman" w:cs="Times New Roman"/>
          <w:b/>
          <w:iCs/>
          <w:sz w:val="28"/>
          <w:szCs w:val="28"/>
        </w:rPr>
        <w:lastRenderedPageBreak/>
        <w:t>Supplementary M</w:t>
      </w:r>
      <w:r w:rsidR="00B6227F" w:rsidRPr="00E469DB">
        <w:rPr>
          <w:rFonts w:ascii="Times New Roman" w:hAnsi="Times New Roman" w:cs="Times New Roman"/>
          <w:b/>
          <w:iCs/>
          <w:sz w:val="28"/>
          <w:szCs w:val="28"/>
        </w:rPr>
        <w:t>aterial</w:t>
      </w:r>
    </w:p>
    <w:p w14:paraId="4E22E424" w14:textId="77777777" w:rsidR="00E469DB" w:rsidRDefault="00E469DB" w:rsidP="00E469DB">
      <w:pPr>
        <w:ind w:firstLine="0"/>
        <w:rPr>
          <w:rFonts w:ascii="Times New Roman" w:hAnsi="Times New Roman" w:cs="Times New Roman"/>
          <w:iCs/>
        </w:rPr>
      </w:pPr>
    </w:p>
    <w:p w14:paraId="742473B2" w14:textId="7541EE46" w:rsidR="00E469DB" w:rsidRDefault="00E469DB" w:rsidP="00E469DB">
      <w:pPr>
        <w:ind w:firstLine="0"/>
        <w:rPr>
          <w:rStyle w:val="st"/>
          <w:rFonts w:ascii="Times New Roman" w:hAnsi="Times New Roman" w:cs="Times New Roman"/>
        </w:rPr>
      </w:pPr>
      <w:r>
        <w:rPr>
          <w:rFonts w:ascii="Times New Roman" w:hAnsi="Times New Roman" w:cs="Times New Roman"/>
          <w:iCs/>
        </w:rPr>
        <w:t xml:space="preserve">Appendix </w:t>
      </w:r>
      <w:r w:rsidR="003D1CA4">
        <w:rPr>
          <w:rFonts w:ascii="Times New Roman" w:hAnsi="Times New Roman" w:cs="Times New Roman"/>
          <w:iCs/>
        </w:rPr>
        <w:t>S</w:t>
      </w:r>
      <w:r>
        <w:rPr>
          <w:rFonts w:ascii="Times New Roman" w:hAnsi="Times New Roman" w:cs="Times New Roman"/>
          <w:iCs/>
        </w:rPr>
        <w:t>1</w:t>
      </w:r>
      <w:r w:rsidR="00744DF3">
        <w:rPr>
          <w:rFonts w:ascii="Times New Roman" w:hAnsi="Times New Roman" w:cs="Times New Roman"/>
          <w:iCs/>
        </w:rPr>
        <w:t>.</w:t>
      </w:r>
      <w:r w:rsidR="00CA5E70">
        <w:rPr>
          <w:rStyle w:val="st"/>
        </w:rPr>
        <w:t xml:space="preserve"> </w:t>
      </w:r>
      <w:r w:rsidR="00CA5E70" w:rsidRPr="00CA5E70">
        <w:rPr>
          <w:rStyle w:val="st"/>
          <w:rFonts w:ascii="Times New Roman" w:hAnsi="Times New Roman" w:cs="Times New Roman"/>
        </w:rPr>
        <w:t>Data sources</w:t>
      </w:r>
    </w:p>
    <w:p w14:paraId="5B6E87B8" w14:textId="4082EF11" w:rsidR="00E469DB" w:rsidRPr="00E469DB" w:rsidRDefault="00E469DB" w:rsidP="00E469DB">
      <w:pPr>
        <w:ind w:firstLine="0"/>
        <w:rPr>
          <w:rFonts w:ascii="Times New Roman" w:hAnsi="Times New Roman" w:cs="Times New Roman"/>
          <w:iCs/>
        </w:rPr>
      </w:pPr>
      <w:r>
        <w:rPr>
          <w:rFonts w:ascii="Times New Roman" w:hAnsi="Times New Roman" w:cs="Times New Roman"/>
          <w:iCs/>
        </w:rPr>
        <w:t>Tab.</w:t>
      </w:r>
      <w:r w:rsidR="00BE67BB">
        <w:rPr>
          <w:rFonts w:ascii="Times New Roman" w:hAnsi="Times New Roman" w:cs="Times New Roman"/>
          <w:iCs/>
        </w:rPr>
        <w:t xml:space="preserve"> S1.</w:t>
      </w:r>
      <w:r>
        <w:rPr>
          <w:rFonts w:ascii="Times New Roman" w:hAnsi="Times New Roman" w:cs="Times New Roman"/>
          <w:iCs/>
        </w:rPr>
        <w:t xml:space="preserve"> References of palm fruit size data</w:t>
      </w:r>
    </w:p>
    <w:p w14:paraId="62A478A5" w14:textId="5BBC4792" w:rsidR="00E469DB" w:rsidRDefault="00BE67BB" w:rsidP="00613FB7">
      <w:pPr>
        <w:ind w:firstLine="0"/>
        <w:rPr>
          <w:rFonts w:ascii="Times New Roman" w:hAnsi="Times New Roman" w:cs="Times New Roman"/>
          <w:iCs/>
        </w:rPr>
      </w:pPr>
      <w:r>
        <w:rPr>
          <w:rFonts w:ascii="Times New Roman" w:hAnsi="Times New Roman" w:cs="Times New Roman"/>
          <w:iCs/>
        </w:rPr>
        <w:t>Tab. S2.</w:t>
      </w:r>
      <w:r w:rsidR="00E469DB" w:rsidRPr="00E469DB">
        <w:rPr>
          <w:rFonts w:ascii="Times New Roman" w:hAnsi="Times New Roman" w:cs="Times New Roman"/>
          <w:iCs/>
        </w:rPr>
        <w:t xml:space="preserve"> </w:t>
      </w:r>
      <w:r w:rsidR="00E469DB">
        <w:rPr>
          <w:rFonts w:ascii="Times New Roman" w:hAnsi="Times New Roman" w:cs="Times New Roman"/>
          <w:iCs/>
        </w:rPr>
        <w:t>Palm fruit size information on genus-level</w:t>
      </w:r>
    </w:p>
    <w:p w14:paraId="13A682C2" w14:textId="517E3A60" w:rsidR="00E469DB" w:rsidRDefault="00BE67BB" w:rsidP="00613FB7">
      <w:pPr>
        <w:ind w:firstLine="0"/>
        <w:rPr>
          <w:rFonts w:ascii="Times New Roman" w:hAnsi="Times New Roman" w:cs="Times New Roman"/>
          <w:iCs/>
        </w:rPr>
      </w:pPr>
      <w:r>
        <w:rPr>
          <w:rFonts w:ascii="Times New Roman" w:hAnsi="Times New Roman" w:cs="Times New Roman"/>
          <w:iCs/>
        </w:rPr>
        <w:t>Tab. S3.</w:t>
      </w:r>
      <w:r w:rsidR="00E469DB">
        <w:rPr>
          <w:rFonts w:ascii="Times New Roman" w:hAnsi="Times New Roman" w:cs="Times New Roman"/>
          <w:iCs/>
        </w:rPr>
        <w:t xml:space="preserve"> </w:t>
      </w:r>
      <w:r w:rsidR="00AA1452">
        <w:rPr>
          <w:rFonts w:ascii="Times New Roman" w:hAnsi="Times New Roman" w:cs="Times New Roman"/>
          <w:iCs/>
        </w:rPr>
        <w:t>Li</w:t>
      </w:r>
      <w:r w:rsidR="00E17BCE">
        <w:rPr>
          <w:rFonts w:ascii="Times New Roman" w:hAnsi="Times New Roman" w:cs="Times New Roman"/>
          <w:iCs/>
        </w:rPr>
        <w:t xml:space="preserve">st of largest mammals per biogeographical </w:t>
      </w:r>
      <w:r w:rsidR="00A462AF">
        <w:rPr>
          <w:rFonts w:ascii="Times New Roman" w:hAnsi="Times New Roman" w:cs="Times New Roman"/>
          <w:iCs/>
        </w:rPr>
        <w:t>realm</w:t>
      </w:r>
    </w:p>
    <w:p w14:paraId="35412E2D" w14:textId="77777777" w:rsidR="00EF7012" w:rsidRDefault="00EF7012" w:rsidP="00613FB7">
      <w:pPr>
        <w:ind w:firstLine="0"/>
        <w:rPr>
          <w:rFonts w:ascii="Times New Roman" w:hAnsi="Times New Roman" w:cs="Times New Roman"/>
          <w:iCs/>
        </w:rPr>
      </w:pPr>
    </w:p>
    <w:p w14:paraId="41EA2E3B" w14:textId="6DB80F48" w:rsidR="00694A6F" w:rsidRDefault="00694A6F" w:rsidP="00613FB7">
      <w:pPr>
        <w:ind w:firstLine="0"/>
        <w:rPr>
          <w:rFonts w:ascii="Times New Roman" w:hAnsi="Times New Roman" w:cs="Times New Roman"/>
          <w:iCs/>
        </w:rPr>
      </w:pPr>
      <w:r>
        <w:rPr>
          <w:rFonts w:ascii="Times New Roman" w:hAnsi="Times New Roman" w:cs="Times New Roman"/>
          <w:iCs/>
        </w:rPr>
        <w:t>Appendix S2.</w:t>
      </w:r>
      <w:r>
        <w:rPr>
          <w:rStyle w:val="st"/>
          <w:rFonts w:ascii="Times New Roman" w:hAnsi="Times New Roman" w:cs="Times New Roman"/>
        </w:rPr>
        <w:t xml:space="preserve"> Supplementary methods</w:t>
      </w:r>
    </w:p>
    <w:p w14:paraId="2786B747" w14:textId="7BAB0264" w:rsidR="00E469DB" w:rsidRDefault="00E469DB" w:rsidP="00613FB7">
      <w:pPr>
        <w:ind w:firstLine="0"/>
        <w:rPr>
          <w:rFonts w:ascii="Times New Roman" w:hAnsi="Times New Roman" w:cs="Times New Roman"/>
          <w:iCs/>
        </w:rPr>
      </w:pPr>
      <w:r>
        <w:rPr>
          <w:rFonts w:ascii="Times New Roman" w:hAnsi="Times New Roman" w:cs="Times New Roman"/>
          <w:iCs/>
        </w:rPr>
        <w:t xml:space="preserve">Fig. </w:t>
      </w:r>
      <w:r w:rsidR="00BE67BB">
        <w:rPr>
          <w:rFonts w:ascii="Times New Roman" w:hAnsi="Times New Roman" w:cs="Times New Roman"/>
          <w:iCs/>
        </w:rPr>
        <w:t>S1.</w:t>
      </w:r>
      <w:r>
        <w:rPr>
          <w:rFonts w:ascii="Times New Roman" w:hAnsi="Times New Roman" w:cs="Times New Roman"/>
          <w:iCs/>
        </w:rPr>
        <w:t xml:space="preserve"> Map</w:t>
      </w:r>
      <w:r w:rsidR="00E17BCE">
        <w:rPr>
          <w:rFonts w:ascii="Times New Roman" w:hAnsi="Times New Roman" w:cs="Times New Roman"/>
          <w:iCs/>
        </w:rPr>
        <w:t xml:space="preserve"> of major biogeographical </w:t>
      </w:r>
      <w:r w:rsidR="00A462AF">
        <w:rPr>
          <w:rFonts w:ascii="Times New Roman" w:hAnsi="Times New Roman" w:cs="Times New Roman"/>
          <w:iCs/>
        </w:rPr>
        <w:t>realms</w:t>
      </w:r>
    </w:p>
    <w:p w14:paraId="6BEE5BCC" w14:textId="07D1D8E7" w:rsidR="00E469DB" w:rsidRDefault="00BE67BB" w:rsidP="00613FB7">
      <w:pPr>
        <w:ind w:firstLine="0"/>
        <w:rPr>
          <w:rFonts w:ascii="Times New Roman" w:hAnsi="Times New Roman" w:cs="Times New Roman"/>
          <w:iCs/>
        </w:rPr>
      </w:pPr>
      <w:r>
        <w:rPr>
          <w:rFonts w:ascii="Times New Roman" w:hAnsi="Times New Roman" w:cs="Times New Roman"/>
          <w:iCs/>
        </w:rPr>
        <w:t>Fig. S2.</w:t>
      </w:r>
      <w:r w:rsidR="00AA1452">
        <w:rPr>
          <w:rFonts w:ascii="Times New Roman" w:hAnsi="Times New Roman" w:cs="Times New Roman"/>
          <w:iCs/>
        </w:rPr>
        <w:t xml:space="preserve"> SEM and partial residual plots for the Old World</w:t>
      </w:r>
    </w:p>
    <w:p w14:paraId="0720D8E4" w14:textId="4C7BC5D1" w:rsidR="00E469DB" w:rsidRDefault="00E469DB" w:rsidP="00613FB7">
      <w:pPr>
        <w:ind w:firstLine="0"/>
        <w:rPr>
          <w:rFonts w:ascii="Times New Roman" w:hAnsi="Times New Roman" w:cs="Times New Roman"/>
          <w:iCs/>
        </w:rPr>
      </w:pPr>
      <w:r>
        <w:rPr>
          <w:rFonts w:ascii="Times New Roman" w:hAnsi="Times New Roman" w:cs="Times New Roman"/>
          <w:iCs/>
        </w:rPr>
        <w:t xml:space="preserve">Fig. </w:t>
      </w:r>
      <w:r w:rsidR="00BE67BB">
        <w:rPr>
          <w:rFonts w:ascii="Times New Roman" w:hAnsi="Times New Roman" w:cs="Times New Roman"/>
          <w:iCs/>
        </w:rPr>
        <w:t>S3.</w:t>
      </w:r>
      <w:r w:rsidR="00AA1452">
        <w:rPr>
          <w:rFonts w:ascii="Times New Roman" w:hAnsi="Times New Roman" w:cs="Times New Roman"/>
          <w:iCs/>
        </w:rPr>
        <w:t xml:space="preserve"> </w:t>
      </w:r>
      <w:r w:rsidR="00CA5E70">
        <w:rPr>
          <w:rFonts w:ascii="Times New Roman" w:hAnsi="Times New Roman" w:cs="Times New Roman"/>
          <w:iCs/>
        </w:rPr>
        <w:t>Palm fruit size-mammal body size relation for partial frugivores, specialists and opportunists</w:t>
      </w:r>
    </w:p>
    <w:p w14:paraId="683DC2D3" w14:textId="33613D8D" w:rsidR="00613FB7" w:rsidRPr="00E469DB" w:rsidRDefault="00BE67BB" w:rsidP="00613FB7">
      <w:pPr>
        <w:ind w:firstLine="0"/>
        <w:rPr>
          <w:rFonts w:ascii="Times New Roman" w:hAnsi="Times New Roman" w:cs="Times New Roman"/>
          <w:iCs/>
          <w:color w:val="FF0000"/>
        </w:rPr>
      </w:pPr>
      <w:r>
        <w:rPr>
          <w:rFonts w:ascii="Times New Roman" w:hAnsi="Times New Roman" w:cs="Times New Roman"/>
          <w:iCs/>
        </w:rPr>
        <w:t>Fig S4.</w:t>
      </w:r>
      <w:r w:rsidR="00E469DB">
        <w:rPr>
          <w:rFonts w:ascii="Times New Roman" w:hAnsi="Times New Roman" w:cs="Times New Roman"/>
          <w:iCs/>
        </w:rPr>
        <w:t xml:space="preserve"> </w:t>
      </w:r>
      <w:r w:rsidR="00CA5E70">
        <w:rPr>
          <w:rFonts w:ascii="Times New Roman" w:hAnsi="Times New Roman" w:cs="Times New Roman"/>
          <w:iCs/>
        </w:rPr>
        <w:t xml:space="preserve">Correlograms </w:t>
      </w:r>
      <w:r w:rsidR="009D4157">
        <w:rPr>
          <w:rFonts w:ascii="Times New Roman" w:hAnsi="Times New Roman" w:cs="Times New Roman"/>
          <w:iCs/>
        </w:rPr>
        <w:t>illustrating spatial autocorrelation and Moran’s I values</w:t>
      </w:r>
      <w:r w:rsidR="00CA5E70">
        <w:rPr>
          <w:rFonts w:ascii="Times New Roman" w:hAnsi="Times New Roman" w:cs="Times New Roman"/>
          <w:iCs/>
        </w:rPr>
        <w:t xml:space="preserve"> of raw data, OLS and SAR models</w:t>
      </w:r>
      <w:r w:rsidR="00613FB7" w:rsidRPr="00E469DB">
        <w:rPr>
          <w:rFonts w:ascii="Times New Roman" w:hAnsi="Times New Roman" w:cs="Times New Roman"/>
          <w:iCs/>
        </w:rPr>
        <w:br w:type="page"/>
      </w:r>
    </w:p>
    <w:p w14:paraId="0B9D0DB4" w14:textId="3521AEDA" w:rsidR="00316BDC" w:rsidRPr="005E07E8" w:rsidRDefault="00316BDC" w:rsidP="00316BDC">
      <w:pPr>
        <w:ind w:firstLine="0"/>
        <w:rPr>
          <w:rFonts w:ascii="Times New Roman" w:hAnsi="Times New Roman" w:cs="Times New Roman"/>
          <w:b/>
          <w:iCs/>
          <w:color w:val="FF0000"/>
        </w:rPr>
      </w:pPr>
      <w:r>
        <w:rPr>
          <w:rFonts w:ascii="Times New Roman" w:hAnsi="Times New Roman" w:cs="Times New Roman"/>
          <w:b/>
          <w:iCs/>
          <w:sz w:val="28"/>
          <w:szCs w:val="28"/>
        </w:rPr>
        <w:lastRenderedPageBreak/>
        <w:t>BIOSKETCH</w:t>
      </w:r>
    </w:p>
    <w:p w14:paraId="411EBD1E" w14:textId="2668D7BA" w:rsidR="00D10B17" w:rsidRPr="00AE0B12" w:rsidRDefault="00316BDC" w:rsidP="00316BDC">
      <w:pPr>
        <w:ind w:firstLine="0"/>
        <w:rPr>
          <w:rFonts w:ascii="Times New Roman" w:hAnsi="Times New Roman" w:cs="Times New Roman"/>
          <w:b/>
          <w:iCs/>
          <w:sz w:val="28"/>
          <w:szCs w:val="28"/>
        </w:rPr>
      </w:pPr>
      <w:r>
        <w:rPr>
          <w:rFonts w:ascii="Times New Roman" w:hAnsi="Times New Roman" w:cs="Times New Roman"/>
        </w:rPr>
        <w:t>B</w:t>
      </w:r>
      <w:r w:rsidR="00AE0B12">
        <w:rPr>
          <w:rFonts w:ascii="Times New Roman" w:hAnsi="Times New Roman" w:cs="Times New Roman"/>
        </w:rPr>
        <w:t xml:space="preserve">astian Göldel is interested in the geography and ecology of functional traits in palms, a keystone plant lineage within tropical and subtropical ecosystems. He </w:t>
      </w:r>
      <w:r w:rsidR="00D917F9">
        <w:rPr>
          <w:rFonts w:ascii="Times New Roman" w:hAnsi="Times New Roman" w:cs="Times New Roman"/>
        </w:rPr>
        <w:t xml:space="preserve">aims </w:t>
      </w:r>
      <w:r w:rsidR="00AE0B12">
        <w:rPr>
          <w:rFonts w:ascii="Times New Roman" w:hAnsi="Times New Roman" w:cs="Times New Roman"/>
        </w:rPr>
        <w:t xml:space="preserve">to </w:t>
      </w:r>
      <w:r w:rsidR="00AE0B12" w:rsidRPr="006B16D0">
        <w:rPr>
          <w:rFonts w:ascii="Times New Roman" w:hAnsi="Times New Roman" w:cs="Times New Roman"/>
        </w:rPr>
        <w:t>understand how ecological</w:t>
      </w:r>
      <w:r w:rsidR="00AE0B12">
        <w:rPr>
          <w:rFonts w:ascii="Times New Roman" w:hAnsi="Times New Roman" w:cs="Times New Roman"/>
        </w:rPr>
        <w:t xml:space="preserve"> </w:t>
      </w:r>
      <w:r w:rsidR="00AE0B12" w:rsidRPr="006B16D0">
        <w:rPr>
          <w:rFonts w:ascii="Times New Roman" w:hAnsi="Times New Roman" w:cs="Times New Roman"/>
        </w:rPr>
        <w:t>traits and ecosystem functioning vary across</w:t>
      </w:r>
      <w:r w:rsidR="00AE0B12">
        <w:rPr>
          <w:rFonts w:ascii="Times New Roman" w:hAnsi="Times New Roman" w:cs="Times New Roman"/>
        </w:rPr>
        <w:t xml:space="preserve"> small and </w:t>
      </w:r>
      <w:r w:rsidR="00AE0B12" w:rsidRPr="006B16D0">
        <w:rPr>
          <w:rFonts w:ascii="Times New Roman" w:hAnsi="Times New Roman" w:cs="Times New Roman"/>
        </w:rPr>
        <w:t>large spatial extents, and how this relates to biotic</w:t>
      </w:r>
      <w:r w:rsidR="00AE0B12">
        <w:rPr>
          <w:rFonts w:ascii="Times New Roman" w:hAnsi="Times New Roman" w:cs="Times New Roman"/>
        </w:rPr>
        <w:t xml:space="preserve"> </w:t>
      </w:r>
      <w:r w:rsidR="00AE0B12" w:rsidRPr="006B16D0">
        <w:rPr>
          <w:rFonts w:ascii="Times New Roman" w:hAnsi="Times New Roman" w:cs="Times New Roman"/>
        </w:rPr>
        <w:t xml:space="preserve">and abiotic </w:t>
      </w:r>
      <w:r w:rsidR="00AE0B12">
        <w:rPr>
          <w:rFonts w:ascii="Times New Roman" w:hAnsi="Times New Roman" w:cs="Times New Roman"/>
        </w:rPr>
        <w:t xml:space="preserve">environmental </w:t>
      </w:r>
      <w:r w:rsidR="00082CF8">
        <w:rPr>
          <w:rFonts w:ascii="Times New Roman" w:hAnsi="Times New Roman" w:cs="Times New Roman"/>
        </w:rPr>
        <w:t>factors</w:t>
      </w:r>
      <w:r w:rsidR="00AE0B12">
        <w:rPr>
          <w:rFonts w:ascii="Times New Roman" w:hAnsi="Times New Roman" w:cs="Times New Roman"/>
        </w:rPr>
        <w:t xml:space="preserve">. The team of co-authors </w:t>
      </w:r>
      <w:r w:rsidR="005E07E8">
        <w:rPr>
          <w:rFonts w:ascii="Times New Roman" w:hAnsi="Times New Roman" w:cs="Times New Roman"/>
        </w:rPr>
        <w:t>is</w:t>
      </w:r>
      <w:r w:rsidR="005C54D8">
        <w:rPr>
          <w:rFonts w:ascii="Times New Roman" w:hAnsi="Times New Roman" w:cs="Times New Roman"/>
        </w:rPr>
        <w:t xml:space="preserve"> broadly</w:t>
      </w:r>
      <w:r w:rsidR="00AE0B12">
        <w:rPr>
          <w:rFonts w:ascii="Times New Roman" w:hAnsi="Times New Roman" w:cs="Times New Roman"/>
        </w:rPr>
        <w:t xml:space="preserve"> interested in</w:t>
      </w:r>
      <w:r w:rsidR="005C54D8">
        <w:rPr>
          <w:rFonts w:ascii="Times New Roman" w:hAnsi="Times New Roman" w:cs="Times New Roman"/>
        </w:rPr>
        <w:t xml:space="preserve"> macroecology and biogeography, sharing an interest in the role of biotic interactions </w:t>
      </w:r>
      <w:r w:rsidR="00082CF8">
        <w:rPr>
          <w:rFonts w:ascii="Times New Roman" w:hAnsi="Times New Roman" w:cs="Times New Roman"/>
        </w:rPr>
        <w:t xml:space="preserve">and historical factors that </w:t>
      </w:r>
      <w:r w:rsidR="005C54D8">
        <w:rPr>
          <w:rFonts w:ascii="Times New Roman" w:hAnsi="Times New Roman" w:cs="Times New Roman"/>
        </w:rPr>
        <w:t>shap</w:t>
      </w:r>
      <w:r w:rsidR="00082CF8">
        <w:rPr>
          <w:rFonts w:ascii="Times New Roman" w:hAnsi="Times New Roman" w:cs="Times New Roman"/>
        </w:rPr>
        <w:t>e</w:t>
      </w:r>
      <w:r w:rsidR="005C54D8">
        <w:rPr>
          <w:rFonts w:ascii="Times New Roman" w:hAnsi="Times New Roman" w:cs="Times New Roman"/>
        </w:rPr>
        <w:t xml:space="preserve"> </w:t>
      </w:r>
      <w:r w:rsidR="00283A7E">
        <w:rPr>
          <w:rFonts w:ascii="Times New Roman" w:hAnsi="Times New Roman" w:cs="Times New Roman"/>
        </w:rPr>
        <w:t xml:space="preserve">broad-scale </w:t>
      </w:r>
      <w:r w:rsidR="005C54D8">
        <w:rPr>
          <w:rFonts w:ascii="Times New Roman" w:hAnsi="Times New Roman" w:cs="Times New Roman"/>
        </w:rPr>
        <w:t xml:space="preserve">ecological </w:t>
      </w:r>
      <w:r w:rsidR="00283A7E">
        <w:rPr>
          <w:rFonts w:ascii="Times New Roman" w:hAnsi="Times New Roman" w:cs="Times New Roman"/>
        </w:rPr>
        <w:t>patterns and dynamics</w:t>
      </w:r>
      <w:r w:rsidR="0087272E">
        <w:rPr>
          <w:rFonts w:ascii="Times New Roman" w:hAnsi="Times New Roman" w:cs="Times New Roman"/>
        </w:rPr>
        <w:t>.</w:t>
      </w:r>
      <w:r w:rsidR="00D10B17">
        <w:rPr>
          <w:rFonts w:ascii="Times New Roman" w:hAnsi="Times New Roman" w:cs="Times New Roman"/>
          <w:b/>
          <w:iCs/>
          <w:sz w:val="28"/>
          <w:szCs w:val="28"/>
        </w:rPr>
        <w:br w:type="page"/>
      </w:r>
    </w:p>
    <w:p w14:paraId="7DDAD606" w14:textId="6E68AF6C" w:rsidR="000004FA" w:rsidRPr="005C2E42" w:rsidRDefault="00F54914" w:rsidP="00374808">
      <w:pPr>
        <w:ind w:firstLine="0"/>
        <w:rPr>
          <w:rFonts w:ascii="Times New Roman" w:hAnsi="Times New Roman" w:cs="Times New Roman"/>
          <w:b/>
          <w:iCs/>
          <w:color w:val="FF0000"/>
        </w:rPr>
      </w:pPr>
      <w:r w:rsidRPr="005C2E42">
        <w:rPr>
          <w:rFonts w:ascii="Times New Roman" w:hAnsi="Times New Roman" w:cs="Times New Roman"/>
          <w:b/>
          <w:iCs/>
          <w:sz w:val="28"/>
          <w:szCs w:val="28"/>
        </w:rPr>
        <w:lastRenderedPageBreak/>
        <w:t>REFERENCES</w:t>
      </w:r>
    </w:p>
    <w:p w14:paraId="3F1F5124" w14:textId="77777777" w:rsidR="00F87701" w:rsidRPr="00F87701" w:rsidRDefault="000004FA" w:rsidP="00F87701">
      <w:pPr>
        <w:pStyle w:val="EndNoteBibliography"/>
        <w:spacing w:after="0"/>
        <w:ind w:left="720" w:hanging="720"/>
        <w:rPr>
          <w:rFonts w:ascii="Times New Roman" w:hAnsi="Times New Roman" w:cs="Times New Roman"/>
        </w:rPr>
      </w:pPr>
      <w:r w:rsidRPr="00F87701">
        <w:rPr>
          <w:rFonts w:ascii="Times New Roman" w:hAnsi="Times New Roman" w:cs="Times New Roman"/>
          <w:iCs/>
        </w:rPr>
        <w:fldChar w:fldCharType="begin"/>
      </w:r>
      <w:r w:rsidRPr="00F87701">
        <w:rPr>
          <w:rFonts w:ascii="Times New Roman" w:hAnsi="Times New Roman" w:cs="Times New Roman"/>
          <w:iCs/>
        </w:rPr>
        <w:instrText xml:space="preserve"> ADDIN EN.REFLIST </w:instrText>
      </w:r>
      <w:r w:rsidRPr="00F87701">
        <w:rPr>
          <w:rFonts w:ascii="Times New Roman" w:hAnsi="Times New Roman" w:cs="Times New Roman"/>
          <w:iCs/>
        </w:rPr>
        <w:fldChar w:fldCharType="separate"/>
      </w:r>
      <w:r w:rsidR="00F87701" w:rsidRPr="00F87701">
        <w:rPr>
          <w:rFonts w:ascii="Times New Roman" w:hAnsi="Times New Roman" w:cs="Times New Roman"/>
        </w:rPr>
        <w:t xml:space="preserve">Bakker, E.S., Gill, J.L., Johnson, C.N., Vera, F.W.M., Sandom, C.J., Asner, G.P. &amp; Svenning, J.-C. (2015) Combining paleo-data and modern exclosure experiments to assess the impact of megafauna extinctions on woody vegetation. </w:t>
      </w:r>
      <w:r w:rsidR="00F87701" w:rsidRPr="00F87701">
        <w:rPr>
          <w:rFonts w:ascii="Times New Roman" w:hAnsi="Times New Roman" w:cs="Times New Roman"/>
          <w:i/>
        </w:rPr>
        <w:t>Proceedings of the National Academy of Sciences</w:t>
      </w:r>
      <w:r w:rsidR="00F87701" w:rsidRPr="00F87701">
        <w:rPr>
          <w:rFonts w:ascii="Times New Roman" w:hAnsi="Times New Roman" w:cs="Times New Roman"/>
        </w:rPr>
        <w:t xml:space="preserve">, </w:t>
      </w:r>
      <w:r w:rsidR="00F87701" w:rsidRPr="00F87701">
        <w:rPr>
          <w:rFonts w:ascii="Times New Roman" w:hAnsi="Times New Roman" w:cs="Times New Roman"/>
          <w:b/>
        </w:rPr>
        <w:t>113</w:t>
      </w:r>
      <w:r w:rsidR="00F87701" w:rsidRPr="00F87701">
        <w:rPr>
          <w:rFonts w:ascii="Times New Roman" w:hAnsi="Times New Roman" w:cs="Times New Roman"/>
        </w:rPr>
        <w:t>, 847–855.</w:t>
      </w:r>
    </w:p>
    <w:p w14:paraId="440920CD"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Barnosky, A.D., Koch, P.L., Feranec, R.S., Wing, S.L. &amp; Shabel, A.B. (2004) Assessing the causes of Late Pleistocene extinctions on the continents. </w:t>
      </w:r>
      <w:r w:rsidRPr="00F87701">
        <w:rPr>
          <w:rFonts w:ascii="Times New Roman" w:hAnsi="Times New Roman" w:cs="Times New Roman"/>
          <w:i/>
        </w:rPr>
        <w:t>Science</w:t>
      </w:r>
      <w:r w:rsidRPr="00F87701">
        <w:rPr>
          <w:rFonts w:ascii="Times New Roman" w:hAnsi="Times New Roman" w:cs="Times New Roman"/>
        </w:rPr>
        <w:t xml:space="preserve">, </w:t>
      </w:r>
      <w:r w:rsidRPr="00F87701">
        <w:rPr>
          <w:rFonts w:ascii="Times New Roman" w:hAnsi="Times New Roman" w:cs="Times New Roman"/>
          <w:b/>
        </w:rPr>
        <w:t>306</w:t>
      </w:r>
      <w:r w:rsidRPr="00F87701">
        <w:rPr>
          <w:rFonts w:ascii="Times New Roman" w:hAnsi="Times New Roman" w:cs="Times New Roman"/>
        </w:rPr>
        <w:t>, 70–75.</w:t>
      </w:r>
    </w:p>
    <w:p w14:paraId="5D135337"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Beaune, D., Fruth, B., Bollache, L., Hohmann, G. &amp; Bretagnolle, F. (2013) Doom of the elephant-dependent trees in a Congo tropical forest. </w:t>
      </w:r>
      <w:r w:rsidRPr="00F87701">
        <w:rPr>
          <w:rFonts w:ascii="Times New Roman" w:hAnsi="Times New Roman" w:cs="Times New Roman"/>
          <w:i/>
        </w:rPr>
        <w:t>Forest Ecology and Management</w:t>
      </w:r>
      <w:r w:rsidRPr="00F87701">
        <w:rPr>
          <w:rFonts w:ascii="Times New Roman" w:hAnsi="Times New Roman" w:cs="Times New Roman"/>
        </w:rPr>
        <w:t xml:space="preserve">, </w:t>
      </w:r>
      <w:r w:rsidRPr="00F87701">
        <w:rPr>
          <w:rFonts w:ascii="Times New Roman" w:hAnsi="Times New Roman" w:cs="Times New Roman"/>
          <w:b/>
        </w:rPr>
        <w:t>295</w:t>
      </w:r>
      <w:r w:rsidRPr="00F87701">
        <w:rPr>
          <w:rFonts w:ascii="Times New Roman" w:hAnsi="Times New Roman" w:cs="Times New Roman"/>
        </w:rPr>
        <w:t>, 109–117.</w:t>
      </w:r>
    </w:p>
    <w:p w14:paraId="2B4EC01A"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Braconnot, P., Otto-Bliesner, B., Harrison, S., Joussaume, S., Peterchmitt, J.Y., Abe-Ouchi, A., Crucifix, M., Driesschaert, E., Fichefet, T., Hewitt, C.D., Kageyama, M., Kitoh, A., Laine, A., Loutre, M.F., Marti, O., Merkel, U., Ramstein, G., Valdes, P., Weber, S.L., Yu, Y. &amp; Zhao, Y. (2007) Results of PMIP2 coupled simulations of the Mid-Holocene and Last Glacial Maximum - Part 1: experiments and large-scale features. </w:t>
      </w:r>
      <w:r w:rsidRPr="00F87701">
        <w:rPr>
          <w:rFonts w:ascii="Times New Roman" w:hAnsi="Times New Roman" w:cs="Times New Roman"/>
          <w:i/>
        </w:rPr>
        <w:t>Climate of the Past</w:t>
      </w:r>
      <w:r w:rsidRPr="00F87701">
        <w:rPr>
          <w:rFonts w:ascii="Times New Roman" w:hAnsi="Times New Roman" w:cs="Times New Roman"/>
        </w:rPr>
        <w:t xml:space="preserve">, </w:t>
      </w:r>
      <w:r w:rsidRPr="00F87701">
        <w:rPr>
          <w:rFonts w:ascii="Times New Roman" w:hAnsi="Times New Roman" w:cs="Times New Roman"/>
          <w:b/>
        </w:rPr>
        <w:t>3</w:t>
      </w:r>
      <w:r w:rsidRPr="00F87701">
        <w:rPr>
          <w:rFonts w:ascii="Times New Roman" w:hAnsi="Times New Roman" w:cs="Times New Roman"/>
        </w:rPr>
        <w:t>, 261–277.</w:t>
      </w:r>
    </w:p>
    <w:p w14:paraId="4C7B9A79"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Campos-Arceiz, A. &amp; Blake, S. (2011) Megagardeners of the forest–the role of elephants in seed dispersal. </w:t>
      </w:r>
      <w:r w:rsidRPr="00F87701">
        <w:rPr>
          <w:rFonts w:ascii="Times New Roman" w:hAnsi="Times New Roman" w:cs="Times New Roman"/>
          <w:i/>
        </w:rPr>
        <w:t>Acta Oecologica</w:t>
      </w:r>
      <w:r w:rsidRPr="00F87701">
        <w:rPr>
          <w:rFonts w:ascii="Times New Roman" w:hAnsi="Times New Roman" w:cs="Times New Roman"/>
        </w:rPr>
        <w:t xml:space="preserve">, </w:t>
      </w:r>
      <w:r w:rsidRPr="00F87701">
        <w:rPr>
          <w:rFonts w:ascii="Times New Roman" w:hAnsi="Times New Roman" w:cs="Times New Roman"/>
          <w:b/>
        </w:rPr>
        <w:t>37</w:t>
      </w:r>
      <w:r w:rsidRPr="00F87701">
        <w:rPr>
          <w:rFonts w:ascii="Times New Roman" w:hAnsi="Times New Roman" w:cs="Times New Roman"/>
        </w:rPr>
        <w:t>, 542–553.</w:t>
      </w:r>
    </w:p>
    <w:p w14:paraId="1DA3FC46"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Chazdon, R.L. (1991) Plant size and form in the understory palm genus </w:t>
      </w:r>
      <w:r w:rsidRPr="00F87701">
        <w:rPr>
          <w:rFonts w:ascii="Times New Roman" w:hAnsi="Times New Roman" w:cs="Times New Roman"/>
          <w:i/>
        </w:rPr>
        <w:t>Geonoma</w:t>
      </w:r>
      <w:r w:rsidRPr="00F87701">
        <w:rPr>
          <w:rFonts w:ascii="Times New Roman" w:hAnsi="Times New Roman" w:cs="Times New Roman"/>
        </w:rPr>
        <w:t xml:space="preserve">: are species variations on a theme? </w:t>
      </w:r>
      <w:r w:rsidRPr="00F87701">
        <w:rPr>
          <w:rFonts w:ascii="Times New Roman" w:hAnsi="Times New Roman" w:cs="Times New Roman"/>
          <w:i/>
        </w:rPr>
        <w:t>American Journal of Botany</w:t>
      </w:r>
      <w:r w:rsidRPr="00F87701">
        <w:rPr>
          <w:rFonts w:ascii="Times New Roman" w:hAnsi="Times New Roman" w:cs="Times New Roman"/>
        </w:rPr>
        <w:t xml:space="preserve">, </w:t>
      </w:r>
      <w:r w:rsidRPr="00F87701">
        <w:rPr>
          <w:rFonts w:ascii="Times New Roman" w:hAnsi="Times New Roman" w:cs="Times New Roman"/>
          <w:b/>
        </w:rPr>
        <w:t>78</w:t>
      </w:r>
      <w:r w:rsidRPr="00F87701">
        <w:rPr>
          <w:rFonts w:ascii="Times New Roman" w:hAnsi="Times New Roman" w:cs="Times New Roman"/>
        </w:rPr>
        <w:t>, 680–694.</w:t>
      </w:r>
    </w:p>
    <w:p w14:paraId="3E1E86BD"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Couvreur, T.L.P. &amp; Baker, W.J. (2013) Tropical rain forest evolution: palms as a model group. </w:t>
      </w:r>
      <w:r w:rsidRPr="00F87701">
        <w:rPr>
          <w:rFonts w:ascii="Times New Roman" w:hAnsi="Times New Roman" w:cs="Times New Roman"/>
          <w:i/>
        </w:rPr>
        <w:t>BMC biology</w:t>
      </w:r>
      <w:r w:rsidRPr="00F87701">
        <w:rPr>
          <w:rFonts w:ascii="Times New Roman" w:hAnsi="Times New Roman" w:cs="Times New Roman"/>
        </w:rPr>
        <w:t xml:space="preserve">, </w:t>
      </w:r>
      <w:r w:rsidRPr="00F87701">
        <w:rPr>
          <w:rFonts w:ascii="Times New Roman" w:hAnsi="Times New Roman" w:cs="Times New Roman"/>
          <w:b/>
        </w:rPr>
        <w:t>11</w:t>
      </w:r>
      <w:r w:rsidRPr="00F87701">
        <w:rPr>
          <w:rFonts w:ascii="Times New Roman" w:hAnsi="Times New Roman" w:cs="Times New Roman"/>
        </w:rPr>
        <w:t>, 48.</w:t>
      </w:r>
    </w:p>
    <w:p w14:paraId="1491BF74"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Dirzo, R., Young, H.S., Galetti, M., Ceballos, G., Isaac, N.J.B. &amp; Collen, B. (2014) Defaunation in the Anthropocene. </w:t>
      </w:r>
      <w:r w:rsidRPr="00F87701">
        <w:rPr>
          <w:rFonts w:ascii="Times New Roman" w:hAnsi="Times New Roman" w:cs="Times New Roman"/>
          <w:i/>
        </w:rPr>
        <w:t>Science</w:t>
      </w:r>
      <w:r w:rsidRPr="00F87701">
        <w:rPr>
          <w:rFonts w:ascii="Times New Roman" w:hAnsi="Times New Roman" w:cs="Times New Roman"/>
        </w:rPr>
        <w:t xml:space="preserve">, </w:t>
      </w:r>
      <w:r w:rsidRPr="00F87701">
        <w:rPr>
          <w:rFonts w:ascii="Times New Roman" w:hAnsi="Times New Roman" w:cs="Times New Roman"/>
          <w:b/>
        </w:rPr>
        <w:t>345</w:t>
      </w:r>
      <w:r w:rsidRPr="00F87701">
        <w:rPr>
          <w:rFonts w:ascii="Times New Roman" w:hAnsi="Times New Roman" w:cs="Times New Roman"/>
        </w:rPr>
        <w:t>, 401–406.</w:t>
      </w:r>
    </w:p>
    <w:p w14:paraId="1A6C4649"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Donatti, C.I., Galetti, M., Pizo, M.A., Guimaraes Jr., P.R. &amp; Jordano, P. (2007) </w:t>
      </w:r>
      <w:r w:rsidRPr="00F87701">
        <w:rPr>
          <w:rFonts w:ascii="Times New Roman" w:hAnsi="Times New Roman" w:cs="Times New Roman"/>
          <w:i/>
        </w:rPr>
        <w:t>Living in the land of ghosts: fruit traits and the importance of large mammals as seed dispersers in the Pantanal, Brazil. Seed dispersal: theory and its application in a changing world</w:t>
      </w:r>
      <w:r w:rsidRPr="00F87701">
        <w:rPr>
          <w:rFonts w:ascii="Times New Roman" w:hAnsi="Times New Roman" w:cs="Times New Roman"/>
        </w:rPr>
        <w:t>. Cabi Publishing, Cambridge.</w:t>
      </w:r>
    </w:p>
    <w:p w14:paraId="208E20C5"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Donatti, C.I., Guimarães, P.R., Galetti, M., Pizo, M.A., Marquitti, F. &amp; Dirzo, R. (2011) Analysis of a hyper-diverse seed dispersal network: Modularity and underlying mechanisms. </w:t>
      </w:r>
      <w:r w:rsidRPr="00F87701">
        <w:rPr>
          <w:rFonts w:ascii="Times New Roman" w:hAnsi="Times New Roman" w:cs="Times New Roman"/>
          <w:i/>
        </w:rPr>
        <w:t>Ecology Letters</w:t>
      </w:r>
      <w:r w:rsidRPr="00F87701">
        <w:rPr>
          <w:rFonts w:ascii="Times New Roman" w:hAnsi="Times New Roman" w:cs="Times New Roman"/>
        </w:rPr>
        <w:t xml:space="preserve">, </w:t>
      </w:r>
      <w:r w:rsidRPr="00F87701">
        <w:rPr>
          <w:rFonts w:ascii="Times New Roman" w:hAnsi="Times New Roman" w:cs="Times New Roman"/>
          <w:b/>
        </w:rPr>
        <w:t>14</w:t>
      </w:r>
      <w:r w:rsidRPr="00F87701">
        <w:rPr>
          <w:rFonts w:ascii="Times New Roman" w:hAnsi="Times New Roman" w:cs="Times New Roman"/>
        </w:rPr>
        <w:t>, 773–781.</w:t>
      </w:r>
    </w:p>
    <w:p w14:paraId="7CC71ED2"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Doughty, C.E., Faurby, S. &amp; Svenning, J.-C. (2015a) The impact of the megafauna extinctions on savanna woody cover in South America. </w:t>
      </w:r>
      <w:r w:rsidRPr="00F87701">
        <w:rPr>
          <w:rFonts w:ascii="Times New Roman" w:hAnsi="Times New Roman" w:cs="Times New Roman"/>
          <w:i/>
        </w:rPr>
        <w:t>Ecography</w:t>
      </w:r>
      <w:r w:rsidRPr="00F87701">
        <w:rPr>
          <w:rFonts w:ascii="Times New Roman" w:hAnsi="Times New Roman" w:cs="Times New Roman"/>
        </w:rPr>
        <w:t xml:space="preserve">, </w:t>
      </w:r>
      <w:r w:rsidRPr="00F87701">
        <w:rPr>
          <w:rFonts w:ascii="Times New Roman" w:hAnsi="Times New Roman" w:cs="Times New Roman"/>
          <w:b/>
        </w:rPr>
        <w:t>39</w:t>
      </w:r>
      <w:r w:rsidRPr="00F87701">
        <w:rPr>
          <w:rFonts w:ascii="Times New Roman" w:hAnsi="Times New Roman" w:cs="Times New Roman"/>
        </w:rPr>
        <w:t>, 213–222.</w:t>
      </w:r>
    </w:p>
    <w:p w14:paraId="6D29D53F"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Doughty, C.E., Roman, J., Faurby, S., Wolf, A., Haque, A., Bakker, E.S., Malhi, Y., Dunning, J.B. &amp; Svenning, J.-C. (2015b) Global nutrient transport in a world of giants. </w:t>
      </w:r>
      <w:r w:rsidRPr="00F87701">
        <w:rPr>
          <w:rFonts w:ascii="Times New Roman" w:hAnsi="Times New Roman" w:cs="Times New Roman"/>
          <w:i/>
        </w:rPr>
        <w:t>Proceedings of the National Academy of Sciences</w:t>
      </w:r>
      <w:r w:rsidRPr="00F87701">
        <w:rPr>
          <w:rFonts w:ascii="Times New Roman" w:hAnsi="Times New Roman" w:cs="Times New Roman"/>
        </w:rPr>
        <w:t xml:space="preserve">, </w:t>
      </w:r>
      <w:r w:rsidRPr="00F87701">
        <w:rPr>
          <w:rFonts w:ascii="Times New Roman" w:hAnsi="Times New Roman" w:cs="Times New Roman"/>
          <w:b/>
        </w:rPr>
        <w:t>113</w:t>
      </w:r>
      <w:r w:rsidRPr="00F87701">
        <w:rPr>
          <w:rFonts w:ascii="Times New Roman" w:hAnsi="Times New Roman" w:cs="Times New Roman"/>
        </w:rPr>
        <w:t>, 868–873.</w:t>
      </w:r>
    </w:p>
    <w:p w14:paraId="52708F11"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Dransfield, J., Uhl, N.W., Asmussen, C.B., Baker, W.J., Harley, M.M. &amp; Lewis, C.E. (2008) </w:t>
      </w:r>
      <w:r w:rsidRPr="00F87701">
        <w:rPr>
          <w:rFonts w:ascii="Times New Roman" w:hAnsi="Times New Roman" w:cs="Times New Roman"/>
          <w:i/>
        </w:rPr>
        <w:t xml:space="preserve">Genera palmarum: The Evolution and Classification of Palms. </w:t>
      </w:r>
      <w:r w:rsidRPr="00F87701">
        <w:rPr>
          <w:rFonts w:ascii="Times New Roman" w:hAnsi="Times New Roman" w:cs="Times New Roman"/>
        </w:rPr>
        <w:t xml:space="preserve">Royal Botanic Gardens, Kew. </w:t>
      </w:r>
    </w:p>
    <w:p w14:paraId="6B77FFC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Faurby, S. &amp; Svenning, J.-C. (2015) Historic and prehistoric human-driven extinctions have reshaped global mammal diversity patterns. </w:t>
      </w:r>
      <w:r w:rsidRPr="00F87701">
        <w:rPr>
          <w:rFonts w:ascii="Times New Roman" w:hAnsi="Times New Roman" w:cs="Times New Roman"/>
          <w:i/>
        </w:rPr>
        <w:t>Diversity and Distributions</w:t>
      </w:r>
      <w:r w:rsidRPr="00F87701">
        <w:rPr>
          <w:rFonts w:ascii="Times New Roman" w:hAnsi="Times New Roman" w:cs="Times New Roman"/>
        </w:rPr>
        <w:t xml:space="preserve">, </w:t>
      </w:r>
      <w:r w:rsidRPr="00F87701">
        <w:rPr>
          <w:rFonts w:ascii="Times New Roman" w:hAnsi="Times New Roman" w:cs="Times New Roman"/>
          <w:b/>
        </w:rPr>
        <w:t>21</w:t>
      </w:r>
      <w:r w:rsidRPr="00F87701">
        <w:rPr>
          <w:rFonts w:ascii="Times New Roman" w:hAnsi="Times New Roman" w:cs="Times New Roman"/>
        </w:rPr>
        <w:t>, 1155–1166.</w:t>
      </w:r>
    </w:p>
    <w:p w14:paraId="01961905"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Faurby, S. &amp; Svenning, J.-C. (2016) Resurrection of the island rule–human-driven extinctions have obscured a basic evolutionary pattern. </w:t>
      </w:r>
      <w:r w:rsidRPr="00F87701">
        <w:rPr>
          <w:rFonts w:ascii="Times New Roman" w:hAnsi="Times New Roman" w:cs="Times New Roman"/>
          <w:i/>
        </w:rPr>
        <w:t>American Naturalist</w:t>
      </w:r>
      <w:r w:rsidRPr="00F87701">
        <w:rPr>
          <w:rFonts w:ascii="Times New Roman" w:hAnsi="Times New Roman" w:cs="Times New Roman"/>
        </w:rPr>
        <w:t xml:space="preserve">, </w:t>
      </w:r>
      <w:r w:rsidRPr="00F87701">
        <w:rPr>
          <w:rFonts w:ascii="Times New Roman" w:hAnsi="Times New Roman" w:cs="Times New Roman"/>
          <w:b/>
        </w:rPr>
        <w:t>187</w:t>
      </w:r>
      <w:r w:rsidRPr="00F87701">
        <w:rPr>
          <w:rFonts w:ascii="Times New Roman" w:hAnsi="Times New Roman" w:cs="Times New Roman"/>
        </w:rPr>
        <w:t>, 812–820.</w:t>
      </w:r>
    </w:p>
    <w:p w14:paraId="365CC827"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Federman, S., Dornburg, A., Daly, D.C., Downie, A., Perry, G.H., Yoder, A.D., Sargis, E.J., Richard, A.F., Donoghue, M.J. &amp; Baden, A.L. (2016) Implications of lemuriform extinctions for the Malagasy flora. </w:t>
      </w:r>
      <w:r w:rsidRPr="00F87701">
        <w:rPr>
          <w:rFonts w:ascii="Times New Roman" w:hAnsi="Times New Roman" w:cs="Times New Roman"/>
          <w:i/>
        </w:rPr>
        <w:t>Proceedings of the National Academy of Sciences</w:t>
      </w:r>
      <w:r w:rsidRPr="00F87701">
        <w:rPr>
          <w:rFonts w:ascii="Times New Roman" w:hAnsi="Times New Roman" w:cs="Times New Roman"/>
        </w:rPr>
        <w:t xml:space="preserve">, </w:t>
      </w:r>
      <w:r w:rsidRPr="00F87701">
        <w:rPr>
          <w:rFonts w:ascii="Times New Roman" w:hAnsi="Times New Roman" w:cs="Times New Roman"/>
          <w:b/>
        </w:rPr>
        <w:t>113</w:t>
      </w:r>
      <w:r w:rsidRPr="00F87701">
        <w:rPr>
          <w:rFonts w:ascii="Times New Roman" w:hAnsi="Times New Roman" w:cs="Times New Roman"/>
        </w:rPr>
        <w:t>, 5041–5046.</w:t>
      </w:r>
    </w:p>
    <w:p w14:paraId="1D54B572"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Fleming, T.H. &amp; Kress, W.J. (2013) </w:t>
      </w:r>
      <w:r w:rsidRPr="00F87701">
        <w:rPr>
          <w:rFonts w:ascii="Times New Roman" w:hAnsi="Times New Roman" w:cs="Times New Roman"/>
          <w:i/>
        </w:rPr>
        <w:t>The ornaments of life: coevolution and conservation in the tropics</w:t>
      </w:r>
      <w:r w:rsidRPr="00F87701">
        <w:rPr>
          <w:rFonts w:ascii="Times New Roman" w:hAnsi="Times New Roman" w:cs="Times New Roman"/>
        </w:rPr>
        <w:t>. University of Chicago Press, Chicago.</w:t>
      </w:r>
    </w:p>
    <w:p w14:paraId="15BAC8F1"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Fragoso, J.M.V. &amp; Huffman, J.M. (2000) Seed-dispersal and seedling recruitment patterns by the last Neotropical megafaunal element in Amazonia, the tapir. </w:t>
      </w:r>
      <w:r w:rsidRPr="00F87701">
        <w:rPr>
          <w:rFonts w:ascii="Times New Roman" w:hAnsi="Times New Roman" w:cs="Times New Roman"/>
          <w:i/>
        </w:rPr>
        <w:t>Journal of Tropical Ecology</w:t>
      </w:r>
      <w:r w:rsidRPr="00F87701">
        <w:rPr>
          <w:rFonts w:ascii="Times New Roman" w:hAnsi="Times New Roman" w:cs="Times New Roman"/>
        </w:rPr>
        <w:t xml:space="preserve">, </w:t>
      </w:r>
      <w:r w:rsidRPr="00F87701">
        <w:rPr>
          <w:rFonts w:ascii="Times New Roman" w:hAnsi="Times New Roman" w:cs="Times New Roman"/>
          <w:b/>
        </w:rPr>
        <w:t>16</w:t>
      </w:r>
      <w:r w:rsidRPr="00F87701">
        <w:rPr>
          <w:rFonts w:ascii="Times New Roman" w:hAnsi="Times New Roman" w:cs="Times New Roman"/>
        </w:rPr>
        <w:t>, 369–385.</w:t>
      </w:r>
    </w:p>
    <w:p w14:paraId="6B7D2C6A"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Galetti, M. (2004) Parks of the Pleistocene: recreating the Cerrado and the Pantanal with megafauna. </w:t>
      </w:r>
      <w:r w:rsidRPr="00F87701">
        <w:rPr>
          <w:rFonts w:ascii="Times New Roman" w:hAnsi="Times New Roman" w:cs="Times New Roman"/>
          <w:i/>
        </w:rPr>
        <w:t>Natureza and Conservacao</w:t>
      </w:r>
      <w:r w:rsidRPr="00F87701">
        <w:rPr>
          <w:rFonts w:ascii="Times New Roman" w:hAnsi="Times New Roman" w:cs="Times New Roman"/>
        </w:rPr>
        <w:t xml:space="preserve">, </w:t>
      </w:r>
      <w:r w:rsidRPr="00F87701">
        <w:rPr>
          <w:rFonts w:ascii="Times New Roman" w:hAnsi="Times New Roman" w:cs="Times New Roman"/>
          <w:b/>
        </w:rPr>
        <w:t>2</w:t>
      </w:r>
      <w:r w:rsidRPr="00F87701">
        <w:rPr>
          <w:rFonts w:ascii="Times New Roman" w:hAnsi="Times New Roman" w:cs="Times New Roman"/>
        </w:rPr>
        <w:t>, 93–100.</w:t>
      </w:r>
    </w:p>
    <w:p w14:paraId="4CAAF64F"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Galetti, M., Donatti, C.I., Pires, A.S., Guimaraes, P.R. &amp; Jordano, P. (2006) Seed survival and dispersal of an endemic Atlantic forest palm: the combined effects of defaunation and forest fragmentation. </w:t>
      </w:r>
      <w:r w:rsidRPr="00F87701">
        <w:rPr>
          <w:rFonts w:ascii="Times New Roman" w:hAnsi="Times New Roman" w:cs="Times New Roman"/>
          <w:i/>
        </w:rPr>
        <w:t>Botanical Journal of the Linnean Society</w:t>
      </w:r>
      <w:r w:rsidRPr="00F87701">
        <w:rPr>
          <w:rFonts w:ascii="Times New Roman" w:hAnsi="Times New Roman" w:cs="Times New Roman"/>
        </w:rPr>
        <w:t xml:space="preserve">, </w:t>
      </w:r>
      <w:r w:rsidRPr="00F87701">
        <w:rPr>
          <w:rFonts w:ascii="Times New Roman" w:hAnsi="Times New Roman" w:cs="Times New Roman"/>
          <w:b/>
        </w:rPr>
        <w:t>151</w:t>
      </w:r>
      <w:r w:rsidRPr="00F87701">
        <w:rPr>
          <w:rFonts w:ascii="Times New Roman" w:hAnsi="Times New Roman" w:cs="Times New Roman"/>
        </w:rPr>
        <w:t>, 141–149.</w:t>
      </w:r>
    </w:p>
    <w:p w14:paraId="2CC25815"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lastRenderedPageBreak/>
        <w:t xml:space="preserve">Galetti, M., Guevara, R., Côrtes, M.C., Fadini, R., Von Matter, S., Leite, A.B., Labecca, F., Ribeiro, T., Carvalho, C.S., Collevatti, R.G., Pires, M.M., Guimarães Jr., P.R., Brancalion, P.H., Ribeiro, M.C. &amp; Jordano, P. (2013) Functional extinction of birds drives rapid evolutionary changes in seed size. </w:t>
      </w:r>
      <w:r w:rsidRPr="00F87701">
        <w:rPr>
          <w:rFonts w:ascii="Times New Roman" w:hAnsi="Times New Roman" w:cs="Times New Roman"/>
          <w:i/>
        </w:rPr>
        <w:t>Science</w:t>
      </w:r>
      <w:r w:rsidRPr="00F87701">
        <w:rPr>
          <w:rFonts w:ascii="Times New Roman" w:hAnsi="Times New Roman" w:cs="Times New Roman"/>
        </w:rPr>
        <w:t xml:space="preserve">, </w:t>
      </w:r>
      <w:r w:rsidRPr="00F87701">
        <w:rPr>
          <w:rFonts w:ascii="Times New Roman" w:hAnsi="Times New Roman" w:cs="Times New Roman"/>
          <w:b/>
        </w:rPr>
        <w:t>340</w:t>
      </w:r>
      <w:r w:rsidRPr="00F87701">
        <w:rPr>
          <w:rFonts w:ascii="Times New Roman" w:hAnsi="Times New Roman" w:cs="Times New Roman"/>
        </w:rPr>
        <w:t>, 1086–1090.</w:t>
      </w:r>
    </w:p>
    <w:p w14:paraId="66DF9757"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Göldel, B., Kissling, W.D. &amp; Svenning, J.C. (2015) Geographical variation and environmental correlates of functional trait distributions in palms (Arecaceae) across the New World. </w:t>
      </w:r>
      <w:r w:rsidRPr="00F87701">
        <w:rPr>
          <w:rFonts w:ascii="Times New Roman" w:hAnsi="Times New Roman" w:cs="Times New Roman"/>
          <w:i/>
        </w:rPr>
        <w:t>Botanical Journal of the Linnean Society</w:t>
      </w:r>
      <w:r w:rsidRPr="00F87701">
        <w:rPr>
          <w:rFonts w:ascii="Times New Roman" w:hAnsi="Times New Roman" w:cs="Times New Roman"/>
        </w:rPr>
        <w:t xml:space="preserve">, </w:t>
      </w:r>
      <w:r w:rsidRPr="00F87701">
        <w:rPr>
          <w:rFonts w:ascii="Times New Roman" w:hAnsi="Times New Roman" w:cs="Times New Roman"/>
          <w:b/>
        </w:rPr>
        <w:t>179</w:t>
      </w:r>
      <w:r w:rsidRPr="00F87701">
        <w:rPr>
          <w:rFonts w:ascii="Times New Roman" w:hAnsi="Times New Roman" w:cs="Times New Roman"/>
        </w:rPr>
        <w:t>, 602–617.</w:t>
      </w:r>
    </w:p>
    <w:p w14:paraId="4D903DF4"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Govaerts, R. &amp; Dransfield, J. (2005) </w:t>
      </w:r>
      <w:r w:rsidRPr="00F87701">
        <w:rPr>
          <w:rFonts w:ascii="Times New Roman" w:hAnsi="Times New Roman" w:cs="Times New Roman"/>
          <w:i/>
        </w:rPr>
        <w:t>World checklist of palms</w:t>
      </w:r>
      <w:r w:rsidRPr="00F87701">
        <w:rPr>
          <w:rFonts w:ascii="Times New Roman" w:hAnsi="Times New Roman" w:cs="Times New Roman"/>
        </w:rPr>
        <w:t>. Royal Botanic Gardens, Kew.</w:t>
      </w:r>
    </w:p>
    <w:p w14:paraId="1B9F15F1"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Grace, J.B., Schoolmaster, D.R., Guntenspergen, G.R., Little, A.M., Mitchell, B.R., Miller, K.M. &amp; Schweiger, E.W. (2012) Guidelines for a graph</w:t>
      </w:r>
      <w:r w:rsidRPr="00F87701">
        <w:rPr>
          <w:rFonts w:ascii="Cambria Math" w:hAnsi="Cambria Math" w:cs="Cambria Math"/>
        </w:rPr>
        <w:t>‐</w:t>
      </w:r>
      <w:r w:rsidRPr="00F87701">
        <w:rPr>
          <w:rFonts w:ascii="Times New Roman" w:hAnsi="Times New Roman" w:cs="Times New Roman"/>
        </w:rPr>
        <w:t xml:space="preserve">theoretic implementation of structural equation modeling. </w:t>
      </w:r>
      <w:r w:rsidRPr="00F87701">
        <w:rPr>
          <w:rFonts w:ascii="Times New Roman" w:hAnsi="Times New Roman" w:cs="Times New Roman"/>
          <w:i/>
        </w:rPr>
        <w:t>Ecosphere</w:t>
      </w:r>
      <w:r w:rsidRPr="00F87701">
        <w:rPr>
          <w:rFonts w:ascii="Times New Roman" w:hAnsi="Times New Roman" w:cs="Times New Roman"/>
        </w:rPr>
        <w:t xml:space="preserve">, </w:t>
      </w:r>
      <w:r w:rsidRPr="00F87701">
        <w:rPr>
          <w:rFonts w:ascii="Times New Roman" w:hAnsi="Times New Roman" w:cs="Times New Roman"/>
          <w:b/>
        </w:rPr>
        <w:t>3</w:t>
      </w:r>
      <w:r w:rsidRPr="00F87701">
        <w:rPr>
          <w:rFonts w:ascii="Times New Roman" w:hAnsi="Times New Roman" w:cs="Times New Roman"/>
        </w:rPr>
        <w:t>, 1–44.</w:t>
      </w:r>
    </w:p>
    <w:p w14:paraId="327002C3"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Guimarães, P.R., Galetti, M. &amp; Jordano, P. (2008) Seed dispersal anachronisms: rethinking the fruits extinct megafauna ate. </w:t>
      </w:r>
      <w:r w:rsidRPr="00F87701">
        <w:rPr>
          <w:rFonts w:ascii="Times New Roman" w:hAnsi="Times New Roman" w:cs="Times New Roman"/>
          <w:i/>
        </w:rPr>
        <w:t>PLoS One</w:t>
      </w:r>
      <w:r w:rsidRPr="00F87701">
        <w:rPr>
          <w:rFonts w:ascii="Times New Roman" w:hAnsi="Times New Roman" w:cs="Times New Roman"/>
        </w:rPr>
        <w:t xml:space="preserve">, </w:t>
      </w:r>
      <w:r w:rsidRPr="00F87701">
        <w:rPr>
          <w:rFonts w:ascii="Times New Roman" w:hAnsi="Times New Roman" w:cs="Times New Roman"/>
          <w:b/>
        </w:rPr>
        <w:t>3</w:t>
      </w:r>
      <w:r w:rsidRPr="00F87701">
        <w:rPr>
          <w:rFonts w:ascii="Times New Roman" w:hAnsi="Times New Roman" w:cs="Times New Roman"/>
        </w:rPr>
        <w:t>, e1745.</w:t>
      </w:r>
    </w:p>
    <w:p w14:paraId="7FB275F6"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Henderson, A. (2002) </w:t>
      </w:r>
      <w:r w:rsidRPr="00F87701">
        <w:rPr>
          <w:rFonts w:ascii="Times New Roman" w:hAnsi="Times New Roman" w:cs="Times New Roman"/>
          <w:i/>
        </w:rPr>
        <w:t>Evolution and Ecology of Palms</w:t>
      </w:r>
      <w:r w:rsidRPr="00F87701">
        <w:rPr>
          <w:rFonts w:ascii="Times New Roman" w:hAnsi="Times New Roman" w:cs="Times New Roman"/>
        </w:rPr>
        <w:t>. New York Botanical Garden Press.</w:t>
      </w:r>
    </w:p>
    <w:p w14:paraId="4EB249AE"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Hengl, T., de Jesus, J.M., MacMillan, R.A., Batjes, N.H., Heuvelink, G.B.M., Ribeiro, E., Samuel-Rosa, A., Kempen, B., Leenaars, J.G.B., Walsh, M.G. &amp; Gonzalez, M.R. (2014) SoilGrids1km — global soil information based on automated mapping. </w:t>
      </w:r>
      <w:r w:rsidRPr="00F87701">
        <w:rPr>
          <w:rFonts w:ascii="Times New Roman" w:hAnsi="Times New Roman" w:cs="Times New Roman"/>
          <w:i/>
        </w:rPr>
        <w:t>Plos One</w:t>
      </w:r>
      <w:r w:rsidRPr="00F87701">
        <w:rPr>
          <w:rFonts w:ascii="Times New Roman" w:hAnsi="Times New Roman" w:cs="Times New Roman"/>
        </w:rPr>
        <w:t xml:space="preserve">, </w:t>
      </w:r>
      <w:r w:rsidRPr="00F87701">
        <w:rPr>
          <w:rFonts w:ascii="Times New Roman" w:hAnsi="Times New Roman" w:cs="Times New Roman"/>
          <w:b/>
        </w:rPr>
        <w:t>9</w:t>
      </w:r>
      <w:r w:rsidRPr="00F87701">
        <w:rPr>
          <w:rFonts w:ascii="Times New Roman" w:hAnsi="Times New Roman" w:cs="Times New Roman"/>
        </w:rPr>
        <w:t>, e105992.</w:t>
      </w:r>
    </w:p>
    <w:p w14:paraId="6999DF6A"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Hijmans, R.J., Cameron, S.E., Parra, J.L., Jones, P.G. &amp; Jarvis, A. (2005) Very high resolution interpolated climate surfaces for global land areas. </w:t>
      </w:r>
      <w:r w:rsidRPr="00F87701">
        <w:rPr>
          <w:rFonts w:ascii="Times New Roman" w:hAnsi="Times New Roman" w:cs="Times New Roman"/>
          <w:i/>
        </w:rPr>
        <w:t>International Journal of Climatology</w:t>
      </w:r>
      <w:r w:rsidRPr="00F87701">
        <w:rPr>
          <w:rFonts w:ascii="Times New Roman" w:hAnsi="Times New Roman" w:cs="Times New Roman"/>
        </w:rPr>
        <w:t xml:space="preserve">, </w:t>
      </w:r>
      <w:r w:rsidRPr="00F87701">
        <w:rPr>
          <w:rFonts w:ascii="Times New Roman" w:hAnsi="Times New Roman" w:cs="Times New Roman"/>
          <w:b/>
        </w:rPr>
        <w:t>25</w:t>
      </w:r>
      <w:r w:rsidRPr="00F87701">
        <w:rPr>
          <w:rFonts w:ascii="Times New Roman" w:hAnsi="Times New Roman" w:cs="Times New Roman"/>
        </w:rPr>
        <w:t>, 1965–1978.</w:t>
      </w:r>
    </w:p>
    <w:p w14:paraId="2004A70E"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Hubbe, A., Hubbe, M., Karmann, I., Cruz, F.W. &amp; Neves, W.A. (2013) Insights into Holocene megafauna survival and extinction in southeastern Brazil from new AMS 14 C dates. </w:t>
      </w:r>
      <w:r w:rsidRPr="00F87701">
        <w:rPr>
          <w:rFonts w:ascii="Times New Roman" w:hAnsi="Times New Roman" w:cs="Times New Roman"/>
          <w:i/>
        </w:rPr>
        <w:t>Quaternary Research</w:t>
      </w:r>
      <w:r w:rsidRPr="00F87701">
        <w:rPr>
          <w:rFonts w:ascii="Times New Roman" w:hAnsi="Times New Roman" w:cs="Times New Roman"/>
        </w:rPr>
        <w:t xml:space="preserve">, </w:t>
      </w:r>
      <w:r w:rsidRPr="00F87701">
        <w:rPr>
          <w:rFonts w:ascii="Times New Roman" w:hAnsi="Times New Roman" w:cs="Times New Roman"/>
          <w:b/>
        </w:rPr>
        <w:t>79</w:t>
      </w:r>
      <w:r w:rsidRPr="00F87701">
        <w:rPr>
          <w:rFonts w:ascii="Times New Roman" w:hAnsi="Times New Roman" w:cs="Times New Roman"/>
        </w:rPr>
        <w:t>, 152–157.</w:t>
      </w:r>
    </w:p>
    <w:p w14:paraId="6A1335F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Jansen, P.A., Hirsch, B.T., Emsens, W.-L., Zamora-Gutierrez, V., Wikelski, M. &amp; Kays, R. (2012) Thieving rodents as substitute dispersers of megafaunal seeds. </w:t>
      </w:r>
      <w:r w:rsidRPr="00F87701">
        <w:rPr>
          <w:rFonts w:ascii="Times New Roman" w:hAnsi="Times New Roman" w:cs="Times New Roman"/>
          <w:i/>
        </w:rPr>
        <w:t>Proceedings of the National Academy of Sciences</w:t>
      </w:r>
      <w:r w:rsidRPr="00F87701">
        <w:rPr>
          <w:rFonts w:ascii="Times New Roman" w:hAnsi="Times New Roman" w:cs="Times New Roman"/>
        </w:rPr>
        <w:t xml:space="preserve">, </w:t>
      </w:r>
      <w:r w:rsidRPr="00F87701">
        <w:rPr>
          <w:rFonts w:ascii="Times New Roman" w:hAnsi="Times New Roman" w:cs="Times New Roman"/>
          <w:b/>
        </w:rPr>
        <w:t>109</w:t>
      </w:r>
      <w:r w:rsidRPr="00F87701">
        <w:rPr>
          <w:rFonts w:ascii="Times New Roman" w:hAnsi="Times New Roman" w:cs="Times New Roman"/>
        </w:rPr>
        <w:t>, 12610–12615.</w:t>
      </w:r>
    </w:p>
    <w:p w14:paraId="26DE1F68"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Jansson, R. (2003) Global patterns in endemism explained by past climatic change. </w:t>
      </w:r>
      <w:r w:rsidRPr="00F87701">
        <w:rPr>
          <w:rFonts w:ascii="Times New Roman" w:hAnsi="Times New Roman" w:cs="Times New Roman"/>
          <w:i/>
        </w:rPr>
        <w:t>Proceedings of the Royal Society B: Biological Sciences</w:t>
      </w:r>
      <w:r w:rsidRPr="00F87701">
        <w:rPr>
          <w:rFonts w:ascii="Times New Roman" w:hAnsi="Times New Roman" w:cs="Times New Roman"/>
        </w:rPr>
        <w:t xml:space="preserve">, </w:t>
      </w:r>
      <w:r w:rsidRPr="00F87701">
        <w:rPr>
          <w:rFonts w:ascii="Times New Roman" w:hAnsi="Times New Roman" w:cs="Times New Roman"/>
          <w:b/>
        </w:rPr>
        <w:t>270</w:t>
      </w:r>
      <w:r w:rsidRPr="00F87701">
        <w:rPr>
          <w:rFonts w:ascii="Times New Roman" w:hAnsi="Times New Roman" w:cs="Times New Roman"/>
        </w:rPr>
        <w:t>, 583–590.</w:t>
      </w:r>
    </w:p>
    <w:p w14:paraId="4C4E113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Janzen, D.H. &amp; Martin, P.S. (1982) Neotropical anachronisms: the fruits the gomphotheres ate. </w:t>
      </w:r>
      <w:r w:rsidRPr="00F87701">
        <w:rPr>
          <w:rFonts w:ascii="Times New Roman" w:hAnsi="Times New Roman" w:cs="Times New Roman"/>
          <w:i/>
        </w:rPr>
        <w:t>Science</w:t>
      </w:r>
      <w:r w:rsidRPr="00F87701">
        <w:rPr>
          <w:rFonts w:ascii="Times New Roman" w:hAnsi="Times New Roman" w:cs="Times New Roman"/>
        </w:rPr>
        <w:t xml:space="preserve">, </w:t>
      </w:r>
      <w:r w:rsidRPr="00F87701">
        <w:rPr>
          <w:rFonts w:ascii="Times New Roman" w:hAnsi="Times New Roman" w:cs="Times New Roman"/>
          <w:b/>
        </w:rPr>
        <w:t>215</w:t>
      </w:r>
      <w:r w:rsidRPr="00F87701">
        <w:rPr>
          <w:rFonts w:ascii="Times New Roman" w:hAnsi="Times New Roman" w:cs="Times New Roman"/>
        </w:rPr>
        <w:t>, 19–27.</w:t>
      </w:r>
    </w:p>
    <w:p w14:paraId="493F8833"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Jordano, P. (2000) Fruits and frugivory. </w:t>
      </w:r>
      <w:r w:rsidRPr="00F87701">
        <w:rPr>
          <w:rFonts w:ascii="Times New Roman" w:hAnsi="Times New Roman" w:cs="Times New Roman"/>
          <w:i/>
        </w:rPr>
        <w:t>Seeds: the ecology of regeneration in plant communities</w:t>
      </w:r>
      <w:r w:rsidRPr="00F87701">
        <w:rPr>
          <w:rFonts w:ascii="Times New Roman" w:hAnsi="Times New Roman" w:cs="Times New Roman"/>
        </w:rPr>
        <w:t>, CABI Publishing, Wallingford, UK.</w:t>
      </w:r>
    </w:p>
    <w:p w14:paraId="3C159885"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Kissling, W.D. &amp; Carl, G. (2008) Spatial autocorrelation and the selection of simultaneous autoregressive models. </w:t>
      </w:r>
      <w:r w:rsidRPr="00F87701">
        <w:rPr>
          <w:rFonts w:ascii="Times New Roman" w:hAnsi="Times New Roman" w:cs="Times New Roman"/>
          <w:i/>
        </w:rPr>
        <w:t>Global Ecology and Biogeography</w:t>
      </w:r>
      <w:r w:rsidRPr="00F87701">
        <w:rPr>
          <w:rFonts w:ascii="Times New Roman" w:hAnsi="Times New Roman" w:cs="Times New Roman"/>
        </w:rPr>
        <w:t xml:space="preserve">, </w:t>
      </w:r>
      <w:r w:rsidRPr="00F87701">
        <w:rPr>
          <w:rFonts w:ascii="Times New Roman" w:hAnsi="Times New Roman" w:cs="Times New Roman"/>
          <w:b/>
        </w:rPr>
        <w:t>17</w:t>
      </w:r>
      <w:r w:rsidRPr="00F87701">
        <w:rPr>
          <w:rFonts w:ascii="Times New Roman" w:hAnsi="Times New Roman" w:cs="Times New Roman"/>
        </w:rPr>
        <w:t>, 59–71.</w:t>
      </w:r>
    </w:p>
    <w:p w14:paraId="58CC7C3B"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Kissling, W.D., Field, R. &amp; Böhning</w:t>
      </w:r>
      <w:r w:rsidRPr="00F87701">
        <w:rPr>
          <w:rFonts w:ascii="Cambria Math" w:hAnsi="Cambria Math" w:cs="Cambria Math"/>
        </w:rPr>
        <w:t>‐</w:t>
      </w:r>
      <w:r w:rsidRPr="00F87701">
        <w:rPr>
          <w:rFonts w:ascii="Times New Roman" w:hAnsi="Times New Roman" w:cs="Times New Roman"/>
        </w:rPr>
        <w:t xml:space="preserve">Gaese, K. (2008) Spatial patterns of woody plant and bird diversity: functional relationships or environmental effects? </w:t>
      </w:r>
      <w:r w:rsidRPr="00F87701">
        <w:rPr>
          <w:rFonts w:ascii="Times New Roman" w:hAnsi="Times New Roman" w:cs="Times New Roman"/>
          <w:i/>
        </w:rPr>
        <w:t>Global Ecology and Biogeography</w:t>
      </w:r>
      <w:r w:rsidRPr="00F87701">
        <w:rPr>
          <w:rFonts w:ascii="Times New Roman" w:hAnsi="Times New Roman" w:cs="Times New Roman"/>
        </w:rPr>
        <w:t xml:space="preserve">, </w:t>
      </w:r>
      <w:r w:rsidRPr="00F87701">
        <w:rPr>
          <w:rFonts w:ascii="Times New Roman" w:hAnsi="Times New Roman" w:cs="Times New Roman"/>
          <w:b/>
        </w:rPr>
        <w:t>17</w:t>
      </w:r>
      <w:r w:rsidRPr="00F87701">
        <w:rPr>
          <w:rFonts w:ascii="Times New Roman" w:hAnsi="Times New Roman" w:cs="Times New Roman"/>
        </w:rPr>
        <w:t>, 327–339.</w:t>
      </w:r>
    </w:p>
    <w:p w14:paraId="32CF4A0A"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Kissling, W.D., Eiserhardt, W.L., Baker, W.J., Borchsenius, F., Couvreur, T.L.P., Balslev, H. &amp; Svenning, J.-C. (2012a) Cenozoic imprints on the phylogenetic structure of palm species assemblages worldwide. </w:t>
      </w:r>
      <w:r w:rsidRPr="00F87701">
        <w:rPr>
          <w:rFonts w:ascii="Times New Roman" w:hAnsi="Times New Roman" w:cs="Times New Roman"/>
          <w:i/>
        </w:rPr>
        <w:t>Proceedings of the National Academy of Sciences</w:t>
      </w:r>
      <w:r w:rsidRPr="00F87701">
        <w:rPr>
          <w:rFonts w:ascii="Times New Roman" w:hAnsi="Times New Roman" w:cs="Times New Roman"/>
        </w:rPr>
        <w:t xml:space="preserve">, </w:t>
      </w:r>
      <w:r w:rsidRPr="00F87701">
        <w:rPr>
          <w:rFonts w:ascii="Times New Roman" w:hAnsi="Times New Roman" w:cs="Times New Roman"/>
          <w:b/>
        </w:rPr>
        <w:t>109</w:t>
      </w:r>
      <w:r w:rsidRPr="00F87701">
        <w:rPr>
          <w:rFonts w:ascii="Times New Roman" w:hAnsi="Times New Roman" w:cs="Times New Roman"/>
        </w:rPr>
        <w:t>, 7379–7384.</w:t>
      </w:r>
    </w:p>
    <w:p w14:paraId="6B7E2261"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Kissling, W.D., Baker, W.J., Balslev, H., Barfod, A.S., Borchsenius, F., Dransfield, J., Govaerts, R. &amp; Svenning, J.-C. (2012b) Quaternary and pre-Quaternary historical legacies in the global distribution of a major tropical plant lineage. </w:t>
      </w:r>
      <w:r w:rsidRPr="00F87701">
        <w:rPr>
          <w:rFonts w:ascii="Times New Roman" w:hAnsi="Times New Roman" w:cs="Times New Roman"/>
          <w:i/>
        </w:rPr>
        <w:t>Global Ecology and Biogeography</w:t>
      </w:r>
      <w:r w:rsidRPr="00F87701">
        <w:rPr>
          <w:rFonts w:ascii="Times New Roman" w:hAnsi="Times New Roman" w:cs="Times New Roman"/>
        </w:rPr>
        <w:t xml:space="preserve">, </w:t>
      </w:r>
      <w:r w:rsidRPr="00F87701">
        <w:rPr>
          <w:rFonts w:ascii="Times New Roman" w:hAnsi="Times New Roman" w:cs="Times New Roman"/>
          <w:b/>
        </w:rPr>
        <w:t>21</w:t>
      </w:r>
      <w:r w:rsidRPr="00F87701">
        <w:rPr>
          <w:rFonts w:ascii="Times New Roman" w:hAnsi="Times New Roman" w:cs="Times New Roman"/>
        </w:rPr>
        <w:t>, 909–921.</w:t>
      </w:r>
    </w:p>
    <w:p w14:paraId="0C9D668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Kissling, W.D., Dalby, L., Flojgaard, C., Lenoir, J., Sandel, B., Sandom, C., Trojelsgaard, K. &amp; Svenning, J.-C. (2014) Establishing macroecological trait datasets: digitalization, extrapolation, and validation of diet preferences in terrestrial mammals worldwide. </w:t>
      </w:r>
      <w:r w:rsidRPr="00F87701">
        <w:rPr>
          <w:rFonts w:ascii="Times New Roman" w:hAnsi="Times New Roman" w:cs="Times New Roman"/>
          <w:i/>
        </w:rPr>
        <w:t>Ecology and Evolution</w:t>
      </w:r>
      <w:r w:rsidRPr="00F87701">
        <w:rPr>
          <w:rFonts w:ascii="Times New Roman" w:hAnsi="Times New Roman" w:cs="Times New Roman"/>
        </w:rPr>
        <w:t xml:space="preserve">, </w:t>
      </w:r>
      <w:r w:rsidRPr="00F87701">
        <w:rPr>
          <w:rFonts w:ascii="Times New Roman" w:hAnsi="Times New Roman" w:cs="Times New Roman"/>
          <w:b/>
        </w:rPr>
        <w:t>4</w:t>
      </w:r>
      <w:r w:rsidRPr="00F87701">
        <w:rPr>
          <w:rFonts w:ascii="Times New Roman" w:hAnsi="Times New Roman" w:cs="Times New Roman"/>
        </w:rPr>
        <w:t>, 2913–2930.</w:t>
      </w:r>
    </w:p>
    <w:p w14:paraId="67DF122E"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Legendre, P. &amp; Legendre, L. (1998) </w:t>
      </w:r>
      <w:r w:rsidRPr="00F87701">
        <w:rPr>
          <w:rFonts w:ascii="Times New Roman" w:hAnsi="Times New Roman" w:cs="Times New Roman"/>
          <w:i/>
        </w:rPr>
        <w:t>Numerical Ecology</w:t>
      </w:r>
      <w:r w:rsidRPr="00F87701">
        <w:rPr>
          <w:rFonts w:ascii="Times New Roman" w:hAnsi="Times New Roman" w:cs="Times New Roman"/>
        </w:rPr>
        <w:t xml:space="preserve">. Elsevier Science, Amsterdam. </w:t>
      </w:r>
    </w:p>
    <w:p w14:paraId="3B63625E"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Lord, J.M. (2004) Frugivore gape size and the evolution of fruit size and shape in southern hemisphere floras. </w:t>
      </w:r>
      <w:r w:rsidRPr="00F87701">
        <w:rPr>
          <w:rFonts w:ascii="Times New Roman" w:hAnsi="Times New Roman" w:cs="Times New Roman"/>
          <w:i/>
        </w:rPr>
        <w:t>Austral Ecology</w:t>
      </w:r>
      <w:r w:rsidRPr="00F87701">
        <w:rPr>
          <w:rFonts w:ascii="Times New Roman" w:hAnsi="Times New Roman" w:cs="Times New Roman"/>
        </w:rPr>
        <w:t xml:space="preserve">, </w:t>
      </w:r>
      <w:r w:rsidRPr="00F87701">
        <w:rPr>
          <w:rFonts w:ascii="Times New Roman" w:hAnsi="Times New Roman" w:cs="Times New Roman"/>
          <w:b/>
        </w:rPr>
        <w:t>29</w:t>
      </w:r>
      <w:r w:rsidRPr="00F87701">
        <w:rPr>
          <w:rFonts w:ascii="Times New Roman" w:hAnsi="Times New Roman" w:cs="Times New Roman"/>
        </w:rPr>
        <w:t>, 430–436.</w:t>
      </w:r>
    </w:p>
    <w:p w14:paraId="11A6A2C9"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Mack, A.L. (1993) The sizes of vertebrate-dispersed fruits: a Neotropical-Paleotropical comparison. </w:t>
      </w:r>
      <w:r w:rsidRPr="00F87701">
        <w:rPr>
          <w:rFonts w:ascii="Times New Roman" w:hAnsi="Times New Roman" w:cs="Times New Roman"/>
          <w:i/>
        </w:rPr>
        <w:t>American Naturalist</w:t>
      </w:r>
      <w:r w:rsidRPr="00F87701">
        <w:rPr>
          <w:rFonts w:ascii="Times New Roman" w:hAnsi="Times New Roman" w:cs="Times New Roman"/>
        </w:rPr>
        <w:t xml:space="preserve">, </w:t>
      </w:r>
      <w:r w:rsidRPr="00F87701">
        <w:rPr>
          <w:rFonts w:ascii="Times New Roman" w:hAnsi="Times New Roman" w:cs="Times New Roman"/>
          <w:b/>
        </w:rPr>
        <w:t>142</w:t>
      </w:r>
      <w:r w:rsidRPr="00F87701">
        <w:rPr>
          <w:rFonts w:ascii="Times New Roman" w:hAnsi="Times New Roman" w:cs="Times New Roman"/>
        </w:rPr>
        <w:t>, 840–856.</w:t>
      </w:r>
    </w:p>
    <w:p w14:paraId="133B21F8"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Ritchie, J.T. (1981) Soil-water availability. </w:t>
      </w:r>
      <w:r w:rsidRPr="00F87701">
        <w:rPr>
          <w:rFonts w:ascii="Times New Roman" w:hAnsi="Times New Roman" w:cs="Times New Roman"/>
          <w:i/>
        </w:rPr>
        <w:t>Plant and Soil</w:t>
      </w:r>
      <w:r w:rsidRPr="00F87701">
        <w:rPr>
          <w:rFonts w:ascii="Times New Roman" w:hAnsi="Times New Roman" w:cs="Times New Roman"/>
        </w:rPr>
        <w:t xml:space="preserve">, </w:t>
      </w:r>
      <w:r w:rsidRPr="00F87701">
        <w:rPr>
          <w:rFonts w:ascii="Times New Roman" w:hAnsi="Times New Roman" w:cs="Times New Roman"/>
          <w:b/>
        </w:rPr>
        <w:t>58</w:t>
      </w:r>
      <w:r w:rsidRPr="00F87701">
        <w:rPr>
          <w:rFonts w:ascii="Times New Roman" w:hAnsi="Times New Roman" w:cs="Times New Roman"/>
        </w:rPr>
        <w:t>, 327–338.</w:t>
      </w:r>
    </w:p>
    <w:p w14:paraId="638826B2"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lastRenderedPageBreak/>
        <w:t xml:space="preserve">Sandom, C., Faurby, S., Sandel, B. &amp; Svenning, J.-C. (2014) Global late Quaternary megafauna extinctions linked to humans, not climate change. </w:t>
      </w:r>
      <w:r w:rsidRPr="00F87701">
        <w:rPr>
          <w:rFonts w:ascii="Times New Roman" w:hAnsi="Times New Roman" w:cs="Times New Roman"/>
          <w:i/>
        </w:rPr>
        <w:t>Proceedings of the Royal Society B: Biological Sciences</w:t>
      </w:r>
      <w:r w:rsidRPr="00F87701">
        <w:rPr>
          <w:rFonts w:ascii="Times New Roman" w:hAnsi="Times New Roman" w:cs="Times New Roman"/>
        </w:rPr>
        <w:t xml:space="preserve">, </w:t>
      </w:r>
      <w:r w:rsidRPr="00F87701">
        <w:rPr>
          <w:rFonts w:ascii="Times New Roman" w:hAnsi="Times New Roman" w:cs="Times New Roman"/>
          <w:b/>
        </w:rPr>
        <w:t>281</w:t>
      </w:r>
      <w:r w:rsidRPr="00F87701">
        <w:rPr>
          <w:rFonts w:ascii="Times New Roman" w:hAnsi="Times New Roman" w:cs="Times New Roman"/>
        </w:rPr>
        <w:t>, 20133254.</w:t>
      </w:r>
    </w:p>
    <w:p w14:paraId="56A3062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Sandom, C., Dalby, L., Fløjgaard, C., Kissling, W.D., Lenoir, J., Sandel, B., Trøjelsgaard, K., Ejrnæs, R. &amp; Svenning, J.-C. (2013) Mammal predator and prey species richness are strongly linked at macroscales. </w:t>
      </w:r>
      <w:r w:rsidRPr="00F87701">
        <w:rPr>
          <w:rFonts w:ascii="Times New Roman" w:hAnsi="Times New Roman" w:cs="Times New Roman"/>
          <w:i/>
        </w:rPr>
        <w:t>Ecology</w:t>
      </w:r>
      <w:r w:rsidRPr="00F87701">
        <w:rPr>
          <w:rFonts w:ascii="Times New Roman" w:hAnsi="Times New Roman" w:cs="Times New Roman"/>
        </w:rPr>
        <w:t xml:space="preserve">, </w:t>
      </w:r>
      <w:r w:rsidRPr="00F87701">
        <w:rPr>
          <w:rFonts w:ascii="Times New Roman" w:hAnsi="Times New Roman" w:cs="Times New Roman"/>
          <w:b/>
        </w:rPr>
        <w:t>94</w:t>
      </w:r>
      <w:r w:rsidRPr="00F87701">
        <w:rPr>
          <w:rFonts w:ascii="Times New Roman" w:hAnsi="Times New Roman" w:cs="Times New Roman"/>
        </w:rPr>
        <w:t>, 1112–1122.</w:t>
      </w:r>
    </w:p>
    <w:p w14:paraId="2ED7398E"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Svenning, J.-C., Pedersen, P.B.M., Donlan, C.J., Ejrnæs, R., Faurby, S., Galetti, M., Hansen, D.M., Sandel, B., Sandom, C.J. &amp; Terborgh, J.W. (2015) Science for a wilder Anthropocene: synthesis and future directions for trophic rewilding research. </w:t>
      </w:r>
      <w:r w:rsidRPr="00F87701">
        <w:rPr>
          <w:rFonts w:ascii="Times New Roman" w:hAnsi="Times New Roman" w:cs="Times New Roman"/>
          <w:i/>
        </w:rPr>
        <w:t>Proceedings of the National Academy of Sciences</w:t>
      </w:r>
      <w:r w:rsidRPr="00F87701">
        <w:rPr>
          <w:rFonts w:ascii="Times New Roman" w:hAnsi="Times New Roman" w:cs="Times New Roman"/>
        </w:rPr>
        <w:t xml:space="preserve">, </w:t>
      </w:r>
      <w:r w:rsidRPr="00F87701">
        <w:rPr>
          <w:rFonts w:ascii="Times New Roman" w:hAnsi="Times New Roman" w:cs="Times New Roman"/>
          <w:b/>
        </w:rPr>
        <w:t>113</w:t>
      </w:r>
      <w:r w:rsidRPr="00F87701">
        <w:rPr>
          <w:rFonts w:ascii="Times New Roman" w:hAnsi="Times New Roman" w:cs="Times New Roman"/>
        </w:rPr>
        <w:t>, 898–906.</w:t>
      </w:r>
    </w:p>
    <w:p w14:paraId="79F1DA90"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Swenson, N.G. &amp; Weiser, M.D. (2010) Plant geography upon the basis of functional traits: an example from eastern North American trees. </w:t>
      </w:r>
      <w:r w:rsidRPr="00F87701">
        <w:rPr>
          <w:rFonts w:ascii="Times New Roman" w:hAnsi="Times New Roman" w:cs="Times New Roman"/>
          <w:i/>
        </w:rPr>
        <w:t>Ecology</w:t>
      </w:r>
      <w:r w:rsidRPr="00F87701">
        <w:rPr>
          <w:rFonts w:ascii="Times New Roman" w:hAnsi="Times New Roman" w:cs="Times New Roman"/>
        </w:rPr>
        <w:t xml:space="preserve">, </w:t>
      </w:r>
      <w:r w:rsidRPr="00F87701">
        <w:rPr>
          <w:rFonts w:ascii="Times New Roman" w:hAnsi="Times New Roman" w:cs="Times New Roman"/>
          <w:b/>
        </w:rPr>
        <w:t>91</w:t>
      </w:r>
      <w:r w:rsidRPr="00F87701">
        <w:rPr>
          <w:rFonts w:ascii="Times New Roman" w:hAnsi="Times New Roman" w:cs="Times New Roman"/>
        </w:rPr>
        <w:t>, 2234–2241.</w:t>
      </w:r>
    </w:p>
    <w:p w14:paraId="29B93F18"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Tautenhahn, S., Heilmeier, H., Götzenberger, L., Klotz, S., Wirth, C. &amp; Kühn, I. (2008) On the biogeography of seed mass in Germany — distribution patterns and environmental correlates. </w:t>
      </w:r>
      <w:r w:rsidRPr="00F87701">
        <w:rPr>
          <w:rFonts w:ascii="Times New Roman" w:hAnsi="Times New Roman" w:cs="Times New Roman"/>
          <w:i/>
        </w:rPr>
        <w:t>Ecography</w:t>
      </w:r>
      <w:r w:rsidRPr="00F87701">
        <w:rPr>
          <w:rFonts w:ascii="Times New Roman" w:hAnsi="Times New Roman" w:cs="Times New Roman"/>
        </w:rPr>
        <w:t xml:space="preserve">, </w:t>
      </w:r>
      <w:r w:rsidRPr="00F87701">
        <w:rPr>
          <w:rFonts w:ascii="Times New Roman" w:hAnsi="Times New Roman" w:cs="Times New Roman"/>
          <w:b/>
        </w:rPr>
        <w:t>31</w:t>
      </w:r>
      <w:r w:rsidRPr="00F87701">
        <w:rPr>
          <w:rFonts w:ascii="Times New Roman" w:hAnsi="Times New Roman" w:cs="Times New Roman"/>
        </w:rPr>
        <w:t>, 457–468.</w:t>
      </w:r>
    </w:p>
    <w:p w14:paraId="66FA6C42"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Tomlinson, P.B. (1990) </w:t>
      </w:r>
      <w:r w:rsidRPr="00F87701">
        <w:rPr>
          <w:rFonts w:ascii="Times New Roman" w:hAnsi="Times New Roman" w:cs="Times New Roman"/>
          <w:i/>
        </w:rPr>
        <w:t>The structural biology of palms</w:t>
      </w:r>
      <w:r w:rsidRPr="00F87701">
        <w:rPr>
          <w:rFonts w:ascii="Times New Roman" w:hAnsi="Times New Roman" w:cs="Times New Roman"/>
        </w:rPr>
        <w:t>. Oxford University Press, Oxford.</w:t>
      </w:r>
    </w:p>
    <w:p w14:paraId="0070FA3D" w14:textId="77777777" w:rsidR="00F87701" w:rsidRPr="00F87701" w:rsidRDefault="00F87701" w:rsidP="00F87701">
      <w:pPr>
        <w:pStyle w:val="EndNoteBibliography"/>
        <w:spacing w:after="0"/>
        <w:ind w:left="720" w:hanging="720"/>
        <w:rPr>
          <w:rFonts w:ascii="Times New Roman" w:hAnsi="Times New Roman" w:cs="Times New Roman"/>
        </w:rPr>
      </w:pPr>
      <w:r w:rsidRPr="00F87701">
        <w:rPr>
          <w:rFonts w:ascii="Times New Roman" w:hAnsi="Times New Roman" w:cs="Times New Roman"/>
        </w:rPr>
        <w:t xml:space="preserve">Zhao, M., Heinsch, F.A., Nemani, R.R. &amp; Running, S.W. (2005) Improvements of the MODIS terrestrial gross and net primary production global data set. </w:t>
      </w:r>
      <w:r w:rsidRPr="00F87701">
        <w:rPr>
          <w:rFonts w:ascii="Times New Roman" w:hAnsi="Times New Roman" w:cs="Times New Roman"/>
          <w:i/>
        </w:rPr>
        <w:t>Remote Sensing of Environment</w:t>
      </w:r>
      <w:r w:rsidRPr="00F87701">
        <w:rPr>
          <w:rFonts w:ascii="Times New Roman" w:hAnsi="Times New Roman" w:cs="Times New Roman"/>
        </w:rPr>
        <w:t xml:space="preserve">, </w:t>
      </w:r>
      <w:r w:rsidRPr="00F87701">
        <w:rPr>
          <w:rFonts w:ascii="Times New Roman" w:hAnsi="Times New Roman" w:cs="Times New Roman"/>
          <w:b/>
        </w:rPr>
        <w:t>95</w:t>
      </w:r>
      <w:r w:rsidRPr="00F87701">
        <w:rPr>
          <w:rFonts w:ascii="Times New Roman" w:hAnsi="Times New Roman" w:cs="Times New Roman"/>
        </w:rPr>
        <w:t>, 164–176.</w:t>
      </w:r>
    </w:p>
    <w:p w14:paraId="7725054F" w14:textId="77777777" w:rsidR="00F87701" w:rsidRPr="00F87701" w:rsidRDefault="00F87701" w:rsidP="00F87701">
      <w:pPr>
        <w:pStyle w:val="EndNoteBibliography"/>
        <w:ind w:left="720" w:hanging="720"/>
        <w:rPr>
          <w:rFonts w:ascii="Times New Roman" w:hAnsi="Times New Roman" w:cs="Times New Roman"/>
        </w:rPr>
      </w:pPr>
      <w:r w:rsidRPr="00F87701">
        <w:rPr>
          <w:rFonts w:ascii="Times New Roman" w:hAnsi="Times New Roman" w:cs="Times New Roman"/>
        </w:rPr>
        <w:t xml:space="preserve">Zona, S. &amp; Henderson, A. (1989) A review of animal-mediated seed dispersal of palms. </w:t>
      </w:r>
      <w:r w:rsidRPr="00F87701">
        <w:rPr>
          <w:rFonts w:ascii="Times New Roman" w:hAnsi="Times New Roman" w:cs="Times New Roman"/>
          <w:i/>
        </w:rPr>
        <w:t>Selbyana</w:t>
      </w:r>
      <w:r w:rsidRPr="00F87701">
        <w:rPr>
          <w:rFonts w:ascii="Times New Roman" w:hAnsi="Times New Roman" w:cs="Times New Roman"/>
        </w:rPr>
        <w:t xml:space="preserve">, </w:t>
      </w:r>
      <w:r w:rsidRPr="00F87701">
        <w:rPr>
          <w:rFonts w:ascii="Times New Roman" w:hAnsi="Times New Roman" w:cs="Times New Roman"/>
          <w:b/>
        </w:rPr>
        <w:t>11</w:t>
      </w:r>
      <w:r w:rsidRPr="00F87701">
        <w:rPr>
          <w:rFonts w:ascii="Times New Roman" w:hAnsi="Times New Roman" w:cs="Times New Roman"/>
        </w:rPr>
        <w:t>, 6–21.</w:t>
      </w:r>
    </w:p>
    <w:p w14:paraId="32FAE4BD" w14:textId="59EAD373" w:rsidR="004C679A" w:rsidRPr="00D33A3C" w:rsidRDefault="000004FA" w:rsidP="00D33A3C">
      <w:pPr>
        <w:ind w:firstLine="0"/>
        <w:rPr>
          <w:rFonts w:ascii="Times New Roman" w:hAnsi="Times New Roman" w:cs="Times New Roman"/>
          <w:iCs/>
        </w:rPr>
      </w:pPr>
      <w:r w:rsidRPr="00F87701">
        <w:rPr>
          <w:rFonts w:ascii="Times New Roman" w:hAnsi="Times New Roman" w:cs="Times New Roman"/>
          <w:iCs/>
        </w:rPr>
        <w:fldChar w:fldCharType="end"/>
      </w:r>
      <w:r w:rsidR="004C679A" w:rsidRPr="004E2963">
        <w:rPr>
          <w:rFonts w:ascii="Times New Roman" w:hAnsi="Times New Roman" w:cs="Times New Roman"/>
          <w:b/>
          <w:sz w:val="28"/>
          <w:szCs w:val="28"/>
        </w:rPr>
        <w:br w:type="page"/>
      </w:r>
    </w:p>
    <w:p w14:paraId="0DB57B22" w14:textId="05227EB0" w:rsidR="00026260" w:rsidRPr="004135A9" w:rsidRDefault="00026260" w:rsidP="00026260">
      <w:pPr>
        <w:ind w:firstLine="0"/>
        <w:rPr>
          <w:rFonts w:ascii="Times New Roman" w:hAnsi="Times New Roman" w:cs="Times New Roman"/>
          <w:b/>
        </w:rPr>
      </w:pPr>
      <w:r w:rsidRPr="004135A9">
        <w:rPr>
          <w:rFonts w:ascii="Times New Roman" w:hAnsi="Times New Roman" w:cs="Times New Roman"/>
          <w:b/>
        </w:rPr>
        <w:lastRenderedPageBreak/>
        <w:t>References</w:t>
      </w:r>
      <w:r w:rsidR="000A5784">
        <w:rPr>
          <w:rFonts w:ascii="Times New Roman" w:hAnsi="Times New Roman" w:cs="Times New Roman"/>
          <w:b/>
        </w:rPr>
        <w:t xml:space="preserve"> </w:t>
      </w:r>
      <w:r w:rsidR="000A5784" w:rsidRPr="000A5784">
        <w:rPr>
          <w:rFonts w:ascii="Times New Roman" w:hAnsi="Times New Roman" w:cs="Times New Roman"/>
          <w:b/>
        </w:rPr>
        <w:t>to data sources</w:t>
      </w:r>
      <w:r w:rsidR="000A5784">
        <w:rPr>
          <w:rFonts w:ascii="Times New Roman" w:hAnsi="Times New Roman" w:cs="Times New Roman"/>
          <w:b/>
        </w:rPr>
        <w:t xml:space="preserve"> of the Appendix S1.</w:t>
      </w:r>
    </w:p>
    <w:p w14:paraId="06416CF8"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AAU Herbarium, The Aarhus University Herbarium (AAU), Ole Worms </w:t>
      </w:r>
      <w:proofErr w:type="spellStart"/>
      <w:r w:rsidRPr="007E4A06">
        <w:rPr>
          <w:rFonts w:ascii="Times New Roman" w:hAnsi="Times New Roman" w:cs="Times New Roman"/>
        </w:rPr>
        <w:t>Allé</w:t>
      </w:r>
      <w:proofErr w:type="spellEnd"/>
      <w:r w:rsidRPr="007E4A06">
        <w:rPr>
          <w:rFonts w:ascii="Times New Roman" w:hAnsi="Times New Roman" w:cs="Times New Roman"/>
        </w:rPr>
        <w:t xml:space="preserve"> 1, 8000 Aarhus C, Denmark.</w:t>
      </w:r>
    </w:p>
    <w:p w14:paraId="16FE209E"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Dowe</w:t>
      </w:r>
      <w:proofErr w:type="spellEnd"/>
      <w:r w:rsidRPr="007E4A06">
        <w:rPr>
          <w:rFonts w:ascii="Times New Roman" w:hAnsi="Times New Roman" w:cs="Times New Roman"/>
        </w:rPr>
        <w:t xml:space="preserve">, J.L. &amp; Ferrero, M.D. (2000) A new species of </w:t>
      </w:r>
      <w:proofErr w:type="spellStart"/>
      <w:r w:rsidRPr="007E4A06">
        <w:rPr>
          <w:rFonts w:ascii="Times New Roman" w:hAnsi="Times New Roman" w:cs="Times New Roman"/>
        </w:rPr>
        <w:t>rheophytic</w:t>
      </w:r>
      <w:proofErr w:type="spellEnd"/>
      <w:r w:rsidRPr="007E4A06">
        <w:rPr>
          <w:rFonts w:ascii="Times New Roman" w:hAnsi="Times New Roman" w:cs="Times New Roman"/>
        </w:rPr>
        <w:t xml:space="preserve"> palm from New Guinea. </w:t>
      </w:r>
      <w:r w:rsidRPr="007E4A06">
        <w:rPr>
          <w:rFonts w:ascii="Times New Roman" w:hAnsi="Times New Roman" w:cs="Times New Roman"/>
          <w:i/>
          <w:iCs/>
        </w:rPr>
        <w:t>Palms</w:t>
      </w:r>
      <w:r w:rsidRPr="007E4A06">
        <w:rPr>
          <w:rFonts w:ascii="Times New Roman" w:hAnsi="Times New Roman" w:cs="Times New Roman"/>
        </w:rPr>
        <w:t xml:space="preserve">, </w:t>
      </w:r>
      <w:r w:rsidRPr="007E4A06">
        <w:rPr>
          <w:rFonts w:ascii="Times New Roman" w:hAnsi="Times New Roman" w:cs="Times New Roman"/>
          <w:b/>
          <w:bCs/>
        </w:rPr>
        <w:t>44</w:t>
      </w:r>
      <w:r w:rsidRPr="007E4A06">
        <w:rPr>
          <w:rFonts w:ascii="Times New Roman" w:hAnsi="Times New Roman" w:cs="Times New Roman"/>
        </w:rPr>
        <w:t>, 194–197.</w:t>
      </w:r>
    </w:p>
    <w:p w14:paraId="2E35FB8E"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Dowe</w:t>
      </w:r>
      <w:proofErr w:type="spellEnd"/>
      <w:r w:rsidRPr="007E4A06">
        <w:rPr>
          <w:rFonts w:ascii="Times New Roman" w:hAnsi="Times New Roman" w:cs="Times New Roman"/>
        </w:rPr>
        <w:t xml:space="preserve">, J.L. &amp; Ferrero, M.D. (2001) Revision of </w:t>
      </w:r>
      <w:proofErr w:type="spellStart"/>
      <w:r w:rsidRPr="007E4A06">
        <w:rPr>
          <w:rFonts w:ascii="Times New Roman" w:hAnsi="Times New Roman" w:cs="Times New Roman"/>
          <w:i/>
          <w:iCs/>
        </w:rPr>
        <w:t>Calyptrocalyx</w:t>
      </w:r>
      <w:proofErr w:type="spellEnd"/>
      <w:r w:rsidRPr="007E4A06">
        <w:rPr>
          <w:rFonts w:ascii="Times New Roman" w:hAnsi="Times New Roman" w:cs="Times New Roman"/>
        </w:rPr>
        <w:t xml:space="preserve"> and the New Guinea species of </w:t>
      </w:r>
      <w:proofErr w:type="spellStart"/>
      <w:r w:rsidRPr="007E4A06">
        <w:rPr>
          <w:rFonts w:ascii="Times New Roman" w:hAnsi="Times New Roman" w:cs="Times New Roman"/>
          <w:i/>
          <w:iCs/>
        </w:rPr>
        <w:t>Linospadix</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Linospadicinae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Arecoideae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Arecaceae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i/>
          <w:iCs/>
        </w:rPr>
        <w:t>Blumea</w:t>
      </w:r>
      <w:proofErr w:type="spellEnd"/>
      <w:r w:rsidRPr="007E4A06">
        <w:rPr>
          <w:rFonts w:ascii="Times New Roman" w:hAnsi="Times New Roman" w:cs="Times New Roman"/>
        </w:rPr>
        <w:t xml:space="preserve">, </w:t>
      </w:r>
      <w:r w:rsidRPr="007E4A06">
        <w:rPr>
          <w:rFonts w:ascii="Times New Roman" w:hAnsi="Times New Roman" w:cs="Times New Roman"/>
          <w:b/>
          <w:bCs/>
        </w:rPr>
        <w:t>46</w:t>
      </w:r>
      <w:r w:rsidRPr="007E4A06">
        <w:rPr>
          <w:rFonts w:ascii="Times New Roman" w:hAnsi="Times New Roman" w:cs="Times New Roman"/>
        </w:rPr>
        <w:t>, 207–251.</w:t>
      </w:r>
    </w:p>
    <w:p w14:paraId="68004C3A"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Dowe</w:t>
      </w:r>
      <w:proofErr w:type="spellEnd"/>
      <w:r w:rsidRPr="007E4A06">
        <w:rPr>
          <w:rFonts w:ascii="Times New Roman" w:hAnsi="Times New Roman" w:cs="Times New Roman"/>
        </w:rPr>
        <w:t xml:space="preserve">, J.L. (2010) </w:t>
      </w:r>
      <w:r w:rsidRPr="007E4A06">
        <w:rPr>
          <w:rFonts w:ascii="Times New Roman" w:hAnsi="Times New Roman" w:cs="Times New Roman"/>
          <w:i/>
          <w:iCs/>
        </w:rPr>
        <w:t>Australian palms, biogeography, ecology and systematics</w:t>
      </w:r>
      <w:r w:rsidRPr="007E4A06">
        <w:rPr>
          <w:rFonts w:ascii="Times New Roman" w:hAnsi="Times New Roman" w:cs="Times New Roman"/>
        </w:rPr>
        <w:t>. CSIRO Publishing, Collingwood, Australia.</w:t>
      </w:r>
    </w:p>
    <w:p w14:paraId="6E793E82"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Dransfield, J.L. (1979) </w:t>
      </w:r>
      <w:r w:rsidRPr="007E4A06">
        <w:rPr>
          <w:rFonts w:ascii="Times New Roman" w:hAnsi="Times New Roman" w:cs="Times New Roman"/>
          <w:i/>
          <w:iCs/>
        </w:rPr>
        <w:t>A manual of the rattans of the Malay Peninsula</w:t>
      </w:r>
      <w:r w:rsidRPr="007E4A06">
        <w:rPr>
          <w:rFonts w:ascii="Times New Roman" w:hAnsi="Times New Roman" w:cs="Times New Roman"/>
        </w:rPr>
        <w:t>, Malayan Forest Records 29, Kuala Lumpur.</w:t>
      </w:r>
    </w:p>
    <w:p w14:paraId="3C600194"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Dransfield, J. &amp; </w:t>
      </w:r>
      <w:proofErr w:type="spellStart"/>
      <w:r w:rsidRPr="007E4A06">
        <w:rPr>
          <w:rFonts w:ascii="Times New Roman" w:hAnsi="Times New Roman" w:cs="Times New Roman"/>
        </w:rPr>
        <w:t>Beentje</w:t>
      </w:r>
      <w:proofErr w:type="spellEnd"/>
      <w:r w:rsidRPr="007E4A06">
        <w:rPr>
          <w:rFonts w:ascii="Times New Roman" w:hAnsi="Times New Roman" w:cs="Times New Roman"/>
        </w:rPr>
        <w:t xml:space="preserve">, H. (1995) </w:t>
      </w:r>
      <w:r w:rsidRPr="007E4A06">
        <w:rPr>
          <w:rFonts w:ascii="Times New Roman" w:hAnsi="Times New Roman" w:cs="Times New Roman"/>
          <w:i/>
          <w:iCs/>
        </w:rPr>
        <w:t>Palms of Madagascar</w:t>
      </w:r>
      <w:r w:rsidRPr="007E4A06">
        <w:rPr>
          <w:rFonts w:ascii="Times New Roman" w:hAnsi="Times New Roman" w:cs="Times New Roman"/>
        </w:rPr>
        <w:t>, Royal Botanical Gardens, Kew.</w:t>
      </w:r>
    </w:p>
    <w:p w14:paraId="4A296A73" w14:textId="77777777" w:rsidR="00026260" w:rsidRPr="007E4A06" w:rsidRDefault="00026260" w:rsidP="007E4A06">
      <w:pPr>
        <w:spacing w:after="0" w:line="240" w:lineRule="auto"/>
        <w:rPr>
          <w:rFonts w:ascii="Times New Roman" w:hAnsi="Times New Roman" w:cs="Times New Roman"/>
        </w:rPr>
      </w:pPr>
      <w:r w:rsidRPr="007E4A06">
        <w:rPr>
          <w:rFonts w:ascii="Times New Roman" w:hAnsi="Times New Roman" w:cs="Times New Roman"/>
        </w:rPr>
        <w:t xml:space="preserve">Dransfield, J. (1984) </w:t>
      </w:r>
      <w:r w:rsidRPr="007E4A06">
        <w:rPr>
          <w:rFonts w:ascii="Times New Roman" w:hAnsi="Times New Roman" w:cs="Times New Roman"/>
          <w:i/>
          <w:iCs/>
        </w:rPr>
        <w:t>The rattans of Sabah</w:t>
      </w:r>
      <w:r w:rsidRPr="007E4A06">
        <w:rPr>
          <w:rFonts w:ascii="Times New Roman" w:hAnsi="Times New Roman" w:cs="Times New Roman"/>
        </w:rPr>
        <w:t>, Sabah forest record 13, Sabah.</w:t>
      </w:r>
    </w:p>
    <w:p w14:paraId="31E595E5"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Essig, F.B. (1978) A revision of the genus </w:t>
      </w:r>
      <w:proofErr w:type="spellStart"/>
      <w:r w:rsidRPr="007E4A06">
        <w:rPr>
          <w:rFonts w:ascii="Times New Roman" w:hAnsi="Times New Roman" w:cs="Times New Roman"/>
          <w:i/>
          <w:iCs/>
        </w:rPr>
        <w:t>Ptychosperma</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Labill</w:t>
      </w:r>
      <w:proofErr w:type="spellEnd"/>
      <w:r w:rsidRPr="007E4A06">
        <w:rPr>
          <w:rFonts w:ascii="Times New Roman" w:hAnsi="Times New Roman" w:cs="Times New Roman"/>
        </w:rPr>
        <w:t xml:space="preserve">. (Arecaceae). </w:t>
      </w:r>
      <w:proofErr w:type="spellStart"/>
      <w:r w:rsidRPr="007E4A06">
        <w:rPr>
          <w:rFonts w:ascii="Times New Roman" w:hAnsi="Times New Roman" w:cs="Times New Roman"/>
          <w:i/>
          <w:iCs/>
        </w:rPr>
        <w:t>Allertonia</w:t>
      </w:r>
      <w:proofErr w:type="spellEnd"/>
      <w:r w:rsidRPr="007E4A06">
        <w:rPr>
          <w:rFonts w:ascii="Times New Roman" w:hAnsi="Times New Roman" w:cs="Times New Roman"/>
        </w:rPr>
        <w:t xml:space="preserve">, </w:t>
      </w:r>
      <w:r w:rsidRPr="007E4A06">
        <w:rPr>
          <w:rFonts w:ascii="Times New Roman" w:hAnsi="Times New Roman" w:cs="Times New Roman"/>
          <w:b/>
          <w:bCs/>
        </w:rPr>
        <w:t>1</w:t>
      </w:r>
      <w:r w:rsidRPr="007E4A06">
        <w:rPr>
          <w:rFonts w:ascii="Times New Roman" w:hAnsi="Times New Roman" w:cs="Times New Roman"/>
        </w:rPr>
        <w:t>, 415–478.</w:t>
      </w:r>
    </w:p>
    <w:p w14:paraId="4FB43D0B"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Essig, F.B. (2008) A systematic histological study of palm fruits. VIII. Subtribe </w:t>
      </w:r>
      <w:proofErr w:type="spellStart"/>
      <w:r w:rsidRPr="007E4A06">
        <w:rPr>
          <w:rFonts w:ascii="Times New Roman" w:hAnsi="Times New Roman" w:cs="Times New Roman"/>
        </w:rPr>
        <w:t>Dypsidinae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Arecaceae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i/>
          <w:iCs/>
        </w:rPr>
        <w:t>Brittonia</w:t>
      </w:r>
      <w:proofErr w:type="spellEnd"/>
      <w:r w:rsidRPr="007E4A06">
        <w:rPr>
          <w:rFonts w:ascii="Times New Roman" w:hAnsi="Times New Roman" w:cs="Times New Roman"/>
        </w:rPr>
        <w:t xml:space="preserve">, </w:t>
      </w:r>
      <w:r w:rsidRPr="007E4A06">
        <w:rPr>
          <w:rFonts w:ascii="Times New Roman" w:hAnsi="Times New Roman" w:cs="Times New Roman"/>
          <w:b/>
          <w:bCs/>
        </w:rPr>
        <w:t>60</w:t>
      </w:r>
      <w:r w:rsidRPr="007E4A06">
        <w:rPr>
          <w:rFonts w:ascii="Times New Roman" w:hAnsi="Times New Roman" w:cs="Times New Roman"/>
        </w:rPr>
        <w:t>, 82–92.</w:t>
      </w:r>
    </w:p>
    <w:p w14:paraId="5096BA71"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Essig, F.B., Bussard, L. &amp; Hernandez, N. (2001) A systematic histological study of palm fruits. IV. Subtribe </w:t>
      </w:r>
      <w:proofErr w:type="spellStart"/>
      <w:r w:rsidRPr="007E4A06">
        <w:rPr>
          <w:rFonts w:ascii="Times New Roman" w:hAnsi="Times New Roman" w:cs="Times New Roman"/>
        </w:rPr>
        <w:t>Oncospermatinae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Arecaceae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i/>
          <w:iCs/>
        </w:rPr>
        <w:t>Brittonia</w:t>
      </w:r>
      <w:proofErr w:type="spellEnd"/>
      <w:r w:rsidRPr="007E4A06">
        <w:rPr>
          <w:rFonts w:ascii="Times New Roman" w:hAnsi="Times New Roman" w:cs="Times New Roman"/>
        </w:rPr>
        <w:t xml:space="preserve">, </w:t>
      </w:r>
      <w:r w:rsidRPr="007E4A06">
        <w:rPr>
          <w:rFonts w:ascii="Times New Roman" w:hAnsi="Times New Roman" w:cs="Times New Roman"/>
          <w:b/>
          <w:bCs/>
        </w:rPr>
        <w:t>53</w:t>
      </w:r>
      <w:r w:rsidRPr="007E4A06">
        <w:rPr>
          <w:rFonts w:ascii="Times New Roman" w:hAnsi="Times New Roman" w:cs="Times New Roman"/>
        </w:rPr>
        <w:t>, 466–471.</w:t>
      </w:r>
    </w:p>
    <w:p w14:paraId="417B6D06"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Essig, F.B., </w:t>
      </w:r>
      <w:proofErr w:type="spellStart"/>
      <w:r w:rsidRPr="007E4A06">
        <w:rPr>
          <w:rFonts w:ascii="Times New Roman" w:hAnsi="Times New Roman" w:cs="Times New Roman"/>
        </w:rPr>
        <w:t>Manka</w:t>
      </w:r>
      <w:proofErr w:type="spellEnd"/>
      <w:r w:rsidRPr="007E4A06">
        <w:rPr>
          <w:rFonts w:ascii="Times New Roman" w:hAnsi="Times New Roman" w:cs="Times New Roman"/>
        </w:rPr>
        <w:t xml:space="preserve">, T. J. &amp; Bussard, L. (1999) A systematic histological study of palm fruits. III. Subtribe </w:t>
      </w:r>
      <w:proofErr w:type="spellStart"/>
      <w:r w:rsidRPr="007E4A06">
        <w:rPr>
          <w:rFonts w:ascii="Times New Roman" w:hAnsi="Times New Roman" w:cs="Times New Roman"/>
        </w:rPr>
        <w:t>Iguanurinae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Arecaceae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i/>
          <w:iCs/>
        </w:rPr>
        <w:t>Brittonia</w:t>
      </w:r>
      <w:proofErr w:type="spellEnd"/>
      <w:r w:rsidRPr="007E4A06">
        <w:rPr>
          <w:rFonts w:ascii="Times New Roman" w:hAnsi="Times New Roman" w:cs="Times New Roman"/>
        </w:rPr>
        <w:t xml:space="preserve">, </w:t>
      </w:r>
      <w:r w:rsidRPr="007E4A06">
        <w:rPr>
          <w:rFonts w:ascii="Times New Roman" w:hAnsi="Times New Roman" w:cs="Times New Roman"/>
          <w:b/>
          <w:bCs/>
        </w:rPr>
        <w:t>51</w:t>
      </w:r>
      <w:r w:rsidRPr="007E4A06">
        <w:rPr>
          <w:rFonts w:ascii="Times New Roman" w:hAnsi="Times New Roman" w:cs="Times New Roman"/>
        </w:rPr>
        <w:t>, 307–325.</w:t>
      </w:r>
    </w:p>
    <w:p w14:paraId="37124F34"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Fernando, E.S. (1983) A revision of the Genus </w:t>
      </w:r>
      <w:proofErr w:type="spellStart"/>
      <w:r w:rsidRPr="007E4A06">
        <w:rPr>
          <w:rFonts w:ascii="Times New Roman" w:hAnsi="Times New Roman" w:cs="Times New Roman"/>
          <w:i/>
          <w:iCs/>
        </w:rPr>
        <w:t>Nenga</w:t>
      </w:r>
      <w:proofErr w:type="spellEnd"/>
      <w:r w:rsidRPr="007E4A06">
        <w:rPr>
          <w:rFonts w:ascii="Times New Roman" w:hAnsi="Times New Roman" w:cs="Times New Roman"/>
          <w:i/>
          <w:iCs/>
        </w:rPr>
        <w:t>.</w:t>
      </w:r>
      <w:r w:rsidRPr="007E4A06">
        <w:rPr>
          <w:rFonts w:ascii="Times New Roman" w:hAnsi="Times New Roman" w:cs="Times New Roman"/>
        </w:rPr>
        <w:t xml:space="preserve"> </w:t>
      </w:r>
      <w:proofErr w:type="spellStart"/>
      <w:r w:rsidRPr="007E4A06">
        <w:rPr>
          <w:rFonts w:ascii="Times New Roman" w:hAnsi="Times New Roman" w:cs="Times New Roman"/>
          <w:i/>
          <w:iCs/>
        </w:rPr>
        <w:t>Principes</w:t>
      </w:r>
      <w:proofErr w:type="spellEnd"/>
      <w:r w:rsidRPr="007E4A06">
        <w:rPr>
          <w:rFonts w:ascii="Times New Roman" w:hAnsi="Times New Roman" w:cs="Times New Roman"/>
        </w:rPr>
        <w:t xml:space="preserve">, </w:t>
      </w:r>
      <w:r w:rsidRPr="007E4A06">
        <w:rPr>
          <w:rFonts w:ascii="Times New Roman" w:hAnsi="Times New Roman" w:cs="Times New Roman"/>
          <w:b/>
          <w:bCs/>
        </w:rPr>
        <w:t>27</w:t>
      </w:r>
      <w:r w:rsidRPr="007E4A06">
        <w:rPr>
          <w:rFonts w:ascii="Times New Roman" w:hAnsi="Times New Roman" w:cs="Times New Roman"/>
        </w:rPr>
        <w:t>, 55–70.</w:t>
      </w:r>
    </w:p>
    <w:p w14:paraId="5475576E"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Galeano</w:t>
      </w:r>
      <w:proofErr w:type="spellEnd"/>
      <w:r w:rsidRPr="007E4A06">
        <w:rPr>
          <w:rFonts w:ascii="Times New Roman" w:hAnsi="Times New Roman" w:cs="Times New Roman"/>
        </w:rPr>
        <w:t xml:space="preserve">, G. &amp; Bernal, R. (2010) </w:t>
      </w:r>
      <w:r w:rsidRPr="007E4A06">
        <w:rPr>
          <w:rFonts w:ascii="Times New Roman" w:hAnsi="Times New Roman" w:cs="Times New Roman"/>
          <w:i/>
          <w:iCs/>
        </w:rPr>
        <w:t>Palmas de Colombia</w:t>
      </w:r>
      <w:r w:rsidRPr="007E4A06">
        <w:rPr>
          <w:rFonts w:ascii="Times New Roman" w:hAnsi="Times New Roman" w:cs="Times New Roman"/>
        </w:rPr>
        <w:t xml:space="preserve">, </w:t>
      </w:r>
      <w:proofErr w:type="spellStart"/>
      <w:r w:rsidRPr="007E4A06">
        <w:rPr>
          <w:rFonts w:ascii="Times New Roman" w:hAnsi="Times New Roman" w:cs="Times New Roman"/>
          <w:i/>
          <w:iCs/>
        </w:rPr>
        <w:t>guia</w:t>
      </w:r>
      <w:proofErr w:type="spellEnd"/>
      <w:r w:rsidRPr="007E4A06">
        <w:rPr>
          <w:rFonts w:ascii="Times New Roman" w:hAnsi="Times New Roman" w:cs="Times New Roman"/>
          <w:i/>
          <w:iCs/>
        </w:rPr>
        <w:t xml:space="preserve"> de </w:t>
      </w:r>
      <w:proofErr w:type="spellStart"/>
      <w:proofErr w:type="gramStart"/>
      <w:r w:rsidRPr="007E4A06">
        <w:rPr>
          <w:rFonts w:ascii="Times New Roman" w:hAnsi="Times New Roman" w:cs="Times New Roman"/>
          <w:i/>
          <w:iCs/>
        </w:rPr>
        <w:t>campo.</w:t>
      </w:r>
      <w:r w:rsidRPr="007E4A06">
        <w:rPr>
          <w:rFonts w:ascii="Times New Roman" w:hAnsi="Times New Roman" w:cs="Times New Roman"/>
        </w:rPr>
        <w:t>Panamericana</w:t>
      </w:r>
      <w:proofErr w:type="spellEnd"/>
      <w:proofErr w:type="gramEnd"/>
      <w:r w:rsidRPr="007E4A06">
        <w:rPr>
          <w:rFonts w:ascii="Times New Roman" w:hAnsi="Times New Roman" w:cs="Times New Roman"/>
        </w:rPr>
        <w:t xml:space="preserve"> </w:t>
      </w:r>
      <w:proofErr w:type="spellStart"/>
      <w:r w:rsidRPr="007E4A06">
        <w:rPr>
          <w:rFonts w:ascii="Times New Roman" w:hAnsi="Times New Roman" w:cs="Times New Roman"/>
        </w:rPr>
        <w:t>Formas</w:t>
      </w:r>
      <w:proofErr w:type="spellEnd"/>
      <w:r w:rsidRPr="007E4A06">
        <w:rPr>
          <w:rFonts w:ascii="Times New Roman" w:hAnsi="Times New Roman" w:cs="Times New Roman"/>
        </w:rPr>
        <w:t xml:space="preserve"> e </w:t>
      </w:r>
      <w:proofErr w:type="spellStart"/>
      <w:r w:rsidRPr="007E4A06">
        <w:rPr>
          <w:rFonts w:ascii="Times New Roman" w:hAnsi="Times New Roman" w:cs="Times New Roman"/>
        </w:rPr>
        <w:t>Impresos</w:t>
      </w:r>
      <w:proofErr w:type="spellEnd"/>
      <w:r w:rsidRPr="007E4A06">
        <w:rPr>
          <w:rFonts w:ascii="Times New Roman" w:hAnsi="Times New Roman" w:cs="Times New Roman"/>
        </w:rPr>
        <w:t xml:space="preserve"> S.A., Bogota.</w:t>
      </w:r>
    </w:p>
    <w:p w14:paraId="34A7F320"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Glassman, S.F. (1987) Revisions of the palm genus </w:t>
      </w:r>
      <w:proofErr w:type="spellStart"/>
      <w:r w:rsidRPr="007E4A06">
        <w:rPr>
          <w:rFonts w:ascii="Times New Roman" w:hAnsi="Times New Roman" w:cs="Times New Roman"/>
          <w:i/>
          <w:iCs/>
        </w:rPr>
        <w:t>Syagrus</w:t>
      </w:r>
      <w:proofErr w:type="spellEnd"/>
      <w:r w:rsidRPr="007E4A06">
        <w:rPr>
          <w:rFonts w:ascii="Times New Roman" w:hAnsi="Times New Roman" w:cs="Times New Roman"/>
        </w:rPr>
        <w:t xml:space="preserve"> Mart. and other selected genera in the </w:t>
      </w:r>
      <w:r w:rsidRPr="007E4A06">
        <w:rPr>
          <w:rFonts w:ascii="Times New Roman" w:hAnsi="Times New Roman" w:cs="Times New Roman"/>
          <w:i/>
          <w:iCs/>
        </w:rPr>
        <w:t>Cocos</w:t>
      </w:r>
      <w:r w:rsidRPr="007E4A06">
        <w:rPr>
          <w:rFonts w:ascii="Times New Roman" w:hAnsi="Times New Roman" w:cs="Times New Roman"/>
        </w:rPr>
        <w:t xml:space="preserve"> alliance. Illinois Biological Monographs, </w:t>
      </w:r>
      <w:r w:rsidRPr="007E4A06">
        <w:rPr>
          <w:rFonts w:ascii="Times New Roman" w:hAnsi="Times New Roman" w:cs="Times New Roman"/>
          <w:b/>
          <w:bCs/>
        </w:rPr>
        <w:t>59</w:t>
      </w:r>
      <w:r w:rsidRPr="007E4A06">
        <w:rPr>
          <w:rFonts w:ascii="Times New Roman" w:hAnsi="Times New Roman" w:cs="Times New Roman"/>
        </w:rPr>
        <w:t>, 1–414.</w:t>
      </w:r>
    </w:p>
    <w:p w14:paraId="2A26D623"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Henderson, A. (2002) </w:t>
      </w:r>
      <w:r w:rsidRPr="007E4A06">
        <w:rPr>
          <w:rFonts w:ascii="Times New Roman" w:hAnsi="Times New Roman" w:cs="Times New Roman"/>
          <w:i/>
          <w:iCs/>
        </w:rPr>
        <w:t>Evolution and Ecology of Palms</w:t>
      </w:r>
      <w:r w:rsidRPr="007E4A06">
        <w:rPr>
          <w:rFonts w:ascii="Times New Roman" w:hAnsi="Times New Roman" w:cs="Times New Roman"/>
        </w:rPr>
        <w:t>. New York Botanical Garden Press, Bronx.</w:t>
      </w:r>
    </w:p>
    <w:p w14:paraId="2EF1C971"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Henderson, A. (2009) </w:t>
      </w:r>
      <w:r w:rsidRPr="007E4A06">
        <w:rPr>
          <w:rFonts w:ascii="Times New Roman" w:hAnsi="Times New Roman" w:cs="Times New Roman"/>
          <w:i/>
          <w:iCs/>
        </w:rPr>
        <w:t>Palms of Southern Asia,</w:t>
      </w:r>
      <w:r w:rsidRPr="007E4A06">
        <w:rPr>
          <w:rFonts w:ascii="Times New Roman" w:hAnsi="Times New Roman" w:cs="Times New Roman"/>
        </w:rPr>
        <w:t xml:space="preserve"> Princeton University Press, Princeton.</w:t>
      </w:r>
    </w:p>
    <w:p w14:paraId="0CC9CDE5"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Henderson, A., </w:t>
      </w:r>
      <w:proofErr w:type="spellStart"/>
      <w:r w:rsidRPr="007E4A06">
        <w:rPr>
          <w:rFonts w:ascii="Times New Roman" w:hAnsi="Times New Roman" w:cs="Times New Roman"/>
        </w:rPr>
        <w:t>Galeono</w:t>
      </w:r>
      <w:proofErr w:type="spellEnd"/>
      <w:r w:rsidRPr="007E4A06">
        <w:rPr>
          <w:rFonts w:ascii="Times New Roman" w:hAnsi="Times New Roman" w:cs="Times New Roman"/>
        </w:rPr>
        <w:t xml:space="preserve">, G. &amp; Bernal, R. (1995) </w:t>
      </w:r>
      <w:r w:rsidRPr="007E4A06">
        <w:rPr>
          <w:rFonts w:ascii="Times New Roman" w:hAnsi="Times New Roman" w:cs="Times New Roman"/>
          <w:i/>
          <w:iCs/>
        </w:rPr>
        <w:t>Field Guide to the Palms of the America</w:t>
      </w:r>
      <w:r w:rsidRPr="007E4A06">
        <w:rPr>
          <w:rFonts w:ascii="Times New Roman" w:hAnsi="Times New Roman" w:cs="Times New Roman"/>
        </w:rPr>
        <w:t>, Princeton University Press, Princeton.</w:t>
      </w:r>
    </w:p>
    <w:p w14:paraId="34EC7580"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Henderson, A. (2005) A multivariate study of </w:t>
      </w:r>
      <w:proofErr w:type="spellStart"/>
      <w:r w:rsidRPr="007E4A06">
        <w:rPr>
          <w:rFonts w:ascii="Times New Roman" w:hAnsi="Times New Roman" w:cs="Times New Roman"/>
          <w:i/>
          <w:iCs/>
        </w:rPr>
        <w:t>Calyptrogyne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Palmae</w:t>
      </w:r>
      <w:proofErr w:type="spellEnd"/>
      <w:r w:rsidRPr="007E4A06">
        <w:rPr>
          <w:rFonts w:ascii="Times New Roman" w:hAnsi="Times New Roman" w:cs="Times New Roman"/>
        </w:rPr>
        <w:t xml:space="preserve">). </w:t>
      </w:r>
      <w:r w:rsidRPr="007E4A06">
        <w:rPr>
          <w:rFonts w:ascii="Times New Roman" w:hAnsi="Times New Roman" w:cs="Times New Roman"/>
          <w:i/>
          <w:iCs/>
        </w:rPr>
        <w:t>Systematic Botany</w:t>
      </w:r>
      <w:r w:rsidRPr="007E4A06">
        <w:rPr>
          <w:rFonts w:ascii="Times New Roman" w:hAnsi="Times New Roman" w:cs="Times New Roman"/>
        </w:rPr>
        <w:t xml:space="preserve">, </w:t>
      </w:r>
      <w:r w:rsidRPr="007E4A06">
        <w:rPr>
          <w:rFonts w:ascii="Times New Roman" w:hAnsi="Times New Roman" w:cs="Times New Roman"/>
          <w:b/>
          <w:bCs/>
        </w:rPr>
        <w:t>30</w:t>
      </w:r>
      <w:r w:rsidRPr="007E4A06">
        <w:rPr>
          <w:rFonts w:ascii="Times New Roman" w:hAnsi="Times New Roman" w:cs="Times New Roman"/>
        </w:rPr>
        <w:t>, 60–83.</w:t>
      </w:r>
    </w:p>
    <w:p w14:paraId="6E6488E3"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Hodel, D.R. (1992) </w:t>
      </w:r>
      <w:proofErr w:type="spellStart"/>
      <w:r w:rsidRPr="007E4A06">
        <w:rPr>
          <w:rFonts w:ascii="Times New Roman" w:hAnsi="Times New Roman" w:cs="Times New Roman"/>
          <w:i/>
          <w:iCs/>
        </w:rPr>
        <w:t>Chamaedorea</w:t>
      </w:r>
      <w:proofErr w:type="spellEnd"/>
      <w:r w:rsidRPr="007E4A06">
        <w:rPr>
          <w:rFonts w:ascii="Times New Roman" w:hAnsi="Times New Roman" w:cs="Times New Roman"/>
        </w:rPr>
        <w:t xml:space="preserve"> </w:t>
      </w:r>
      <w:r w:rsidRPr="007E4A06">
        <w:rPr>
          <w:rFonts w:ascii="Times New Roman" w:hAnsi="Times New Roman" w:cs="Times New Roman"/>
          <w:i/>
          <w:iCs/>
        </w:rPr>
        <w:t>palms.</w:t>
      </w:r>
      <w:r w:rsidRPr="007E4A06">
        <w:rPr>
          <w:rFonts w:ascii="Times New Roman" w:hAnsi="Times New Roman" w:cs="Times New Roman"/>
        </w:rPr>
        <w:t xml:space="preserve"> </w:t>
      </w:r>
      <w:r w:rsidRPr="007E4A06">
        <w:rPr>
          <w:rFonts w:ascii="Times New Roman" w:hAnsi="Times New Roman" w:cs="Times New Roman"/>
          <w:i/>
          <w:iCs/>
        </w:rPr>
        <w:t>The International Palm Society</w:t>
      </w:r>
      <w:r w:rsidRPr="007E4A06">
        <w:rPr>
          <w:rFonts w:ascii="Times New Roman" w:hAnsi="Times New Roman" w:cs="Times New Roman"/>
        </w:rPr>
        <w:t>, Allen Press, Lawrence, Kansas.</w:t>
      </w:r>
    </w:p>
    <w:p w14:paraId="21E4610E"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Hodel, D.R. (1996) Two new species of </w:t>
      </w:r>
      <w:proofErr w:type="spellStart"/>
      <w:r w:rsidRPr="007E4A06">
        <w:rPr>
          <w:rFonts w:ascii="Times New Roman" w:hAnsi="Times New Roman" w:cs="Times New Roman"/>
          <w:i/>
          <w:iCs/>
        </w:rPr>
        <w:t>Chamaedorea</w:t>
      </w:r>
      <w:proofErr w:type="spellEnd"/>
      <w:r w:rsidRPr="007E4A06">
        <w:rPr>
          <w:rFonts w:ascii="Times New Roman" w:hAnsi="Times New Roman" w:cs="Times New Roman"/>
        </w:rPr>
        <w:t xml:space="preserve"> from Costa Rica. </w:t>
      </w:r>
      <w:proofErr w:type="spellStart"/>
      <w:r w:rsidRPr="007E4A06">
        <w:rPr>
          <w:rFonts w:ascii="Times New Roman" w:hAnsi="Times New Roman" w:cs="Times New Roman"/>
          <w:i/>
          <w:iCs/>
        </w:rPr>
        <w:t>Principes</w:t>
      </w:r>
      <w:proofErr w:type="spellEnd"/>
      <w:r w:rsidRPr="007E4A06">
        <w:rPr>
          <w:rFonts w:ascii="Times New Roman" w:hAnsi="Times New Roman" w:cs="Times New Roman"/>
        </w:rPr>
        <w:t>,</w:t>
      </w:r>
      <w:r w:rsidRPr="007E4A06">
        <w:rPr>
          <w:rFonts w:ascii="Times New Roman" w:hAnsi="Times New Roman" w:cs="Times New Roman"/>
          <w:b/>
          <w:bCs/>
        </w:rPr>
        <w:t xml:space="preserve"> 40</w:t>
      </w:r>
      <w:r w:rsidRPr="007E4A06">
        <w:rPr>
          <w:rFonts w:ascii="Times New Roman" w:hAnsi="Times New Roman" w:cs="Times New Roman"/>
        </w:rPr>
        <w:t>, 212–216.</w:t>
      </w:r>
    </w:p>
    <w:p w14:paraId="516C21D6"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Hodel, D.R. (1998) </w:t>
      </w:r>
      <w:r w:rsidRPr="007E4A06">
        <w:rPr>
          <w:rFonts w:ascii="Times New Roman" w:hAnsi="Times New Roman" w:cs="Times New Roman"/>
          <w:i/>
          <w:iCs/>
        </w:rPr>
        <w:t>The palms of Thailand.</w:t>
      </w:r>
      <w:r w:rsidRPr="007E4A06">
        <w:rPr>
          <w:rFonts w:ascii="Times New Roman" w:hAnsi="Times New Roman" w:cs="Times New Roman"/>
        </w:rPr>
        <w:t xml:space="preserve"> Allen Press, Lawrence, Kansas.</w:t>
      </w:r>
    </w:p>
    <w:p w14:paraId="3C5B0115" w14:textId="77777777" w:rsidR="00026260" w:rsidRPr="007E4A06" w:rsidRDefault="00026260" w:rsidP="007E4A06">
      <w:pPr>
        <w:spacing w:after="0" w:line="240" w:lineRule="auto"/>
        <w:rPr>
          <w:rFonts w:ascii="Times New Roman" w:hAnsi="Times New Roman" w:cs="Times New Roman"/>
        </w:rPr>
      </w:pPr>
      <w:r w:rsidRPr="007E4A06">
        <w:rPr>
          <w:rFonts w:ascii="Times New Roman" w:hAnsi="Times New Roman" w:cs="Times New Roman"/>
        </w:rPr>
        <w:t xml:space="preserve">Hodel, D.R. (2007) A review of the Genus </w:t>
      </w:r>
      <w:proofErr w:type="spellStart"/>
      <w:r w:rsidRPr="007E4A06">
        <w:rPr>
          <w:rFonts w:ascii="Times New Roman" w:hAnsi="Times New Roman" w:cs="Times New Roman"/>
          <w:i/>
          <w:iCs/>
        </w:rPr>
        <w:t>Pritchardia</w:t>
      </w:r>
      <w:proofErr w:type="spellEnd"/>
      <w:r w:rsidRPr="007E4A06">
        <w:rPr>
          <w:rFonts w:ascii="Times New Roman" w:hAnsi="Times New Roman" w:cs="Times New Roman"/>
          <w:i/>
          <w:iCs/>
        </w:rPr>
        <w:t>.</w:t>
      </w:r>
      <w:r w:rsidRPr="007E4A06">
        <w:rPr>
          <w:rFonts w:ascii="Times New Roman" w:hAnsi="Times New Roman" w:cs="Times New Roman"/>
        </w:rPr>
        <w:t xml:space="preserve"> </w:t>
      </w:r>
      <w:r w:rsidRPr="007E4A06">
        <w:rPr>
          <w:rFonts w:ascii="Times New Roman" w:hAnsi="Times New Roman" w:cs="Times New Roman"/>
          <w:i/>
          <w:iCs/>
        </w:rPr>
        <w:t>Palms</w:t>
      </w:r>
      <w:r w:rsidRPr="007E4A06">
        <w:rPr>
          <w:rFonts w:ascii="Times New Roman" w:hAnsi="Times New Roman" w:cs="Times New Roman"/>
        </w:rPr>
        <w:t xml:space="preserve">, </w:t>
      </w:r>
      <w:r w:rsidRPr="007E4A06">
        <w:rPr>
          <w:rFonts w:ascii="Times New Roman" w:hAnsi="Times New Roman" w:cs="Times New Roman"/>
          <w:b/>
          <w:bCs/>
        </w:rPr>
        <w:t>51</w:t>
      </w:r>
      <w:r w:rsidRPr="007E4A06">
        <w:rPr>
          <w:rFonts w:ascii="Times New Roman" w:hAnsi="Times New Roman" w:cs="Times New Roman"/>
        </w:rPr>
        <w:t>, S1–S52.</w:t>
      </w:r>
    </w:p>
    <w:p w14:paraId="0A456384"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Hodel, D.R., Herrera, G. &amp; </w:t>
      </w:r>
      <w:proofErr w:type="spellStart"/>
      <w:r w:rsidRPr="007E4A06">
        <w:rPr>
          <w:rFonts w:ascii="Times New Roman" w:hAnsi="Times New Roman" w:cs="Times New Roman"/>
        </w:rPr>
        <w:t>Cascante</w:t>
      </w:r>
      <w:proofErr w:type="spellEnd"/>
      <w:r w:rsidRPr="007E4A06">
        <w:rPr>
          <w:rFonts w:ascii="Times New Roman" w:hAnsi="Times New Roman" w:cs="Times New Roman"/>
        </w:rPr>
        <w:t xml:space="preserve">, A. (1997) A remarkable new species and additional novelties of </w:t>
      </w:r>
      <w:proofErr w:type="spellStart"/>
      <w:r w:rsidRPr="007E4A06">
        <w:rPr>
          <w:rFonts w:ascii="Times New Roman" w:hAnsi="Times New Roman" w:cs="Times New Roman"/>
          <w:i/>
          <w:iCs/>
        </w:rPr>
        <w:t>Chamaedorea</w:t>
      </w:r>
      <w:proofErr w:type="spellEnd"/>
      <w:r w:rsidRPr="007E4A06">
        <w:rPr>
          <w:rFonts w:ascii="Times New Roman" w:hAnsi="Times New Roman" w:cs="Times New Roman"/>
        </w:rPr>
        <w:t xml:space="preserve"> from Costa Rica and Panama. </w:t>
      </w:r>
      <w:r w:rsidRPr="007E4A06">
        <w:rPr>
          <w:rFonts w:ascii="Times New Roman" w:hAnsi="Times New Roman" w:cs="Times New Roman"/>
          <w:i/>
          <w:iCs/>
        </w:rPr>
        <w:t>Palms</w:t>
      </w:r>
      <w:r w:rsidRPr="007E4A06">
        <w:rPr>
          <w:rFonts w:ascii="Times New Roman" w:hAnsi="Times New Roman" w:cs="Times New Roman"/>
        </w:rPr>
        <w:t xml:space="preserve">, </w:t>
      </w:r>
      <w:r w:rsidRPr="007E4A06">
        <w:rPr>
          <w:rFonts w:ascii="Times New Roman" w:hAnsi="Times New Roman" w:cs="Times New Roman"/>
          <w:b/>
          <w:bCs/>
        </w:rPr>
        <w:t>139</w:t>
      </w:r>
      <w:r w:rsidRPr="007E4A06">
        <w:rPr>
          <w:rFonts w:ascii="Times New Roman" w:hAnsi="Times New Roman" w:cs="Times New Roman"/>
        </w:rPr>
        <w:t>, 32–44.</w:t>
      </w:r>
    </w:p>
    <w:p w14:paraId="23076D1C"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Hodel, D.R., Mont, J.J.C. &amp; Zuniga, R. (1995) Two new species of </w:t>
      </w:r>
      <w:proofErr w:type="spellStart"/>
      <w:r w:rsidRPr="007E4A06">
        <w:rPr>
          <w:rFonts w:ascii="Times New Roman" w:hAnsi="Times New Roman" w:cs="Times New Roman"/>
          <w:i/>
          <w:iCs/>
        </w:rPr>
        <w:t>Chamaedorea</w:t>
      </w:r>
      <w:proofErr w:type="spellEnd"/>
      <w:r w:rsidRPr="007E4A06">
        <w:rPr>
          <w:rFonts w:ascii="Times New Roman" w:hAnsi="Times New Roman" w:cs="Times New Roman"/>
        </w:rPr>
        <w:t xml:space="preserve"> from Honduras. </w:t>
      </w:r>
      <w:proofErr w:type="spellStart"/>
      <w:r w:rsidRPr="007E4A06">
        <w:rPr>
          <w:rFonts w:ascii="Times New Roman" w:hAnsi="Times New Roman" w:cs="Times New Roman"/>
          <w:i/>
          <w:iCs/>
        </w:rPr>
        <w:t>Principes</w:t>
      </w:r>
      <w:proofErr w:type="spellEnd"/>
      <w:r w:rsidRPr="007E4A06">
        <w:rPr>
          <w:rFonts w:ascii="Times New Roman" w:hAnsi="Times New Roman" w:cs="Times New Roman"/>
        </w:rPr>
        <w:t xml:space="preserve">, </w:t>
      </w:r>
      <w:r w:rsidRPr="007E4A06">
        <w:rPr>
          <w:rFonts w:ascii="Times New Roman" w:hAnsi="Times New Roman" w:cs="Times New Roman"/>
          <w:b/>
          <w:bCs/>
        </w:rPr>
        <w:t>39</w:t>
      </w:r>
      <w:r w:rsidRPr="007E4A06">
        <w:rPr>
          <w:rFonts w:ascii="Times New Roman" w:hAnsi="Times New Roman" w:cs="Times New Roman"/>
        </w:rPr>
        <w:t>, 183–189.</w:t>
      </w:r>
    </w:p>
    <w:p w14:paraId="6EF1A0D0"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Jones, D.L. (1995) </w:t>
      </w:r>
      <w:r w:rsidRPr="007E4A06">
        <w:rPr>
          <w:rFonts w:ascii="Times New Roman" w:hAnsi="Times New Roman" w:cs="Times New Roman"/>
          <w:i/>
          <w:iCs/>
        </w:rPr>
        <w:t>Palms throughout the world</w:t>
      </w:r>
      <w:r w:rsidRPr="007E4A06">
        <w:rPr>
          <w:rFonts w:ascii="Times New Roman" w:hAnsi="Times New Roman" w:cs="Times New Roman"/>
        </w:rPr>
        <w:t xml:space="preserve">. Smithsonian Institution Press, Washington, D.C. </w:t>
      </w:r>
    </w:p>
    <w:p w14:paraId="46B33D01"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Kew Herbarium (K), The Royal Botanic Gardens, Kew, Richmond, Surrey TW9 3AE, UK.</w:t>
      </w:r>
    </w:p>
    <w:p w14:paraId="6538295A"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Leaflets of Philippine Botany (1938), </w:t>
      </w:r>
      <w:r w:rsidRPr="007E4A06">
        <w:rPr>
          <w:rFonts w:ascii="Times New Roman" w:hAnsi="Times New Roman" w:cs="Times New Roman"/>
          <w:b/>
          <w:bCs/>
        </w:rPr>
        <w:t>10</w:t>
      </w:r>
      <w:r w:rsidRPr="007E4A06">
        <w:rPr>
          <w:rFonts w:ascii="Times New Roman" w:hAnsi="Times New Roman" w:cs="Times New Roman"/>
        </w:rPr>
        <w:t>, 3014.</w:t>
      </w:r>
    </w:p>
    <w:p w14:paraId="3697414E"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Lorenzi</w:t>
      </w:r>
      <w:proofErr w:type="spellEnd"/>
      <w:r w:rsidRPr="007E4A06">
        <w:rPr>
          <w:rFonts w:ascii="Times New Roman" w:hAnsi="Times New Roman" w:cs="Times New Roman"/>
        </w:rPr>
        <w:t xml:space="preserve">, H. (2010) </w:t>
      </w:r>
      <w:r w:rsidRPr="007E4A06">
        <w:rPr>
          <w:rFonts w:ascii="Times New Roman" w:hAnsi="Times New Roman" w:cs="Times New Roman"/>
          <w:i/>
          <w:iCs/>
        </w:rPr>
        <w:t>Brazilian Flora Arecaceae (Palms)</w:t>
      </w:r>
      <w:r w:rsidRPr="007E4A06">
        <w:rPr>
          <w:rFonts w:ascii="Times New Roman" w:hAnsi="Times New Roman" w:cs="Times New Roman"/>
        </w:rPr>
        <w:t>. Instituto Plantarum, Nova Odessa.</w:t>
      </w:r>
    </w:p>
    <w:p w14:paraId="63B11E7B"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Mogea</w:t>
      </w:r>
      <w:proofErr w:type="spellEnd"/>
      <w:r w:rsidRPr="007E4A06">
        <w:rPr>
          <w:rFonts w:ascii="Times New Roman" w:hAnsi="Times New Roman" w:cs="Times New Roman"/>
        </w:rPr>
        <w:t xml:space="preserve">, J.P. (1991) </w:t>
      </w:r>
      <w:r w:rsidRPr="007E4A06">
        <w:rPr>
          <w:rFonts w:ascii="Times New Roman" w:hAnsi="Times New Roman" w:cs="Times New Roman"/>
          <w:i/>
          <w:iCs/>
        </w:rPr>
        <w:t>Palms for human needs in Asia, Palm utilization and Conservation in India, Indonesia, Malaysia and Philippines</w:t>
      </w:r>
      <w:r w:rsidRPr="007E4A06">
        <w:rPr>
          <w:rFonts w:ascii="Times New Roman" w:hAnsi="Times New Roman" w:cs="Times New Roman"/>
        </w:rPr>
        <w:t xml:space="preserve">, AA </w:t>
      </w:r>
      <w:proofErr w:type="spellStart"/>
      <w:r w:rsidRPr="007E4A06">
        <w:rPr>
          <w:rFonts w:ascii="Times New Roman" w:hAnsi="Times New Roman" w:cs="Times New Roman"/>
        </w:rPr>
        <w:t>Belkama</w:t>
      </w:r>
      <w:proofErr w:type="spellEnd"/>
      <w:r w:rsidRPr="007E4A06">
        <w:rPr>
          <w:rFonts w:ascii="Times New Roman" w:hAnsi="Times New Roman" w:cs="Times New Roman"/>
        </w:rPr>
        <w:t>, Rotterdam, the Netherlands.</w:t>
      </w:r>
    </w:p>
    <w:p w14:paraId="1CEB4A06"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palmpedia</w:t>
      </w:r>
      <w:proofErr w:type="spellEnd"/>
      <w:r w:rsidRPr="007E4A06">
        <w:rPr>
          <w:rFonts w:ascii="Times New Roman" w:hAnsi="Times New Roman" w:cs="Times New Roman"/>
        </w:rPr>
        <w:t xml:space="preserve"> (http//www.palmpedia.net/).</w:t>
      </w:r>
    </w:p>
    <w:p w14:paraId="09838CE5"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palmweb</w:t>
      </w:r>
      <w:proofErr w:type="spellEnd"/>
      <w:r w:rsidRPr="007E4A06">
        <w:rPr>
          <w:rFonts w:ascii="Times New Roman" w:hAnsi="Times New Roman" w:cs="Times New Roman"/>
        </w:rPr>
        <w:t xml:space="preserve"> (http//palmweb.org/).</w:t>
      </w:r>
    </w:p>
    <w:p w14:paraId="16C0CFF6"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Principes</w:t>
      </w:r>
      <w:proofErr w:type="spellEnd"/>
      <w:r w:rsidRPr="007E4A06">
        <w:rPr>
          <w:rFonts w:ascii="Times New Roman" w:hAnsi="Times New Roman" w:cs="Times New Roman"/>
        </w:rPr>
        <w:t xml:space="preserve">: Journal of the International Palm Society (1969), </w:t>
      </w:r>
      <w:r w:rsidRPr="007E4A06">
        <w:rPr>
          <w:rFonts w:ascii="Times New Roman" w:hAnsi="Times New Roman" w:cs="Times New Roman"/>
          <w:b/>
          <w:bCs/>
        </w:rPr>
        <w:t>13</w:t>
      </w:r>
      <w:r w:rsidRPr="007E4A06">
        <w:rPr>
          <w:rFonts w:ascii="Times New Roman" w:hAnsi="Times New Roman" w:cs="Times New Roman"/>
        </w:rPr>
        <w:t>, 104.</w:t>
      </w:r>
    </w:p>
    <w:p w14:paraId="7DF6CEA1"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Principes</w:t>
      </w:r>
      <w:proofErr w:type="spellEnd"/>
      <w:r w:rsidRPr="007E4A06">
        <w:rPr>
          <w:rFonts w:ascii="Times New Roman" w:hAnsi="Times New Roman" w:cs="Times New Roman"/>
        </w:rPr>
        <w:t xml:space="preserve">: Journal of the International Palm Society (1992), </w:t>
      </w:r>
      <w:r w:rsidRPr="007E4A06">
        <w:rPr>
          <w:rFonts w:ascii="Times New Roman" w:hAnsi="Times New Roman" w:cs="Times New Roman"/>
          <w:b/>
          <w:bCs/>
        </w:rPr>
        <w:t>36</w:t>
      </w:r>
      <w:r w:rsidRPr="007E4A06">
        <w:rPr>
          <w:rFonts w:ascii="Times New Roman" w:hAnsi="Times New Roman" w:cs="Times New Roman"/>
        </w:rPr>
        <w:t>, 4.</w:t>
      </w:r>
    </w:p>
    <w:p w14:paraId="0061F486"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Principes</w:t>
      </w:r>
      <w:proofErr w:type="spellEnd"/>
      <w:r w:rsidRPr="007E4A06">
        <w:rPr>
          <w:rFonts w:ascii="Times New Roman" w:hAnsi="Times New Roman" w:cs="Times New Roman"/>
        </w:rPr>
        <w:t xml:space="preserve">: Journal of the International Palm Society (1997), </w:t>
      </w:r>
      <w:r w:rsidRPr="007E4A06">
        <w:rPr>
          <w:rFonts w:ascii="Times New Roman" w:hAnsi="Times New Roman" w:cs="Times New Roman"/>
          <w:b/>
          <w:bCs/>
        </w:rPr>
        <w:t>41</w:t>
      </w:r>
      <w:r w:rsidRPr="007E4A06">
        <w:rPr>
          <w:rFonts w:ascii="Times New Roman" w:hAnsi="Times New Roman" w:cs="Times New Roman"/>
        </w:rPr>
        <w:t>, 66.</w:t>
      </w:r>
    </w:p>
    <w:p w14:paraId="48EE59B9"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Saw, L.G. (2003) Morphological diversity of the genus </w:t>
      </w:r>
      <w:r w:rsidRPr="007E4A06">
        <w:rPr>
          <w:rFonts w:ascii="Times New Roman" w:hAnsi="Times New Roman" w:cs="Times New Roman"/>
          <w:i/>
          <w:iCs/>
        </w:rPr>
        <w:t>Licuala</w:t>
      </w:r>
      <w:r w:rsidRPr="007E4A06">
        <w:rPr>
          <w:rFonts w:ascii="Times New Roman" w:hAnsi="Times New Roman" w:cs="Times New Roman"/>
        </w:rPr>
        <w:t xml:space="preserve"> (</w:t>
      </w:r>
      <w:proofErr w:type="spellStart"/>
      <w:r w:rsidRPr="007E4A06">
        <w:rPr>
          <w:rFonts w:ascii="Times New Roman" w:hAnsi="Times New Roman" w:cs="Times New Roman"/>
        </w:rPr>
        <w:t>Palmae</w:t>
      </w:r>
      <w:proofErr w:type="spellEnd"/>
      <w:r w:rsidRPr="007E4A06">
        <w:rPr>
          <w:rFonts w:ascii="Times New Roman" w:hAnsi="Times New Roman" w:cs="Times New Roman"/>
        </w:rPr>
        <w:t xml:space="preserve">). </w:t>
      </w:r>
      <w:proofErr w:type="spellStart"/>
      <w:r w:rsidRPr="007E4A06">
        <w:rPr>
          <w:rFonts w:ascii="Times New Roman" w:hAnsi="Times New Roman" w:cs="Times New Roman"/>
        </w:rPr>
        <w:t>Telopea</w:t>
      </w:r>
      <w:proofErr w:type="spellEnd"/>
      <w:r w:rsidRPr="007E4A06">
        <w:rPr>
          <w:rFonts w:ascii="Times New Roman" w:hAnsi="Times New Roman" w:cs="Times New Roman"/>
        </w:rPr>
        <w:t>,</w:t>
      </w:r>
      <w:r w:rsidRPr="007E4A06">
        <w:rPr>
          <w:rFonts w:ascii="Times New Roman" w:hAnsi="Times New Roman" w:cs="Times New Roman"/>
          <w:b/>
          <w:bCs/>
        </w:rPr>
        <w:t xml:space="preserve"> 10</w:t>
      </w:r>
      <w:r w:rsidRPr="007E4A06">
        <w:rPr>
          <w:rFonts w:ascii="Times New Roman" w:hAnsi="Times New Roman" w:cs="Times New Roman"/>
        </w:rPr>
        <w:t>, 187–206.</w:t>
      </w:r>
    </w:p>
    <w:p w14:paraId="7AF4EC04" w14:textId="77777777" w:rsidR="00026260" w:rsidRPr="007E4A06" w:rsidRDefault="00026260" w:rsidP="007E4A06">
      <w:pPr>
        <w:spacing w:after="0" w:line="240" w:lineRule="auto"/>
        <w:ind w:left="680" w:hanging="680"/>
        <w:rPr>
          <w:rFonts w:ascii="Times New Roman" w:hAnsi="Times New Roman" w:cs="Times New Roman"/>
        </w:rPr>
      </w:pPr>
      <w:r w:rsidRPr="007E4A06">
        <w:rPr>
          <w:rFonts w:ascii="Times New Roman" w:hAnsi="Times New Roman" w:cs="Times New Roman"/>
        </w:rPr>
        <w:t xml:space="preserve">Sunderland, T.C.H. (2007) </w:t>
      </w:r>
      <w:r w:rsidRPr="007E4A06">
        <w:rPr>
          <w:rFonts w:ascii="Times New Roman" w:hAnsi="Times New Roman" w:cs="Times New Roman"/>
          <w:i/>
          <w:iCs/>
        </w:rPr>
        <w:t>Field guide to the rattans of Africa</w:t>
      </w:r>
      <w:r w:rsidRPr="007E4A06">
        <w:rPr>
          <w:rFonts w:ascii="Times New Roman" w:hAnsi="Times New Roman" w:cs="Times New Roman"/>
        </w:rPr>
        <w:t>, Royal Botanic Gardens, Kew.</w:t>
      </w:r>
    </w:p>
    <w:p w14:paraId="210F4D91" w14:textId="77777777" w:rsidR="00026260" w:rsidRPr="007E4A06" w:rsidRDefault="00026260" w:rsidP="007E4A06">
      <w:pPr>
        <w:spacing w:after="0" w:line="240" w:lineRule="auto"/>
        <w:ind w:left="680" w:hanging="680"/>
        <w:rPr>
          <w:rFonts w:ascii="Times New Roman" w:hAnsi="Times New Roman" w:cs="Times New Roman"/>
        </w:rPr>
      </w:pPr>
      <w:proofErr w:type="spellStart"/>
      <w:r w:rsidRPr="007E4A06">
        <w:rPr>
          <w:rFonts w:ascii="Times New Roman" w:hAnsi="Times New Roman" w:cs="Times New Roman"/>
        </w:rPr>
        <w:t>Tuley</w:t>
      </w:r>
      <w:proofErr w:type="spellEnd"/>
      <w:r w:rsidRPr="007E4A06">
        <w:rPr>
          <w:rFonts w:ascii="Times New Roman" w:hAnsi="Times New Roman" w:cs="Times New Roman"/>
        </w:rPr>
        <w:t xml:space="preserve">, P. (1995) </w:t>
      </w:r>
      <w:r w:rsidRPr="007E4A06">
        <w:rPr>
          <w:rFonts w:ascii="Times New Roman" w:hAnsi="Times New Roman" w:cs="Times New Roman"/>
          <w:i/>
          <w:iCs/>
        </w:rPr>
        <w:t>The palms of Africa</w:t>
      </w:r>
      <w:r w:rsidRPr="007E4A06">
        <w:rPr>
          <w:rFonts w:ascii="Times New Roman" w:hAnsi="Times New Roman" w:cs="Times New Roman"/>
        </w:rPr>
        <w:t xml:space="preserve">, The </w:t>
      </w:r>
      <w:proofErr w:type="spellStart"/>
      <w:r w:rsidRPr="007E4A06">
        <w:rPr>
          <w:rFonts w:ascii="Times New Roman" w:hAnsi="Times New Roman" w:cs="Times New Roman"/>
        </w:rPr>
        <w:t>Trendrine</w:t>
      </w:r>
      <w:proofErr w:type="spellEnd"/>
      <w:r w:rsidRPr="007E4A06">
        <w:rPr>
          <w:rFonts w:ascii="Times New Roman" w:hAnsi="Times New Roman" w:cs="Times New Roman"/>
        </w:rPr>
        <w:t xml:space="preserve"> Press, Zennor.</w:t>
      </w:r>
    </w:p>
    <w:p w14:paraId="65901703" w14:textId="59B8AF90" w:rsidR="00026260" w:rsidRPr="007E4A06" w:rsidRDefault="00026260" w:rsidP="007E4A06">
      <w:pPr>
        <w:spacing w:line="240" w:lineRule="auto"/>
        <w:ind w:firstLine="0"/>
        <w:rPr>
          <w:rFonts w:ascii="Times New Roman" w:hAnsi="Times New Roman" w:cs="Times New Roman"/>
        </w:rPr>
      </w:pPr>
      <w:proofErr w:type="spellStart"/>
      <w:r w:rsidRPr="007E4A06">
        <w:rPr>
          <w:rFonts w:ascii="Times New Roman" w:hAnsi="Times New Roman" w:cs="Times New Roman"/>
        </w:rPr>
        <w:t>Webbia</w:t>
      </w:r>
      <w:proofErr w:type="spellEnd"/>
      <w:r w:rsidRPr="007E4A06">
        <w:rPr>
          <w:rFonts w:ascii="Times New Roman" w:hAnsi="Times New Roman" w:cs="Times New Roman"/>
        </w:rPr>
        <w:t xml:space="preserve">: Journal of Plant Taxonomy and Geography (1914), </w:t>
      </w:r>
      <w:r w:rsidRPr="007E4A06">
        <w:rPr>
          <w:rFonts w:ascii="Times New Roman" w:hAnsi="Times New Roman" w:cs="Times New Roman"/>
          <w:b/>
          <w:bCs/>
        </w:rPr>
        <w:t>4</w:t>
      </w:r>
      <w:r w:rsidRPr="007E4A06">
        <w:rPr>
          <w:rFonts w:ascii="Times New Roman" w:hAnsi="Times New Roman" w:cs="Times New Roman"/>
        </w:rPr>
        <w:t>, 278.</w:t>
      </w:r>
      <w:r>
        <w:rPr>
          <w:rFonts w:ascii="Times New Roman" w:hAnsi="Times New Roman" w:cs="Times New Roman"/>
          <w:b/>
        </w:rPr>
        <w:br w:type="page"/>
      </w:r>
    </w:p>
    <w:p w14:paraId="086F62C9" w14:textId="4FEA2B68" w:rsidR="004C679A" w:rsidRPr="00FF6249" w:rsidRDefault="004C679A" w:rsidP="004E2963">
      <w:pPr>
        <w:ind w:firstLine="0"/>
        <w:rPr>
          <w:rFonts w:ascii="Times New Roman" w:hAnsi="Times New Roman" w:cs="Times New Roman"/>
          <w:iCs/>
        </w:rPr>
      </w:pPr>
      <w:r>
        <w:rPr>
          <w:rFonts w:ascii="Times New Roman" w:hAnsi="Times New Roman" w:cs="Times New Roman"/>
          <w:b/>
        </w:rPr>
        <w:lastRenderedPageBreak/>
        <w:t>Table 1.</w:t>
      </w:r>
      <w:r w:rsidRPr="00FF6249">
        <w:rPr>
          <w:rFonts w:ascii="Times New Roman" w:hAnsi="Times New Roman" w:cs="Times New Roman"/>
        </w:rPr>
        <w:t xml:space="preserve"> </w:t>
      </w:r>
      <w:r w:rsidRPr="0077372B">
        <w:rPr>
          <w:rFonts w:ascii="Times New Roman" w:hAnsi="Times New Roman" w:cs="Times New Roman"/>
        </w:rPr>
        <w:t>Predictor variables to explain spatial variation in the distribution of palm fruit size</w:t>
      </w:r>
      <w:r w:rsidR="00B36C55">
        <w:rPr>
          <w:rFonts w:ascii="Times New Roman" w:hAnsi="Times New Roman" w:cs="Times New Roman"/>
        </w:rPr>
        <w:t>s</w:t>
      </w:r>
      <w:r w:rsidRPr="0077372B">
        <w:rPr>
          <w:rFonts w:ascii="Times New Roman" w:hAnsi="Times New Roman" w:cs="Times New Roman"/>
        </w:rPr>
        <w:t xml:space="preserve"> at global and biogeographic </w:t>
      </w:r>
      <w:r>
        <w:rPr>
          <w:rFonts w:ascii="Times New Roman" w:hAnsi="Times New Roman" w:cs="Times New Roman"/>
        </w:rPr>
        <w:t>scales</w:t>
      </w:r>
      <w:r w:rsidRPr="0077372B">
        <w:rPr>
          <w:rFonts w:ascii="Times New Roman" w:hAnsi="Times New Roman" w:cs="Times New Roman"/>
        </w:rPr>
        <w:t>. PC represents axis of the Principal Component Analysis among current climate variables.</w:t>
      </w:r>
      <w:r w:rsidR="00B36C55">
        <w:rPr>
          <w:rFonts w:ascii="Times New Roman" w:hAnsi="Times New Roman" w:cs="Times New Roman"/>
        </w:rPr>
        <w:t xml:space="preserve"> </w:t>
      </w:r>
      <w:r w:rsidR="00A44239">
        <w:rPr>
          <w:rFonts w:ascii="Times New Roman" w:hAnsi="Times New Roman" w:cs="Times New Roman"/>
        </w:rPr>
        <w:t xml:space="preserve">All data have been compiled and </w:t>
      </w:r>
      <w:r w:rsidR="00A44239" w:rsidRPr="00A44239">
        <w:rPr>
          <w:rFonts w:ascii="Times New Roman" w:hAnsi="Times New Roman" w:cs="Times New Roman"/>
        </w:rPr>
        <w:t>aggregated at TDWG resolution</w:t>
      </w:r>
      <w:r w:rsidR="00A44239">
        <w:rPr>
          <w:rFonts w:ascii="Times New Roman" w:hAnsi="Times New Roman" w:cs="Times New Roman"/>
        </w:rPr>
        <w:t>.</w:t>
      </w:r>
    </w:p>
    <w:tbl>
      <w:tblPr>
        <w:tblStyle w:val="TableGrid1"/>
        <w:tblW w:w="9072" w:type="dxa"/>
        <w:tblBorders>
          <w:left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696"/>
        <w:gridCol w:w="4215"/>
        <w:gridCol w:w="3161"/>
      </w:tblGrid>
      <w:tr w:rsidR="004C679A" w:rsidRPr="00F40C4A" w14:paraId="6CEE0F47" w14:textId="77777777" w:rsidTr="0034328E">
        <w:tc>
          <w:tcPr>
            <w:tcW w:w="1696" w:type="dxa"/>
            <w:tcBorders>
              <w:top w:val="single" w:sz="4" w:space="0" w:color="auto"/>
              <w:bottom w:val="single" w:sz="4" w:space="0" w:color="auto"/>
            </w:tcBorders>
            <w:tcMar>
              <w:left w:w="14" w:type="dxa"/>
            </w:tcMar>
            <w:vAlign w:val="center"/>
          </w:tcPr>
          <w:p w14:paraId="342D5F62" w14:textId="77777777" w:rsidR="004C679A" w:rsidRPr="00F40C4A" w:rsidRDefault="004C679A" w:rsidP="00EF0C80">
            <w:pPr>
              <w:ind w:firstLine="0"/>
              <w:rPr>
                <w:rFonts w:ascii="Times New Roman" w:hAnsi="Times New Roman" w:cs="Times New Roman"/>
                <w:b/>
                <w:sz w:val="20"/>
                <w:szCs w:val="20"/>
              </w:rPr>
            </w:pPr>
          </w:p>
          <w:p w14:paraId="4BB10C71" w14:textId="77777777" w:rsidR="004C679A" w:rsidRPr="002C0E56" w:rsidRDefault="004C679A" w:rsidP="00EF0C80">
            <w:pPr>
              <w:ind w:firstLine="0"/>
              <w:rPr>
                <w:rFonts w:ascii="Times New Roman" w:hAnsi="Times New Roman" w:cs="Times New Roman"/>
                <w:b/>
                <w:sz w:val="20"/>
                <w:szCs w:val="20"/>
              </w:rPr>
            </w:pPr>
            <w:r>
              <w:rPr>
                <w:rFonts w:ascii="Times New Roman" w:hAnsi="Times New Roman" w:cs="Times New Roman"/>
                <w:b/>
                <w:sz w:val="20"/>
                <w:szCs w:val="20"/>
              </w:rPr>
              <w:t>Abbreviation</w:t>
            </w:r>
          </w:p>
          <w:p w14:paraId="62371CB9" w14:textId="77777777" w:rsidR="004C679A" w:rsidRPr="002C0E56" w:rsidRDefault="004C679A" w:rsidP="00EF0C80">
            <w:pPr>
              <w:ind w:firstLine="0"/>
              <w:rPr>
                <w:rFonts w:ascii="Times New Roman" w:hAnsi="Times New Roman" w:cs="Times New Roman"/>
                <w:b/>
                <w:sz w:val="20"/>
                <w:szCs w:val="20"/>
              </w:rPr>
            </w:pPr>
          </w:p>
        </w:tc>
        <w:tc>
          <w:tcPr>
            <w:tcW w:w="4215" w:type="dxa"/>
            <w:tcBorders>
              <w:top w:val="single" w:sz="4" w:space="0" w:color="auto"/>
              <w:bottom w:val="single" w:sz="4" w:space="0" w:color="auto"/>
            </w:tcBorders>
          </w:tcPr>
          <w:p w14:paraId="7755BE98" w14:textId="77777777" w:rsidR="004C679A" w:rsidRPr="002C0E56" w:rsidRDefault="004C679A" w:rsidP="00EF0C80">
            <w:pPr>
              <w:ind w:firstLine="0"/>
              <w:rPr>
                <w:rFonts w:ascii="Times New Roman" w:hAnsi="Times New Roman" w:cs="Times New Roman"/>
                <w:b/>
                <w:sz w:val="20"/>
                <w:szCs w:val="20"/>
              </w:rPr>
            </w:pPr>
          </w:p>
          <w:p w14:paraId="2F7DC1CF" w14:textId="77777777" w:rsidR="004C679A" w:rsidRPr="002C0E56" w:rsidRDefault="004C679A" w:rsidP="00EF0C80">
            <w:pPr>
              <w:ind w:firstLine="0"/>
              <w:rPr>
                <w:rFonts w:ascii="Times New Roman" w:hAnsi="Times New Roman" w:cs="Times New Roman"/>
                <w:b/>
                <w:sz w:val="20"/>
                <w:szCs w:val="20"/>
              </w:rPr>
            </w:pPr>
            <w:r w:rsidRPr="002C0E56">
              <w:rPr>
                <w:rFonts w:ascii="Times New Roman" w:hAnsi="Times New Roman" w:cs="Times New Roman"/>
                <w:b/>
                <w:sz w:val="20"/>
                <w:szCs w:val="20"/>
              </w:rPr>
              <w:t>Predictor variable (unit)</w:t>
            </w:r>
          </w:p>
        </w:tc>
        <w:tc>
          <w:tcPr>
            <w:tcW w:w="3161" w:type="dxa"/>
            <w:tcBorders>
              <w:top w:val="single" w:sz="4" w:space="0" w:color="auto"/>
              <w:bottom w:val="single" w:sz="4" w:space="0" w:color="auto"/>
            </w:tcBorders>
            <w:tcMar>
              <w:left w:w="432" w:type="dxa"/>
              <w:right w:w="0" w:type="dxa"/>
            </w:tcMar>
          </w:tcPr>
          <w:p w14:paraId="0680EDF5" w14:textId="77777777" w:rsidR="004C679A" w:rsidRPr="002C0E56" w:rsidRDefault="004C679A" w:rsidP="00EF0C80">
            <w:pPr>
              <w:ind w:firstLine="0"/>
              <w:rPr>
                <w:rFonts w:ascii="Times New Roman" w:hAnsi="Times New Roman" w:cs="Times New Roman"/>
                <w:b/>
                <w:sz w:val="20"/>
                <w:szCs w:val="20"/>
              </w:rPr>
            </w:pPr>
          </w:p>
          <w:p w14:paraId="1B35759F" w14:textId="77777777" w:rsidR="004C679A" w:rsidRPr="002C0E56" w:rsidRDefault="004C679A" w:rsidP="00EF0C80">
            <w:pPr>
              <w:ind w:firstLine="0"/>
              <w:rPr>
                <w:rFonts w:ascii="Times New Roman" w:hAnsi="Times New Roman" w:cs="Times New Roman"/>
                <w:b/>
                <w:sz w:val="20"/>
                <w:szCs w:val="20"/>
              </w:rPr>
            </w:pPr>
            <w:r w:rsidRPr="002C0E56">
              <w:rPr>
                <w:rFonts w:ascii="Times New Roman" w:hAnsi="Times New Roman" w:cs="Times New Roman"/>
                <w:b/>
                <w:sz w:val="20"/>
                <w:szCs w:val="20"/>
              </w:rPr>
              <w:t>Data source</w:t>
            </w:r>
          </w:p>
        </w:tc>
      </w:tr>
      <w:tr w:rsidR="00F50F7A" w:rsidRPr="00640C5C" w14:paraId="5BF0E773" w14:textId="77777777" w:rsidTr="0034328E">
        <w:tc>
          <w:tcPr>
            <w:tcW w:w="1696" w:type="dxa"/>
            <w:tcBorders>
              <w:top w:val="single" w:sz="4" w:space="0" w:color="auto"/>
            </w:tcBorders>
            <w:tcMar>
              <w:left w:w="14" w:type="dxa"/>
            </w:tcMar>
          </w:tcPr>
          <w:p w14:paraId="30BECC6C" w14:textId="77777777" w:rsidR="00F50F7A" w:rsidRDefault="00F50F7A" w:rsidP="00F50F7A">
            <w:pPr>
              <w:ind w:firstLine="0"/>
              <w:rPr>
                <w:rFonts w:ascii="Times New Roman" w:hAnsi="Times New Roman" w:cs="Times New Roman"/>
                <w:b/>
                <w:sz w:val="20"/>
                <w:szCs w:val="20"/>
              </w:rPr>
            </w:pPr>
          </w:p>
          <w:p w14:paraId="0497B931" w14:textId="16CCE493" w:rsidR="00F50F7A" w:rsidRPr="00F40C4A" w:rsidRDefault="00F50F7A" w:rsidP="00EF0C80">
            <w:pPr>
              <w:ind w:firstLine="0"/>
              <w:rPr>
                <w:rFonts w:ascii="Times New Roman" w:hAnsi="Times New Roman" w:cs="Times New Roman"/>
                <w:b/>
                <w:sz w:val="20"/>
                <w:szCs w:val="20"/>
              </w:rPr>
            </w:pPr>
            <w:r>
              <w:rPr>
                <w:rFonts w:ascii="Times New Roman" w:hAnsi="Times New Roman" w:cs="Times New Roman"/>
                <w:b/>
                <w:sz w:val="20"/>
                <w:szCs w:val="20"/>
              </w:rPr>
              <w:t>Biotic</w:t>
            </w:r>
          </w:p>
        </w:tc>
        <w:tc>
          <w:tcPr>
            <w:tcW w:w="4215" w:type="dxa"/>
            <w:tcBorders>
              <w:top w:val="single" w:sz="4" w:space="0" w:color="auto"/>
            </w:tcBorders>
          </w:tcPr>
          <w:p w14:paraId="4BA8473F" w14:textId="77777777" w:rsidR="00F50F7A" w:rsidRPr="00F40C4A" w:rsidRDefault="00F50F7A" w:rsidP="00EF0C80">
            <w:pPr>
              <w:ind w:firstLine="0"/>
              <w:rPr>
                <w:rFonts w:ascii="Times New Roman" w:hAnsi="Times New Roman" w:cs="Times New Roman"/>
                <w:sz w:val="20"/>
                <w:szCs w:val="20"/>
              </w:rPr>
            </w:pPr>
          </w:p>
        </w:tc>
        <w:tc>
          <w:tcPr>
            <w:tcW w:w="3161" w:type="dxa"/>
            <w:tcBorders>
              <w:top w:val="single" w:sz="4" w:space="0" w:color="auto"/>
            </w:tcBorders>
            <w:tcMar>
              <w:left w:w="432" w:type="dxa"/>
              <w:right w:w="0" w:type="dxa"/>
            </w:tcMar>
          </w:tcPr>
          <w:p w14:paraId="11C20971" w14:textId="77777777" w:rsidR="00F50F7A" w:rsidRPr="00F40C4A" w:rsidRDefault="00F50F7A" w:rsidP="00EF0C80">
            <w:pPr>
              <w:ind w:firstLine="0"/>
              <w:rPr>
                <w:rFonts w:ascii="Times New Roman" w:hAnsi="Times New Roman" w:cs="Times New Roman"/>
                <w:sz w:val="20"/>
                <w:szCs w:val="20"/>
              </w:rPr>
            </w:pPr>
          </w:p>
        </w:tc>
      </w:tr>
      <w:tr w:rsidR="00F50F7A" w:rsidRPr="00640C5C" w14:paraId="6879843F" w14:textId="77777777" w:rsidTr="0034328E">
        <w:tc>
          <w:tcPr>
            <w:tcW w:w="1696" w:type="dxa"/>
            <w:tcMar>
              <w:left w:w="14" w:type="dxa"/>
            </w:tcMar>
          </w:tcPr>
          <w:p w14:paraId="3CE5105D" w14:textId="77777777" w:rsidR="00F50F7A" w:rsidRDefault="00F50F7A" w:rsidP="00F50F7A">
            <w:pPr>
              <w:ind w:firstLine="0"/>
              <w:rPr>
                <w:rFonts w:ascii="Times New Roman" w:hAnsi="Times New Roman" w:cs="Times New Roman"/>
                <w:sz w:val="20"/>
                <w:szCs w:val="20"/>
              </w:rPr>
            </w:pPr>
          </w:p>
          <w:p w14:paraId="020189AF" w14:textId="77777777" w:rsidR="00F50F7A" w:rsidRPr="00F40C4A" w:rsidRDefault="00F50F7A" w:rsidP="00F50F7A">
            <w:pPr>
              <w:ind w:firstLine="0"/>
              <w:rPr>
                <w:rFonts w:ascii="Times New Roman" w:hAnsi="Times New Roman" w:cs="Times New Roman"/>
                <w:sz w:val="20"/>
                <w:szCs w:val="20"/>
              </w:rPr>
            </w:pPr>
            <w:r>
              <w:rPr>
                <w:rFonts w:ascii="Times New Roman" w:hAnsi="Times New Roman" w:cs="Times New Roman"/>
                <w:sz w:val="20"/>
                <w:szCs w:val="20"/>
              </w:rPr>
              <w:t>C</w:t>
            </w:r>
            <w:r w:rsidRPr="00F40C4A">
              <w:rPr>
                <w:rFonts w:ascii="Times New Roman" w:hAnsi="Times New Roman" w:cs="Times New Roman"/>
                <w:sz w:val="20"/>
                <w:szCs w:val="20"/>
              </w:rPr>
              <w:t>urrent</w:t>
            </w:r>
            <w:r>
              <w:rPr>
                <w:rFonts w:ascii="Times New Roman" w:hAnsi="Times New Roman" w:cs="Times New Roman"/>
                <w:sz w:val="20"/>
                <w:szCs w:val="20"/>
              </w:rPr>
              <w:t xml:space="preserve"> mammal body sizes</w:t>
            </w:r>
          </w:p>
          <w:p w14:paraId="3BD02624" w14:textId="77777777" w:rsidR="00F50F7A" w:rsidRPr="00F40C4A" w:rsidRDefault="00F50F7A" w:rsidP="00EF0C80">
            <w:pPr>
              <w:ind w:firstLine="0"/>
              <w:rPr>
                <w:rFonts w:ascii="Times New Roman" w:hAnsi="Times New Roman" w:cs="Times New Roman"/>
                <w:b/>
                <w:sz w:val="20"/>
                <w:szCs w:val="20"/>
              </w:rPr>
            </w:pPr>
          </w:p>
        </w:tc>
        <w:tc>
          <w:tcPr>
            <w:tcW w:w="4215" w:type="dxa"/>
          </w:tcPr>
          <w:p w14:paraId="4B763440" w14:textId="77777777" w:rsidR="00F50F7A" w:rsidRDefault="00F50F7A" w:rsidP="00F50F7A">
            <w:pPr>
              <w:ind w:firstLine="0"/>
              <w:rPr>
                <w:rFonts w:ascii="Times New Roman" w:hAnsi="Times New Roman" w:cs="Times New Roman"/>
                <w:sz w:val="20"/>
                <w:szCs w:val="20"/>
              </w:rPr>
            </w:pPr>
          </w:p>
          <w:p w14:paraId="77B6A278" w14:textId="77777777" w:rsidR="00F50F7A" w:rsidRPr="00F40C4A" w:rsidRDefault="00F50F7A" w:rsidP="00F50F7A">
            <w:pPr>
              <w:ind w:firstLine="0"/>
              <w:rPr>
                <w:rFonts w:ascii="Times New Roman" w:hAnsi="Times New Roman" w:cs="Times New Roman"/>
                <w:sz w:val="20"/>
                <w:szCs w:val="20"/>
              </w:rPr>
            </w:pPr>
            <w:r>
              <w:rPr>
                <w:rFonts w:ascii="Times New Roman" w:hAnsi="Times New Roman" w:cs="Times New Roman"/>
                <w:sz w:val="20"/>
                <w:szCs w:val="20"/>
              </w:rPr>
              <w:t>Mean body sizes (</w:t>
            </w:r>
            <w:r w:rsidRPr="00F40C4A">
              <w:rPr>
                <w:rFonts w:ascii="Times New Roman" w:hAnsi="Times New Roman" w:cs="Times New Roman"/>
                <w:sz w:val="20"/>
                <w:szCs w:val="20"/>
              </w:rPr>
              <w:t>g) of mammals</w:t>
            </w:r>
            <w:r>
              <w:rPr>
                <w:rFonts w:ascii="Times New Roman" w:hAnsi="Times New Roman" w:cs="Times New Roman"/>
                <w:sz w:val="20"/>
                <w:szCs w:val="20"/>
              </w:rPr>
              <w:t xml:space="preserve"> as they currently are distributed</w:t>
            </w:r>
          </w:p>
          <w:p w14:paraId="3B53F457" w14:textId="77777777" w:rsidR="00F50F7A" w:rsidRPr="00F40C4A" w:rsidRDefault="00F50F7A" w:rsidP="00EF0C80">
            <w:pPr>
              <w:ind w:firstLine="0"/>
              <w:rPr>
                <w:rFonts w:ascii="Times New Roman" w:hAnsi="Times New Roman" w:cs="Times New Roman"/>
                <w:sz w:val="20"/>
                <w:szCs w:val="20"/>
              </w:rPr>
            </w:pPr>
          </w:p>
        </w:tc>
        <w:tc>
          <w:tcPr>
            <w:tcW w:w="3161" w:type="dxa"/>
            <w:tcMar>
              <w:left w:w="432" w:type="dxa"/>
              <w:right w:w="0" w:type="dxa"/>
            </w:tcMar>
          </w:tcPr>
          <w:p w14:paraId="1CFA5D40" w14:textId="77777777" w:rsidR="00F50F7A" w:rsidRDefault="00F50F7A" w:rsidP="00F50F7A">
            <w:pPr>
              <w:ind w:firstLine="0"/>
              <w:rPr>
                <w:rFonts w:ascii="Times New Roman" w:hAnsi="Times New Roman" w:cs="Times New Roman"/>
                <w:sz w:val="20"/>
                <w:szCs w:val="20"/>
              </w:rPr>
            </w:pPr>
          </w:p>
          <w:p w14:paraId="1ED18F77" w14:textId="7C2F1C7D" w:rsidR="00F50F7A" w:rsidRPr="00F40C4A" w:rsidRDefault="00F50F7A" w:rsidP="00AF3865">
            <w:pPr>
              <w:ind w:firstLine="0"/>
              <w:rPr>
                <w:rFonts w:ascii="Times New Roman" w:hAnsi="Times New Roman" w:cs="Times New Roman"/>
                <w:sz w:val="20"/>
                <w:szCs w:val="20"/>
              </w:rPr>
            </w:pPr>
            <w:r w:rsidRPr="00640C5C">
              <w:rPr>
                <w:rFonts w:ascii="Times New Roman" w:hAnsi="Times New Roman" w:cs="Times New Roman"/>
                <w:sz w:val="20"/>
                <w:szCs w:val="20"/>
              </w:rPr>
              <w:t xml:space="preserve">Mammal </w:t>
            </w:r>
            <w:r w:rsidR="00AF3865">
              <w:rPr>
                <w:rFonts w:ascii="Times New Roman" w:hAnsi="Times New Roman" w:cs="Times New Roman"/>
                <w:sz w:val="20"/>
                <w:szCs w:val="20"/>
              </w:rPr>
              <w:t>distributions</w:t>
            </w:r>
            <w:r>
              <w:rPr>
                <w:rFonts w:ascii="Times New Roman" w:hAnsi="Times New Roman" w:cs="Times New Roman"/>
                <w:sz w:val="20"/>
                <w:szCs w:val="20"/>
              </w:rPr>
              <w:t xml:space="preserv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EN.CITE &lt;EndNote&gt;&lt;Cite&gt;&lt;Author&gt;Faurby&lt;/Author&gt;&lt;Year&gt;2015&lt;/Year&gt;&lt;RecNum&gt;77&lt;/RecNum&gt;&lt;DisplayText&gt;(Faurby &amp;amp; Svenning, 2015)&lt;/DisplayText&gt;&lt;record&gt;&lt;rec-number&gt;77&lt;/rec-number&gt;&lt;foreign-keys&gt;&lt;key app="EN" db-id="9xdtxzfffxtpt2e59vsvde599ear9ts52rap" timestamp="1445356328"&gt;77&lt;/key&gt;&lt;/foreign-keys&gt;&lt;ref-type name="Journal Article"&gt;17&lt;/ref-type&gt;&lt;contributors&gt;&lt;authors&gt;&lt;author&gt;Faurby, S.&lt;/author&gt;&lt;author&gt;Svenning, J.-C.&lt;/author&gt;&lt;/authors&gt;&lt;/contributors&gt;&lt;titles&gt;&lt;title&gt;Historic and prehistoric human-driven extinctions have reshaped global mammal diversity patterns&lt;/title&gt;&lt;secondary-title&gt;Diversity and Distributions&lt;/secondary-title&gt;&lt;/titles&gt;&lt;periodical&gt;&lt;full-title&gt;Diversity and Distributions&lt;/full-title&gt;&lt;/periodical&gt;&lt;pages&gt;1155–1166&lt;/pages&gt;&lt;volume&gt;21&lt;/volume&gt;&lt;number&gt;10&lt;/number&gt;&lt;dates&gt;&lt;year&gt;2015&lt;/year&gt;&lt;pub-dates&gt;&lt;date&gt;Oct&lt;/date&gt;&lt;/pub-dates&gt;&lt;/dates&gt;&lt;isbn&gt;1366-9516&lt;/isbn&gt;&lt;accession-num&gt;WOS:000361204100003&lt;/accession-num&gt;&lt;urls&gt;&lt;related-urls&gt;&lt;url&gt;&amp;lt;Go to ISI&amp;gt;://WOS:000361204100003&lt;/url&gt;&lt;/related-urls&gt;&lt;/urls&gt;&lt;electronic-resource-num&gt;10.1111/ddi.12369&lt;/electronic-resource-num&gt;&lt;/record&gt;&lt;/Cite&gt;&lt;/EndNote&gt;</w:instrText>
            </w:r>
            <w:r>
              <w:rPr>
                <w:rFonts w:ascii="Times New Roman" w:hAnsi="Times New Roman" w:cs="Times New Roman"/>
                <w:sz w:val="20"/>
                <w:szCs w:val="20"/>
              </w:rPr>
              <w:fldChar w:fldCharType="separate"/>
            </w:r>
            <w:r>
              <w:rPr>
                <w:rFonts w:ascii="Times New Roman" w:hAnsi="Times New Roman" w:cs="Times New Roman"/>
                <w:noProof/>
                <w:sz w:val="20"/>
                <w:szCs w:val="20"/>
              </w:rPr>
              <w:t>(Faurby &amp; Svenning, 2015)</w:t>
            </w:r>
            <w:r>
              <w:rPr>
                <w:rFonts w:ascii="Times New Roman" w:hAnsi="Times New Roman" w:cs="Times New Roman"/>
                <w:sz w:val="20"/>
                <w:szCs w:val="20"/>
              </w:rPr>
              <w:fldChar w:fldCharType="end"/>
            </w:r>
            <w:r>
              <w:rPr>
                <w:rFonts w:ascii="Times New Roman" w:hAnsi="Times New Roman" w:cs="Times New Roman"/>
                <w:sz w:val="20"/>
                <w:szCs w:val="20"/>
              </w:rPr>
              <w:t xml:space="preserve"> and </w:t>
            </w:r>
            <w:r w:rsidRPr="00640C5C">
              <w:rPr>
                <w:rFonts w:ascii="Times New Roman" w:hAnsi="Times New Roman" w:cs="Times New Roman"/>
                <w:sz w:val="20"/>
                <w:szCs w:val="20"/>
              </w:rPr>
              <w:t xml:space="preserve">body sizes </w:t>
            </w:r>
            <w:r>
              <w:rPr>
                <w:rFonts w:ascii="Times New Roman" w:hAnsi="Times New Roman" w:cs="Times New Roman"/>
                <w:sz w:val="20"/>
                <w:szCs w:val="20"/>
              </w:rPr>
              <w:fldChar w:fldCharType="begin"/>
            </w:r>
            <w:r w:rsidRPr="00640C5C">
              <w:rPr>
                <w:rFonts w:ascii="Times New Roman" w:hAnsi="Times New Roman" w:cs="Times New Roman"/>
                <w:sz w:val="20"/>
                <w:szCs w:val="20"/>
              </w:rPr>
              <w:instrText xml:space="preserve"> ADDIN EN.CITE &lt;EndNote&gt;&lt;Cite&gt;&lt;Author&gt;Faurby&lt;/Author&gt;&lt;Year&gt;2016&lt;/Year&gt;&lt;RecNum&gt;132&lt;/RecNum&gt;&lt;DisplayText&gt;(Faurby &amp;amp; Svenning, 2016)&lt;/DisplayText&gt;&lt;record&gt;&lt;rec-number&gt;132&lt;/rec-number&gt;&lt;foreign-keys&gt;&lt;key app="EN" db-id="9xdtxzfffxtpt2e59vsvde599ear9ts52rap" timestamp="1460730435"&gt;132&lt;/key&gt;&lt;/foreign-keys&gt;&lt;ref-type name="Journal Article"&gt;17&lt;/ref-type&gt;&lt;contributors&gt;&lt;authors&gt;&lt;author&gt;Faurby, S.&lt;/author&gt;&lt;author&gt;Svenning, J.-C.&lt;/author&gt;&lt;/authors&gt;&lt;/contributors&gt;&lt;titles&gt;&lt;title&gt;Resurrection of the island rule–human-driven extinctions have obscured a basic evolutionary pattern&lt;/title&gt;&lt;secondary-title&gt;American Naturalist&lt;/secondary-title&gt;&lt;/titles&gt;&lt;periodical&gt;&lt;full-title&gt;American Naturalist&lt;/full-title&gt;&lt;/periodical&gt;&lt;pages&gt;812–820&lt;/pages&gt;&lt;volume&gt;187&lt;/volume&gt;&lt;dates&gt;&lt;year&gt;2016&lt;/year&gt;&lt;/dates&gt;&lt;urls&gt;&lt;/urls&gt;&lt;/record&gt;&lt;/Cite&gt;&lt;/EndNote&gt;</w:instrText>
            </w:r>
            <w:r>
              <w:rPr>
                <w:rFonts w:ascii="Times New Roman" w:hAnsi="Times New Roman" w:cs="Times New Roman"/>
                <w:sz w:val="20"/>
                <w:szCs w:val="20"/>
              </w:rPr>
              <w:fldChar w:fldCharType="separate"/>
            </w:r>
            <w:r w:rsidRPr="00640C5C">
              <w:rPr>
                <w:rFonts w:ascii="Times New Roman" w:hAnsi="Times New Roman" w:cs="Times New Roman"/>
                <w:noProof/>
                <w:sz w:val="20"/>
                <w:szCs w:val="20"/>
              </w:rPr>
              <w:t>(Faurby &amp; Svenning, 2016)</w:t>
            </w:r>
            <w:r>
              <w:rPr>
                <w:rFonts w:ascii="Times New Roman" w:hAnsi="Times New Roman" w:cs="Times New Roman"/>
                <w:sz w:val="20"/>
                <w:szCs w:val="20"/>
              </w:rPr>
              <w:fldChar w:fldCharType="end"/>
            </w:r>
          </w:p>
        </w:tc>
      </w:tr>
      <w:tr w:rsidR="00F50F7A" w:rsidRPr="00640C5C" w14:paraId="65277806" w14:textId="77777777" w:rsidTr="0034328E">
        <w:tc>
          <w:tcPr>
            <w:tcW w:w="1696" w:type="dxa"/>
            <w:tcMar>
              <w:left w:w="14" w:type="dxa"/>
            </w:tcMar>
          </w:tcPr>
          <w:p w14:paraId="6672051F" w14:textId="77777777" w:rsidR="00F50F7A" w:rsidRDefault="00F50F7A" w:rsidP="00F50F7A">
            <w:pPr>
              <w:ind w:firstLine="0"/>
              <w:rPr>
                <w:rFonts w:ascii="Times New Roman" w:hAnsi="Times New Roman" w:cs="Times New Roman"/>
                <w:sz w:val="20"/>
                <w:szCs w:val="20"/>
              </w:rPr>
            </w:pPr>
          </w:p>
          <w:p w14:paraId="245060B5" w14:textId="1F5E6D9F" w:rsidR="00F50F7A" w:rsidRPr="00F40C4A" w:rsidRDefault="00F50F7A" w:rsidP="00EF0C80">
            <w:pPr>
              <w:ind w:firstLine="0"/>
              <w:rPr>
                <w:rFonts w:ascii="Times New Roman" w:hAnsi="Times New Roman" w:cs="Times New Roman"/>
                <w:b/>
                <w:sz w:val="20"/>
                <w:szCs w:val="20"/>
              </w:rPr>
            </w:pPr>
            <w:r>
              <w:rPr>
                <w:rFonts w:ascii="Times New Roman" w:hAnsi="Times New Roman" w:cs="Times New Roman"/>
                <w:sz w:val="20"/>
                <w:szCs w:val="20"/>
              </w:rPr>
              <w:t>Present-n</w:t>
            </w:r>
            <w:r w:rsidRPr="00F40C4A">
              <w:rPr>
                <w:rFonts w:ascii="Times New Roman" w:hAnsi="Times New Roman" w:cs="Times New Roman"/>
                <w:sz w:val="20"/>
                <w:szCs w:val="20"/>
              </w:rPr>
              <w:t>atural</w:t>
            </w:r>
            <w:r>
              <w:rPr>
                <w:rFonts w:ascii="Times New Roman" w:hAnsi="Times New Roman" w:cs="Times New Roman"/>
                <w:sz w:val="20"/>
                <w:szCs w:val="20"/>
              </w:rPr>
              <w:t xml:space="preserve"> mammal body sizes</w:t>
            </w:r>
          </w:p>
        </w:tc>
        <w:tc>
          <w:tcPr>
            <w:tcW w:w="4215" w:type="dxa"/>
          </w:tcPr>
          <w:p w14:paraId="6F67DA45" w14:textId="77777777" w:rsidR="00F50F7A" w:rsidRDefault="00F50F7A" w:rsidP="00EF0C80">
            <w:pPr>
              <w:ind w:firstLine="0"/>
              <w:rPr>
                <w:rFonts w:ascii="Times New Roman" w:hAnsi="Times New Roman" w:cs="Times New Roman"/>
                <w:sz w:val="20"/>
                <w:szCs w:val="20"/>
              </w:rPr>
            </w:pPr>
          </w:p>
          <w:p w14:paraId="3A9ACCB5" w14:textId="6A96B1A3" w:rsidR="00F50F7A" w:rsidRPr="00F40C4A" w:rsidRDefault="00F50F7A" w:rsidP="00AF3865">
            <w:pPr>
              <w:ind w:firstLine="0"/>
              <w:rPr>
                <w:rFonts w:ascii="Times New Roman" w:hAnsi="Times New Roman" w:cs="Times New Roman"/>
                <w:sz w:val="20"/>
                <w:szCs w:val="20"/>
              </w:rPr>
            </w:pPr>
            <w:r>
              <w:rPr>
                <w:rFonts w:ascii="Times New Roman" w:hAnsi="Times New Roman" w:cs="Times New Roman"/>
                <w:sz w:val="20"/>
                <w:szCs w:val="20"/>
              </w:rPr>
              <w:t>Mean body sizes (</w:t>
            </w:r>
            <w:r w:rsidRPr="00F40C4A">
              <w:rPr>
                <w:rFonts w:ascii="Times New Roman" w:hAnsi="Times New Roman" w:cs="Times New Roman"/>
                <w:sz w:val="20"/>
                <w:szCs w:val="20"/>
              </w:rPr>
              <w:t xml:space="preserve">g) of </w:t>
            </w:r>
            <w:r w:rsidR="00AF3865">
              <w:rPr>
                <w:rFonts w:ascii="Times New Roman" w:hAnsi="Times New Roman" w:cs="Times New Roman"/>
                <w:sz w:val="20"/>
                <w:szCs w:val="20"/>
              </w:rPr>
              <w:t>present and extinct mammals based on estimated late Quaternary distributions under present climate and absence of humans</w:t>
            </w:r>
          </w:p>
        </w:tc>
        <w:tc>
          <w:tcPr>
            <w:tcW w:w="3161" w:type="dxa"/>
            <w:tcMar>
              <w:left w:w="432" w:type="dxa"/>
              <w:right w:w="0" w:type="dxa"/>
            </w:tcMar>
          </w:tcPr>
          <w:p w14:paraId="6457685D" w14:textId="77777777" w:rsidR="00F50F7A" w:rsidRDefault="00F50F7A" w:rsidP="00EF0C80">
            <w:pPr>
              <w:ind w:firstLine="0"/>
              <w:rPr>
                <w:rFonts w:ascii="Times New Roman" w:hAnsi="Times New Roman" w:cs="Times New Roman"/>
                <w:sz w:val="20"/>
                <w:szCs w:val="20"/>
              </w:rPr>
            </w:pPr>
          </w:p>
          <w:p w14:paraId="5FAC0422" w14:textId="7B225084" w:rsidR="00F50F7A" w:rsidRPr="00F40C4A" w:rsidRDefault="00F50F7A" w:rsidP="00AF3865">
            <w:pPr>
              <w:ind w:firstLine="0"/>
              <w:rPr>
                <w:rFonts w:ascii="Times New Roman" w:hAnsi="Times New Roman" w:cs="Times New Roman"/>
                <w:sz w:val="20"/>
                <w:szCs w:val="20"/>
              </w:rPr>
            </w:pPr>
            <w:r w:rsidRPr="00640C5C">
              <w:rPr>
                <w:rFonts w:ascii="Times New Roman" w:hAnsi="Times New Roman" w:cs="Times New Roman"/>
                <w:sz w:val="20"/>
                <w:szCs w:val="20"/>
              </w:rPr>
              <w:t xml:space="preserve">Mammal </w:t>
            </w:r>
            <w:r w:rsidR="00AF3865">
              <w:rPr>
                <w:rFonts w:ascii="Times New Roman" w:hAnsi="Times New Roman" w:cs="Times New Roman"/>
                <w:sz w:val="20"/>
                <w:szCs w:val="20"/>
              </w:rPr>
              <w:t>distributions</w:t>
            </w:r>
            <w:r w:rsidRPr="00640C5C">
              <w:rPr>
                <w:rFonts w:ascii="Times New Roman" w:hAnsi="Times New Roman" w:cs="Times New Roman"/>
                <w:sz w:val="20"/>
                <w:szCs w:val="20"/>
              </w:rPr>
              <w:t xml:space="preserve"> </w:t>
            </w: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EN.CITE &lt;EndNote&gt;&lt;Cite&gt;&lt;Author&gt;Faurby&lt;/Author&gt;&lt;Year&gt;2015&lt;/Year&gt;&lt;RecNum&gt;77&lt;/RecNum&gt;&lt;DisplayText&gt;(Faurby &amp;amp; Svenning, 2015)&lt;/DisplayText&gt;&lt;record&gt;&lt;rec-number&gt;77&lt;/rec-number&gt;&lt;foreign-keys&gt;&lt;key app="EN" db-id="9xdtxzfffxtpt2e59vsvde599ear9ts52rap" timestamp="1445356328"&gt;77&lt;/key&gt;&lt;/foreign-keys&gt;&lt;ref-type name="Journal Article"&gt;17&lt;/ref-type&gt;&lt;contributors&gt;&lt;authors&gt;&lt;author&gt;Faurby, S.&lt;/author&gt;&lt;author&gt;Svenning, J.-C.&lt;/author&gt;&lt;/authors&gt;&lt;/contributors&gt;&lt;titles&gt;&lt;title&gt;Historic and prehistoric human-driven extinctions have reshaped global mammal diversity patterns&lt;/title&gt;&lt;secondary-title&gt;Diversity and Distributions&lt;/secondary-title&gt;&lt;/titles&gt;&lt;periodical&gt;&lt;full-title&gt;Diversity and Distributions&lt;/full-title&gt;&lt;/periodical&gt;&lt;pages&gt;1155–1166&lt;/pages&gt;&lt;volume&gt;21&lt;/volume&gt;&lt;number&gt;10&lt;/number&gt;&lt;dates&gt;&lt;year&gt;2015&lt;/year&gt;&lt;pub-dates&gt;&lt;date&gt;Oct&lt;/date&gt;&lt;/pub-dates&gt;&lt;/dates&gt;&lt;isbn&gt;1366-9516&lt;/isbn&gt;&lt;accession-num&gt;WOS:000361204100003&lt;/accession-num&gt;&lt;urls&gt;&lt;related-urls&gt;&lt;url&gt;&amp;lt;Go to ISI&amp;gt;://WOS:000361204100003&lt;/url&gt;&lt;/related-urls&gt;&lt;/urls&gt;&lt;electronic-resource-num&gt;10.1111/ddi.12369&lt;/electronic-resource-num&gt;&lt;/record&gt;&lt;/Cite&gt;&lt;/EndNote&gt;</w:instrText>
            </w:r>
            <w:r>
              <w:rPr>
                <w:rFonts w:ascii="Times New Roman" w:hAnsi="Times New Roman" w:cs="Times New Roman"/>
                <w:sz w:val="20"/>
                <w:szCs w:val="20"/>
              </w:rPr>
              <w:fldChar w:fldCharType="separate"/>
            </w:r>
            <w:r>
              <w:rPr>
                <w:rFonts w:ascii="Times New Roman" w:hAnsi="Times New Roman" w:cs="Times New Roman"/>
                <w:noProof/>
                <w:sz w:val="20"/>
                <w:szCs w:val="20"/>
              </w:rPr>
              <w:t>(Faurby &amp; Svenning, 2015)</w:t>
            </w:r>
            <w:r>
              <w:rPr>
                <w:rFonts w:ascii="Times New Roman" w:hAnsi="Times New Roman" w:cs="Times New Roman"/>
                <w:sz w:val="20"/>
                <w:szCs w:val="20"/>
              </w:rPr>
              <w:fldChar w:fldCharType="end"/>
            </w:r>
            <w:r>
              <w:rPr>
                <w:rFonts w:ascii="Times New Roman" w:hAnsi="Times New Roman" w:cs="Times New Roman"/>
                <w:sz w:val="20"/>
                <w:szCs w:val="20"/>
              </w:rPr>
              <w:t xml:space="preserve"> and </w:t>
            </w:r>
            <w:r w:rsidRPr="00640C5C">
              <w:rPr>
                <w:rFonts w:ascii="Times New Roman" w:hAnsi="Times New Roman" w:cs="Times New Roman"/>
                <w:sz w:val="20"/>
                <w:szCs w:val="20"/>
              </w:rPr>
              <w:t xml:space="preserve">body sizes </w:t>
            </w:r>
            <w:r>
              <w:rPr>
                <w:rFonts w:ascii="Times New Roman" w:hAnsi="Times New Roman" w:cs="Times New Roman"/>
                <w:sz w:val="20"/>
                <w:szCs w:val="20"/>
              </w:rPr>
              <w:fldChar w:fldCharType="begin"/>
            </w:r>
            <w:r w:rsidRPr="00640C5C">
              <w:rPr>
                <w:rFonts w:ascii="Times New Roman" w:hAnsi="Times New Roman" w:cs="Times New Roman"/>
                <w:sz w:val="20"/>
                <w:szCs w:val="20"/>
              </w:rPr>
              <w:instrText xml:space="preserve"> ADDIN EN.CITE &lt;EndNote&gt;&lt;Cite&gt;&lt;Author&gt;Faurby&lt;/Author&gt;&lt;Year&gt;2016&lt;/Year&gt;&lt;RecNum&gt;132&lt;/RecNum&gt;&lt;DisplayText&gt;(Faurby &amp;amp; Svenning, 2016)&lt;/DisplayText&gt;&lt;record&gt;&lt;rec-number&gt;132&lt;/rec-number&gt;&lt;foreign-keys&gt;&lt;key app="EN" db-id="9xdtxzfffxtpt2e59vsvde599ear9ts52rap" timestamp="1460730435"&gt;132&lt;/key&gt;&lt;/foreign-keys&gt;&lt;ref-type name="Journal Article"&gt;17&lt;/ref-type&gt;&lt;contributors&gt;&lt;authors&gt;&lt;author&gt;Faurby, S.&lt;/author&gt;&lt;author&gt;Svenning, J.-C.&lt;/author&gt;&lt;/authors&gt;&lt;/contributors&gt;&lt;titles&gt;&lt;title&gt;Resurrection of the island rule–human-driven extinctions have obscured a basic evolutionary pattern&lt;/title&gt;&lt;secondary-title&gt;American Naturalist&lt;/secondary-title&gt;&lt;/titles&gt;&lt;periodical&gt;&lt;full-title&gt;American Naturalist&lt;/full-title&gt;&lt;/periodical&gt;&lt;pages&gt;812–820&lt;/pages&gt;&lt;volume&gt;187&lt;/volume&gt;&lt;dates&gt;&lt;year&gt;2016&lt;/year&gt;&lt;/dates&gt;&lt;urls&gt;&lt;/urls&gt;&lt;/record&gt;&lt;/Cite&gt;&lt;/EndNote&gt;</w:instrText>
            </w:r>
            <w:r>
              <w:rPr>
                <w:rFonts w:ascii="Times New Roman" w:hAnsi="Times New Roman" w:cs="Times New Roman"/>
                <w:sz w:val="20"/>
                <w:szCs w:val="20"/>
              </w:rPr>
              <w:fldChar w:fldCharType="separate"/>
            </w:r>
            <w:r w:rsidRPr="00640C5C">
              <w:rPr>
                <w:rFonts w:ascii="Times New Roman" w:hAnsi="Times New Roman" w:cs="Times New Roman"/>
                <w:noProof/>
                <w:sz w:val="20"/>
                <w:szCs w:val="20"/>
              </w:rPr>
              <w:t>(Faurby &amp; Svenning, 2016)</w:t>
            </w:r>
            <w:r>
              <w:rPr>
                <w:rFonts w:ascii="Times New Roman" w:hAnsi="Times New Roman" w:cs="Times New Roman"/>
                <w:sz w:val="20"/>
                <w:szCs w:val="20"/>
              </w:rPr>
              <w:fldChar w:fldCharType="end"/>
            </w:r>
          </w:p>
        </w:tc>
      </w:tr>
      <w:tr w:rsidR="004C679A" w:rsidRPr="00640C5C" w14:paraId="6225C6DA" w14:textId="77777777" w:rsidTr="0034328E">
        <w:tc>
          <w:tcPr>
            <w:tcW w:w="1696" w:type="dxa"/>
            <w:tcMar>
              <w:left w:w="14" w:type="dxa"/>
            </w:tcMar>
          </w:tcPr>
          <w:p w14:paraId="7902CBC8" w14:textId="77777777" w:rsidR="004C679A" w:rsidRPr="00F40C4A" w:rsidRDefault="004C679A" w:rsidP="00EF0C80">
            <w:pPr>
              <w:ind w:firstLine="0"/>
              <w:rPr>
                <w:rFonts w:ascii="Times New Roman" w:hAnsi="Times New Roman" w:cs="Times New Roman"/>
                <w:b/>
                <w:sz w:val="20"/>
                <w:szCs w:val="20"/>
              </w:rPr>
            </w:pPr>
          </w:p>
          <w:p w14:paraId="7B50A725" w14:textId="77777777" w:rsidR="004C679A" w:rsidRPr="00F40C4A" w:rsidRDefault="004C679A" w:rsidP="00EF0C80">
            <w:pPr>
              <w:ind w:firstLine="0"/>
              <w:rPr>
                <w:rFonts w:ascii="Times New Roman" w:hAnsi="Times New Roman" w:cs="Times New Roman"/>
                <w:b/>
                <w:sz w:val="20"/>
                <w:szCs w:val="20"/>
              </w:rPr>
            </w:pPr>
            <w:r w:rsidRPr="00F40C4A">
              <w:rPr>
                <w:rFonts w:ascii="Times New Roman" w:hAnsi="Times New Roman" w:cs="Times New Roman"/>
                <w:b/>
                <w:sz w:val="20"/>
                <w:szCs w:val="20"/>
              </w:rPr>
              <w:t>Current environment</w:t>
            </w:r>
          </w:p>
        </w:tc>
        <w:tc>
          <w:tcPr>
            <w:tcW w:w="4215" w:type="dxa"/>
          </w:tcPr>
          <w:p w14:paraId="70F131A7" w14:textId="36645DAC" w:rsidR="004C679A" w:rsidRPr="00F40C4A" w:rsidRDefault="004C679A" w:rsidP="00B36C55">
            <w:pPr>
              <w:ind w:firstLine="0"/>
              <w:rPr>
                <w:rFonts w:ascii="Times New Roman" w:hAnsi="Times New Roman" w:cs="Times New Roman"/>
                <w:sz w:val="20"/>
                <w:szCs w:val="20"/>
              </w:rPr>
            </w:pPr>
          </w:p>
        </w:tc>
        <w:tc>
          <w:tcPr>
            <w:tcW w:w="3161" w:type="dxa"/>
            <w:tcMar>
              <w:left w:w="432" w:type="dxa"/>
              <w:right w:w="0" w:type="dxa"/>
            </w:tcMar>
          </w:tcPr>
          <w:p w14:paraId="700AC781" w14:textId="77777777" w:rsidR="004C679A" w:rsidRPr="00F40C4A" w:rsidRDefault="004C679A" w:rsidP="00EF0C80">
            <w:pPr>
              <w:ind w:firstLine="0"/>
              <w:rPr>
                <w:rFonts w:ascii="Times New Roman" w:hAnsi="Times New Roman" w:cs="Times New Roman"/>
                <w:sz w:val="20"/>
                <w:szCs w:val="20"/>
              </w:rPr>
            </w:pPr>
          </w:p>
          <w:p w14:paraId="70659AC3" w14:textId="77777777" w:rsidR="004C679A" w:rsidRPr="00640C5C" w:rsidRDefault="004C679A" w:rsidP="00EF0C80">
            <w:pPr>
              <w:ind w:firstLine="0"/>
              <w:rPr>
                <w:rFonts w:ascii="Times New Roman" w:hAnsi="Times New Roman" w:cs="Times New Roman"/>
                <w:sz w:val="20"/>
                <w:szCs w:val="20"/>
              </w:rPr>
            </w:pPr>
          </w:p>
          <w:p w14:paraId="04EF0F2C" w14:textId="36F3C634" w:rsidR="004C679A" w:rsidRPr="00640C5C" w:rsidRDefault="004C679A" w:rsidP="00640C5C">
            <w:pPr>
              <w:ind w:firstLine="0"/>
              <w:rPr>
                <w:rFonts w:ascii="Times New Roman" w:hAnsi="Times New Roman" w:cs="Times New Roman"/>
                <w:sz w:val="20"/>
                <w:szCs w:val="20"/>
              </w:rPr>
            </w:pPr>
          </w:p>
        </w:tc>
      </w:tr>
      <w:tr w:rsidR="004C679A" w:rsidRPr="003102DA" w14:paraId="04AADE7A" w14:textId="77777777" w:rsidTr="0034328E">
        <w:tc>
          <w:tcPr>
            <w:tcW w:w="1696" w:type="dxa"/>
            <w:tcMar>
              <w:left w:w="14" w:type="dxa"/>
            </w:tcMar>
          </w:tcPr>
          <w:p w14:paraId="5E4A780E" w14:textId="77777777" w:rsidR="004C679A" w:rsidRPr="00640C5C" w:rsidRDefault="004C679A" w:rsidP="00EF0C80">
            <w:pPr>
              <w:ind w:firstLine="0"/>
              <w:rPr>
                <w:rFonts w:ascii="Times New Roman" w:hAnsi="Times New Roman" w:cs="Times New Roman"/>
                <w:sz w:val="20"/>
                <w:szCs w:val="20"/>
              </w:rPr>
            </w:pPr>
          </w:p>
          <w:p w14:paraId="69EC8946"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PC-PREC</w:t>
            </w:r>
          </w:p>
        </w:tc>
        <w:tc>
          <w:tcPr>
            <w:tcW w:w="4215" w:type="dxa"/>
          </w:tcPr>
          <w:p w14:paraId="325B3A9E" w14:textId="77777777" w:rsidR="004C679A" w:rsidRPr="00F40C4A" w:rsidRDefault="004C679A" w:rsidP="00EF0C80">
            <w:pPr>
              <w:ind w:firstLine="0"/>
              <w:rPr>
                <w:rFonts w:ascii="Times New Roman" w:hAnsi="Times New Roman" w:cs="Times New Roman"/>
                <w:sz w:val="20"/>
                <w:szCs w:val="20"/>
              </w:rPr>
            </w:pPr>
          </w:p>
          <w:p w14:paraId="70E4805C" w14:textId="77777777" w:rsidR="004C679A" w:rsidRPr="00F40C4A" w:rsidRDefault="004C679A" w:rsidP="00EF0C80">
            <w:pPr>
              <w:ind w:firstLine="0"/>
              <w:rPr>
                <w:rFonts w:ascii="Times New Roman" w:hAnsi="Times New Roman" w:cs="Times New Roman"/>
                <w:sz w:val="20"/>
                <w:szCs w:val="20"/>
              </w:rPr>
            </w:pPr>
            <w:r w:rsidRPr="00F40C4A">
              <w:rPr>
                <w:rFonts w:ascii="Times New Roman" w:hAnsi="Times New Roman" w:cs="Times New Roman"/>
                <w:sz w:val="20"/>
                <w:szCs w:val="20"/>
              </w:rPr>
              <w:t>High PC-PREC values mainly represent high values in annual precipitation (mm year</w:t>
            </w:r>
            <w:r w:rsidRPr="00F40C4A">
              <w:rPr>
                <w:rFonts w:ascii="Times New Roman" w:hAnsi="Times New Roman" w:cs="Times New Roman"/>
                <w:sz w:val="20"/>
                <w:szCs w:val="20"/>
                <w:vertAlign w:val="superscript"/>
              </w:rPr>
              <w:t>−1</w:t>
            </w:r>
            <w:r w:rsidRPr="00F40C4A">
              <w:rPr>
                <w:rFonts w:ascii="Times New Roman" w:hAnsi="Times New Roman" w:cs="Times New Roman"/>
                <w:sz w:val="20"/>
                <w:szCs w:val="20"/>
              </w:rPr>
              <w:t>) and precipitation of the driest quarter (mm)</w:t>
            </w:r>
          </w:p>
        </w:tc>
        <w:tc>
          <w:tcPr>
            <w:tcW w:w="3161" w:type="dxa"/>
            <w:tcMar>
              <w:left w:w="432" w:type="dxa"/>
              <w:right w:w="0" w:type="dxa"/>
            </w:tcMar>
          </w:tcPr>
          <w:p w14:paraId="091D35C6" w14:textId="77777777" w:rsidR="004C679A" w:rsidRPr="00F40C4A" w:rsidRDefault="004C679A" w:rsidP="00EF0C80">
            <w:pPr>
              <w:ind w:firstLine="0"/>
              <w:rPr>
                <w:rFonts w:ascii="Times New Roman" w:hAnsi="Times New Roman" w:cs="Times New Roman"/>
                <w:sz w:val="20"/>
                <w:szCs w:val="20"/>
              </w:rPr>
            </w:pPr>
          </w:p>
          <w:p w14:paraId="40A49312"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 xml:space="preserve">Worldclim dataset </w:t>
            </w:r>
            <w:r w:rsidRPr="00F40C4A">
              <w:rPr>
                <w:rFonts w:ascii="Times New Roman" w:hAnsi="Times New Roman" w:cs="Times New Roman"/>
                <w:sz w:val="20"/>
                <w:szCs w:val="20"/>
              </w:rPr>
              <w:fldChar w:fldCharType="begin"/>
            </w:r>
            <w:r w:rsidRPr="006B22BB">
              <w:rPr>
                <w:rFonts w:ascii="Times New Roman" w:hAnsi="Times New Roman" w:cs="Times New Roman"/>
                <w:sz w:val="20"/>
                <w:szCs w:val="20"/>
                <w:lang w:val="da-DK"/>
              </w:rPr>
              <w:instrText xml:space="preserve"> ADDIN EN.CITE &lt;EndNote&gt;&lt;Cite&gt;&lt;Author&gt;Hijmans&lt;/Author&gt;&lt;Year&gt;2005&lt;/Year&gt;&lt;RecNum&gt;53&lt;/RecNum&gt;&lt;DisplayText&gt;(Hijmans&lt;style face="italic"&gt; et al.&lt;/style&gt;, 2005)&lt;/DisplayText&gt;&lt;record&gt;&lt;rec-number&gt;53&lt;/rec-number&gt;&lt;foreign-keys&gt;&lt;key app="EN" db-id="9xdtxzfffxtpt2e59vsvde599ear9ts52rap" timestamp="1445353864"&gt;53&lt;/key&gt;&lt;/foreign-keys&gt;&lt;ref-type name="Journal Article"&gt;17&lt;/ref-type&gt;&lt;contributors&gt;&lt;authors&gt;&lt;author&gt;Hijmans, R. J.&lt;/author&gt;&lt;author&gt;Cameron, S. E.&lt;/author&gt;&lt;author&gt;Parra, J. L.&lt;/author&gt;&lt;author&gt;Jones, P. G.&lt;/author&gt;&lt;author&gt;Jarvis, A.&lt;/author&gt;&lt;/authors&gt;&lt;/contributors&gt;&lt;titles&gt;&lt;title&gt;Very high resolution interpolated climate surfaces for global land areas&lt;/title&gt;&lt;secondary-title&gt;International Journal of Climatology&lt;/secondary-title&gt;&lt;/titles&gt;&lt;periodical&gt;&lt;full-title&gt;International Journal of Climatology&lt;/full-title&gt;&lt;/periodical&gt;&lt;pages&gt;1965–1978&lt;/pages&gt;&lt;volume&gt;25&lt;/volume&gt;&lt;number&gt;15&lt;/number&gt;&lt;dates&gt;&lt;year&gt;2005&lt;/year&gt;&lt;pub-dates&gt;&lt;date&gt;Dec&lt;/date&gt;&lt;/pub-dates&gt;&lt;/dates&gt;&lt;isbn&gt;0899-8418&lt;/isbn&gt;&lt;accession-num&gt;WOS:000234519700002&lt;/accession-num&gt;&lt;urls&gt;&lt;related-urls&gt;&lt;url&gt;&amp;lt;Go to ISI&amp;gt;://WOS:000234519700002&lt;/url&gt;&lt;/related-urls&gt;&lt;/urls&gt;&lt;electronic-resource-num&gt;10.1002/joc.1276&lt;/electronic-resource-num&gt;&lt;/record&gt;&lt;/Cite&gt;&lt;/EndNote&gt;</w:instrText>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lang w:val="da-DK"/>
              </w:rPr>
              <w:t>(Hijmans</w:t>
            </w:r>
            <w:r w:rsidRPr="00F40C4A">
              <w:rPr>
                <w:rFonts w:ascii="Times New Roman" w:hAnsi="Times New Roman" w:cs="Times New Roman"/>
                <w:i/>
                <w:noProof/>
                <w:sz w:val="20"/>
                <w:szCs w:val="20"/>
                <w:lang w:val="da-DK"/>
              </w:rPr>
              <w:t xml:space="preserve"> et al.</w:t>
            </w:r>
            <w:r w:rsidRPr="00F40C4A">
              <w:rPr>
                <w:rFonts w:ascii="Times New Roman" w:hAnsi="Times New Roman" w:cs="Times New Roman"/>
                <w:noProof/>
                <w:sz w:val="20"/>
                <w:szCs w:val="20"/>
                <w:lang w:val="da-DK"/>
              </w:rPr>
              <w:t>, 2005)</w:t>
            </w:r>
            <w:r w:rsidRPr="00F40C4A">
              <w:rPr>
                <w:rFonts w:ascii="Times New Roman" w:hAnsi="Times New Roman" w:cs="Times New Roman"/>
                <w:sz w:val="20"/>
                <w:szCs w:val="20"/>
              </w:rPr>
              <w:fldChar w:fldCharType="end"/>
            </w:r>
          </w:p>
        </w:tc>
      </w:tr>
      <w:tr w:rsidR="004C679A" w:rsidRPr="003102DA" w14:paraId="07B41C13" w14:textId="77777777" w:rsidTr="0034328E">
        <w:tc>
          <w:tcPr>
            <w:tcW w:w="1696" w:type="dxa"/>
            <w:tcMar>
              <w:left w:w="14" w:type="dxa"/>
            </w:tcMar>
          </w:tcPr>
          <w:p w14:paraId="2A25A5FE" w14:textId="77777777" w:rsidR="004C679A" w:rsidRPr="00F40C4A" w:rsidRDefault="004C679A" w:rsidP="00EF0C80">
            <w:pPr>
              <w:ind w:firstLine="0"/>
              <w:rPr>
                <w:rFonts w:ascii="Times New Roman" w:hAnsi="Times New Roman" w:cs="Times New Roman"/>
                <w:sz w:val="20"/>
                <w:szCs w:val="20"/>
                <w:lang w:val="da-DK"/>
              </w:rPr>
            </w:pPr>
          </w:p>
          <w:p w14:paraId="015DD98B"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PC-TEMP</w:t>
            </w:r>
          </w:p>
        </w:tc>
        <w:tc>
          <w:tcPr>
            <w:tcW w:w="4215" w:type="dxa"/>
          </w:tcPr>
          <w:p w14:paraId="086F5BED" w14:textId="77777777" w:rsidR="004C679A" w:rsidRPr="00F40C4A" w:rsidRDefault="004C679A" w:rsidP="00EF0C80">
            <w:pPr>
              <w:tabs>
                <w:tab w:val="decimal" w:pos="360"/>
              </w:tabs>
              <w:ind w:firstLine="0"/>
              <w:rPr>
                <w:rFonts w:ascii="Times New Roman" w:hAnsi="Times New Roman" w:cs="Times New Roman"/>
                <w:sz w:val="20"/>
                <w:szCs w:val="20"/>
                <w:lang w:eastAsia="ja-JP"/>
              </w:rPr>
            </w:pPr>
          </w:p>
          <w:p w14:paraId="33264FF1" w14:textId="77777777" w:rsidR="004C679A" w:rsidRPr="00F40C4A" w:rsidRDefault="004C679A" w:rsidP="00EF0C80">
            <w:pPr>
              <w:tabs>
                <w:tab w:val="decimal" w:pos="360"/>
              </w:tabs>
              <w:ind w:firstLine="0"/>
              <w:rPr>
                <w:rFonts w:ascii="Times New Roman" w:hAnsi="Times New Roman" w:cs="Times New Roman"/>
                <w:sz w:val="20"/>
                <w:szCs w:val="20"/>
              </w:rPr>
            </w:pPr>
            <w:r w:rsidRPr="00F40C4A">
              <w:rPr>
                <w:rFonts w:ascii="Times New Roman" w:hAnsi="Times New Roman" w:cs="Times New Roman"/>
                <w:sz w:val="20"/>
                <w:szCs w:val="20"/>
              </w:rPr>
              <w:t>High PC-TEMP values mainly represent high values in annual mean temperature (°C) and temperature of the coldest quarter (°C)</w:t>
            </w:r>
          </w:p>
        </w:tc>
        <w:tc>
          <w:tcPr>
            <w:tcW w:w="3161" w:type="dxa"/>
            <w:tcMar>
              <w:left w:w="432" w:type="dxa"/>
              <w:right w:w="0" w:type="dxa"/>
            </w:tcMar>
          </w:tcPr>
          <w:p w14:paraId="5FD5A269" w14:textId="77777777" w:rsidR="004C679A" w:rsidRPr="00F40C4A" w:rsidRDefault="004C679A" w:rsidP="00EF0C80">
            <w:pPr>
              <w:ind w:firstLine="0"/>
              <w:rPr>
                <w:rFonts w:ascii="Times New Roman" w:hAnsi="Times New Roman" w:cs="Times New Roman"/>
                <w:sz w:val="20"/>
                <w:szCs w:val="20"/>
              </w:rPr>
            </w:pPr>
          </w:p>
          <w:p w14:paraId="21C46DC6"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 xml:space="preserve">Worldclim dataset </w:t>
            </w:r>
            <w:r w:rsidRPr="00F40C4A">
              <w:rPr>
                <w:rFonts w:ascii="Times New Roman" w:hAnsi="Times New Roman" w:cs="Times New Roman"/>
                <w:sz w:val="20"/>
                <w:szCs w:val="20"/>
              </w:rPr>
              <w:fldChar w:fldCharType="begin"/>
            </w:r>
            <w:r w:rsidRPr="006B22BB">
              <w:rPr>
                <w:rFonts w:ascii="Times New Roman" w:hAnsi="Times New Roman" w:cs="Times New Roman"/>
                <w:sz w:val="20"/>
                <w:szCs w:val="20"/>
                <w:lang w:val="da-DK"/>
              </w:rPr>
              <w:instrText xml:space="preserve"> ADDIN EN.CITE &lt;EndNote&gt;&lt;Cite&gt;&lt;Author&gt;Hijmans&lt;/Author&gt;&lt;Year&gt;2005&lt;/Year&gt;&lt;RecNum&gt;53&lt;/RecNum&gt;&lt;DisplayText&gt;(Hijmans&lt;style face="italic"&gt; et al.&lt;/style&gt;, 2005)&lt;/DisplayText&gt;&lt;record&gt;&lt;rec-number&gt;53&lt;/rec-number&gt;&lt;foreign-keys&gt;&lt;key app="EN" db-id="9xdtxzfffxtpt2e59vsvde599ear9ts52rap" timestamp="1445353864"&gt;53&lt;/key&gt;&lt;/foreign-keys&gt;&lt;ref-type name="Journal Article"&gt;17&lt;/ref-type&gt;&lt;contributors&gt;&lt;authors&gt;&lt;author&gt;Hijmans, R. J.&lt;/author&gt;&lt;author&gt;Cameron, S. E.&lt;/author&gt;&lt;author&gt;Parra, J. L.&lt;/author&gt;&lt;author&gt;Jones, P. G.&lt;/author&gt;&lt;author&gt;Jarvis, A.&lt;/author&gt;&lt;/authors&gt;&lt;/contributors&gt;&lt;titles&gt;&lt;title&gt;Very high resolution interpolated climate surfaces for global land areas&lt;/title&gt;&lt;secondary-title&gt;International Journal of Climatology&lt;/secondary-title&gt;&lt;/titles&gt;&lt;periodical&gt;&lt;full-title&gt;International Journal of Climatology&lt;/full-title&gt;&lt;/periodical&gt;&lt;pages&gt;1965–1978&lt;/pages&gt;&lt;volume&gt;25&lt;/volume&gt;&lt;number&gt;15&lt;/number&gt;&lt;dates&gt;&lt;year&gt;2005&lt;/year&gt;&lt;pub-dates&gt;&lt;date&gt;Dec&lt;/date&gt;&lt;/pub-dates&gt;&lt;/dates&gt;&lt;isbn&gt;0899-8418&lt;/isbn&gt;&lt;accession-num&gt;WOS:000234519700002&lt;/accession-num&gt;&lt;urls&gt;&lt;related-urls&gt;&lt;url&gt;&amp;lt;Go to ISI&amp;gt;://WOS:000234519700002&lt;/url&gt;&lt;/related-urls&gt;&lt;/urls&gt;&lt;electronic-resource-num&gt;10.1002/joc.1276&lt;/electronic-resource-num&gt;&lt;/record&gt;&lt;/Cite&gt;&lt;/EndNote&gt;</w:instrText>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lang w:val="da-DK"/>
              </w:rPr>
              <w:t>(Hijmans</w:t>
            </w:r>
            <w:r w:rsidRPr="00F40C4A">
              <w:rPr>
                <w:rFonts w:ascii="Times New Roman" w:hAnsi="Times New Roman" w:cs="Times New Roman"/>
                <w:i/>
                <w:noProof/>
                <w:sz w:val="20"/>
                <w:szCs w:val="20"/>
                <w:lang w:val="da-DK"/>
              </w:rPr>
              <w:t xml:space="preserve"> et al.</w:t>
            </w:r>
            <w:r w:rsidRPr="00F40C4A">
              <w:rPr>
                <w:rFonts w:ascii="Times New Roman" w:hAnsi="Times New Roman" w:cs="Times New Roman"/>
                <w:noProof/>
                <w:sz w:val="20"/>
                <w:szCs w:val="20"/>
                <w:lang w:val="da-DK"/>
              </w:rPr>
              <w:t>, 2005)</w:t>
            </w:r>
            <w:r w:rsidRPr="00F40C4A">
              <w:rPr>
                <w:rFonts w:ascii="Times New Roman" w:hAnsi="Times New Roman" w:cs="Times New Roman"/>
                <w:sz w:val="20"/>
                <w:szCs w:val="20"/>
              </w:rPr>
              <w:fldChar w:fldCharType="end"/>
            </w:r>
          </w:p>
        </w:tc>
      </w:tr>
      <w:tr w:rsidR="004C679A" w:rsidRPr="003102DA" w14:paraId="72812D55" w14:textId="77777777" w:rsidTr="0034328E">
        <w:tc>
          <w:tcPr>
            <w:tcW w:w="1696" w:type="dxa"/>
            <w:tcMar>
              <w:left w:w="14" w:type="dxa"/>
            </w:tcMar>
          </w:tcPr>
          <w:p w14:paraId="23A5C1E5" w14:textId="77777777" w:rsidR="004C679A" w:rsidRPr="00F40C4A" w:rsidRDefault="004C679A" w:rsidP="00EF0C80">
            <w:pPr>
              <w:ind w:firstLine="0"/>
              <w:rPr>
                <w:rFonts w:ascii="Times New Roman" w:hAnsi="Times New Roman" w:cs="Times New Roman"/>
                <w:sz w:val="20"/>
                <w:szCs w:val="20"/>
                <w:lang w:val="da-DK"/>
              </w:rPr>
            </w:pPr>
          </w:p>
          <w:p w14:paraId="290C427D"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PC-SEAS</w:t>
            </w:r>
          </w:p>
        </w:tc>
        <w:tc>
          <w:tcPr>
            <w:tcW w:w="4215" w:type="dxa"/>
          </w:tcPr>
          <w:p w14:paraId="565F7626" w14:textId="77777777" w:rsidR="004C679A" w:rsidRPr="00F40C4A" w:rsidRDefault="004C679A" w:rsidP="00EF0C80">
            <w:pPr>
              <w:ind w:firstLine="0"/>
              <w:rPr>
                <w:rFonts w:ascii="Times New Roman" w:hAnsi="Times New Roman" w:cs="Times New Roman"/>
                <w:sz w:val="20"/>
                <w:szCs w:val="20"/>
              </w:rPr>
            </w:pPr>
          </w:p>
          <w:p w14:paraId="2744673F" w14:textId="4124BBE5" w:rsidR="004C679A" w:rsidRPr="00F40C4A" w:rsidRDefault="004C679A" w:rsidP="00EF0C80">
            <w:pPr>
              <w:ind w:firstLine="0"/>
              <w:rPr>
                <w:rFonts w:ascii="Times New Roman" w:hAnsi="Times New Roman" w:cs="Times New Roman"/>
                <w:sz w:val="20"/>
                <w:szCs w:val="20"/>
              </w:rPr>
            </w:pPr>
            <w:r w:rsidRPr="00F40C4A">
              <w:rPr>
                <w:rFonts w:ascii="Times New Roman" w:hAnsi="Times New Roman" w:cs="Times New Roman"/>
                <w:sz w:val="20"/>
                <w:szCs w:val="20"/>
              </w:rPr>
              <w:t>High PC-SEAS values mainly represent high seasonality of precipitation (coefficient of variation of monthly total, mm) and seasonality of temper</w:t>
            </w:r>
            <w:r w:rsidR="002964A8">
              <w:rPr>
                <w:rFonts w:ascii="Times New Roman" w:hAnsi="Times New Roman" w:cs="Times New Roman"/>
                <w:sz w:val="20"/>
                <w:szCs w:val="20"/>
              </w:rPr>
              <w:t>ature (SD of monthly means, °C)</w:t>
            </w:r>
          </w:p>
        </w:tc>
        <w:tc>
          <w:tcPr>
            <w:tcW w:w="3161" w:type="dxa"/>
            <w:tcMar>
              <w:left w:w="432" w:type="dxa"/>
              <w:right w:w="0" w:type="dxa"/>
            </w:tcMar>
          </w:tcPr>
          <w:p w14:paraId="0639B4C1" w14:textId="77777777" w:rsidR="004C679A" w:rsidRPr="00F40C4A" w:rsidRDefault="004C679A" w:rsidP="00EF0C80">
            <w:pPr>
              <w:ind w:firstLine="0"/>
              <w:rPr>
                <w:rFonts w:ascii="Times New Roman" w:hAnsi="Times New Roman" w:cs="Times New Roman"/>
                <w:sz w:val="20"/>
                <w:szCs w:val="20"/>
              </w:rPr>
            </w:pPr>
          </w:p>
          <w:p w14:paraId="6ED813EC" w14:textId="77777777" w:rsidR="004C679A" w:rsidRPr="00F40C4A" w:rsidRDefault="004C679A"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 xml:space="preserve">Worldclim dataset </w:t>
            </w:r>
            <w:r w:rsidRPr="00F40C4A">
              <w:rPr>
                <w:rFonts w:ascii="Times New Roman" w:hAnsi="Times New Roman" w:cs="Times New Roman"/>
                <w:sz w:val="20"/>
                <w:szCs w:val="20"/>
              </w:rPr>
              <w:fldChar w:fldCharType="begin"/>
            </w:r>
            <w:r w:rsidRPr="006B22BB">
              <w:rPr>
                <w:rFonts w:ascii="Times New Roman" w:hAnsi="Times New Roman" w:cs="Times New Roman"/>
                <w:sz w:val="20"/>
                <w:szCs w:val="20"/>
                <w:lang w:val="da-DK"/>
              </w:rPr>
              <w:instrText xml:space="preserve"> ADDIN EN.CITE &lt;EndNote&gt;&lt;Cite&gt;&lt;Author&gt;Hijmans&lt;/Author&gt;&lt;Year&gt;2005&lt;/Year&gt;&lt;RecNum&gt;53&lt;/RecNum&gt;&lt;DisplayText&gt;(Hijmans&lt;style face="italic"&gt; et al.&lt;/style&gt;, 2005)&lt;/DisplayText&gt;&lt;record&gt;&lt;rec-number&gt;53&lt;/rec-number&gt;&lt;foreign-keys&gt;&lt;key app="EN" db-id="9xdtxzfffxtpt2e59vsvde599ear9ts52rap" timestamp="1445353864"&gt;53&lt;/key&gt;&lt;/foreign-keys&gt;&lt;ref-type name="Journal Article"&gt;17&lt;/ref-type&gt;&lt;contributors&gt;&lt;authors&gt;&lt;author&gt;Hijmans, R. J.&lt;/author&gt;&lt;author&gt;Cameron, S. E.&lt;/author&gt;&lt;author&gt;Parra, J. L.&lt;/author&gt;&lt;author&gt;Jones, P. G.&lt;/author&gt;&lt;author&gt;Jarvis, A.&lt;/author&gt;&lt;/authors&gt;&lt;/contributors&gt;&lt;titles&gt;&lt;title&gt;Very high resolution interpolated climate surfaces for global land areas&lt;/title&gt;&lt;secondary-title&gt;International Journal of Climatology&lt;/secondary-title&gt;&lt;/titles&gt;&lt;periodical&gt;&lt;full-title&gt;International Journal of Climatology&lt;/full-title&gt;&lt;/periodical&gt;&lt;pages&gt;1965–1978&lt;/pages&gt;&lt;volume&gt;25&lt;/volume&gt;&lt;number&gt;15&lt;/number&gt;&lt;dates&gt;&lt;year&gt;2005&lt;/year&gt;&lt;pub-dates&gt;&lt;date&gt;Dec&lt;/date&gt;&lt;/pub-dates&gt;&lt;/dates&gt;&lt;isbn&gt;0899-8418&lt;/isbn&gt;&lt;accession-num&gt;WOS:000234519700002&lt;/accession-num&gt;&lt;urls&gt;&lt;related-urls&gt;&lt;url&gt;&amp;lt;Go to ISI&amp;gt;://WOS:000234519700002&lt;/url&gt;&lt;/related-urls&gt;&lt;/urls&gt;&lt;electronic-resource-num&gt;10.1002/joc.1276&lt;/electronic-resource-num&gt;&lt;/record&gt;&lt;/Cite&gt;&lt;/EndNote&gt;</w:instrText>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lang w:val="da-DK"/>
              </w:rPr>
              <w:t>(Hijmans</w:t>
            </w:r>
            <w:r w:rsidRPr="00F40C4A">
              <w:rPr>
                <w:rFonts w:ascii="Times New Roman" w:hAnsi="Times New Roman" w:cs="Times New Roman"/>
                <w:i/>
                <w:noProof/>
                <w:sz w:val="20"/>
                <w:szCs w:val="20"/>
                <w:lang w:val="da-DK"/>
              </w:rPr>
              <w:t xml:space="preserve"> et al.</w:t>
            </w:r>
            <w:r w:rsidRPr="00F40C4A">
              <w:rPr>
                <w:rFonts w:ascii="Times New Roman" w:hAnsi="Times New Roman" w:cs="Times New Roman"/>
                <w:noProof/>
                <w:sz w:val="20"/>
                <w:szCs w:val="20"/>
                <w:lang w:val="da-DK"/>
              </w:rPr>
              <w:t>, 2005)</w:t>
            </w:r>
            <w:r w:rsidRPr="00F40C4A">
              <w:rPr>
                <w:rFonts w:ascii="Times New Roman" w:hAnsi="Times New Roman" w:cs="Times New Roman"/>
                <w:sz w:val="20"/>
                <w:szCs w:val="20"/>
              </w:rPr>
              <w:fldChar w:fldCharType="end"/>
            </w:r>
          </w:p>
        </w:tc>
      </w:tr>
      <w:tr w:rsidR="00C97786" w:rsidRPr="003102DA" w14:paraId="064103DF" w14:textId="77777777" w:rsidTr="0034328E">
        <w:tc>
          <w:tcPr>
            <w:tcW w:w="1696" w:type="dxa"/>
            <w:tcMar>
              <w:left w:w="14" w:type="dxa"/>
            </w:tcMar>
          </w:tcPr>
          <w:p w14:paraId="68C2D223" w14:textId="77777777" w:rsidR="00C97786" w:rsidRDefault="00C97786" w:rsidP="00EF0C80">
            <w:pPr>
              <w:ind w:firstLine="0"/>
              <w:rPr>
                <w:rFonts w:ascii="Times New Roman" w:hAnsi="Times New Roman" w:cs="Times New Roman"/>
                <w:sz w:val="20"/>
                <w:szCs w:val="20"/>
                <w:lang w:val="da-DK"/>
              </w:rPr>
            </w:pPr>
          </w:p>
          <w:p w14:paraId="1BA491D4" w14:textId="112C3724" w:rsidR="00C97786" w:rsidRPr="00F40C4A" w:rsidRDefault="00C97786" w:rsidP="00EF0C80">
            <w:pPr>
              <w:ind w:firstLine="0"/>
              <w:rPr>
                <w:rFonts w:ascii="Times New Roman" w:hAnsi="Times New Roman" w:cs="Times New Roman"/>
                <w:b/>
                <w:sz w:val="20"/>
                <w:szCs w:val="20"/>
                <w:lang w:val="da-DK"/>
              </w:rPr>
            </w:pPr>
            <w:r w:rsidRPr="00F40C4A">
              <w:rPr>
                <w:rFonts w:ascii="Times New Roman" w:hAnsi="Times New Roman" w:cs="Times New Roman"/>
                <w:sz w:val="20"/>
                <w:szCs w:val="20"/>
                <w:lang w:val="da-DK"/>
              </w:rPr>
              <w:t>SOIL</w:t>
            </w:r>
          </w:p>
        </w:tc>
        <w:tc>
          <w:tcPr>
            <w:tcW w:w="4215" w:type="dxa"/>
          </w:tcPr>
          <w:p w14:paraId="1504827A" w14:textId="77777777" w:rsidR="00C97786" w:rsidRDefault="00C97786" w:rsidP="00EF0C80">
            <w:pPr>
              <w:ind w:firstLine="0"/>
              <w:rPr>
                <w:rFonts w:ascii="Times New Roman" w:hAnsi="Times New Roman" w:cs="Times New Roman"/>
                <w:sz w:val="20"/>
                <w:szCs w:val="20"/>
              </w:rPr>
            </w:pPr>
          </w:p>
          <w:p w14:paraId="137B444A" w14:textId="4B32F026" w:rsidR="00C97786" w:rsidRPr="00C97786" w:rsidRDefault="00C97786" w:rsidP="00EF0C80">
            <w:pPr>
              <w:ind w:firstLine="0"/>
              <w:rPr>
                <w:rFonts w:ascii="Times New Roman" w:hAnsi="Times New Roman" w:cs="Times New Roman"/>
                <w:sz w:val="20"/>
                <w:szCs w:val="20"/>
              </w:rPr>
            </w:pPr>
            <w:r>
              <w:rPr>
                <w:rFonts w:ascii="Times New Roman" w:hAnsi="Times New Roman" w:cs="Times New Roman"/>
                <w:sz w:val="20"/>
                <w:szCs w:val="20"/>
              </w:rPr>
              <w:t>Mean s</w:t>
            </w:r>
            <w:r w:rsidRPr="00F40C4A">
              <w:rPr>
                <w:rFonts w:ascii="Times New Roman" w:hAnsi="Times New Roman" w:cs="Times New Roman"/>
                <w:sz w:val="20"/>
                <w:szCs w:val="20"/>
              </w:rPr>
              <w:t>and fr</w:t>
            </w:r>
            <w:r>
              <w:rPr>
                <w:rFonts w:ascii="Times New Roman" w:hAnsi="Times New Roman" w:cs="Times New Roman"/>
                <w:sz w:val="20"/>
                <w:szCs w:val="20"/>
              </w:rPr>
              <w:t>action in the depth of 45cm (</w:t>
            </w:r>
            <w:r w:rsidRPr="00F40C4A">
              <w:rPr>
                <w:rFonts w:ascii="Times New Roman" w:hAnsi="Times New Roman" w:cs="Times New Roman"/>
                <w:sz w:val="20"/>
                <w:szCs w:val="20"/>
              </w:rPr>
              <w:t>%)</w:t>
            </w:r>
            <w:r w:rsidR="00AF3865">
              <w:rPr>
                <w:rFonts w:ascii="Times New Roman" w:hAnsi="Times New Roman" w:cs="Times New Roman"/>
                <w:sz w:val="20"/>
                <w:szCs w:val="20"/>
              </w:rPr>
              <w:t xml:space="preserve"> with resolution of 1 km in original data</w:t>
            </w:r>
          </w:p>
        </w:tc>
        <w:tc>
          <w:tcPr>
            <w:tcW w:w="3161" w:type="dxa"/>
            <w:tcMar>
              <w:left w:w="432" w:type="dxa"/>
              <w:right w:w="0" w:type="dxa"/>
            </w:tcMar>
            <w:vAlign w:val="center"/>
          </w:tcPr>
          <w:p w14:paraId="690E3C2A" w14:textId="77777777" w:rsidR="00C97786" w:rsidRDefault="00C97786" w:rsidP="00EF0C80">
            <w:pPr>
              <w:ind w:firstLine="0"/>
              <w:rPr>
                <w:rFonts w:ascii="Times New Roman" w:hAnsi="Times New Roman" w:cs="Times New Roman"/>
                <w:iCs/>
                <w:sz w:val="20"/>
                <w:szCs w:val="20"/>
              </w:rPr>
            </w:pPr>
          </w:p>
          <w:p w14:paraId="7AF78F4A" w14:textId="46682F58" w:rsidR="00C97786" w:rsidRPr="00F40C4A" w:rsidRDefault="00C97786" w:rsidP="00EF0C80">
            <w:pPr>
              <w:ind w:firstLine="0"/>
              <w:rPr>
                <w:rFonts w:ascii="Times New Roman" w:hAnsi="Times New Roman" w:cs="Times New Roman"/>
                <w:sz w:val="20"/>
                <w:szCs w:val="20"/>
                <w:lang w:val="da-DK"/>
              </w:rPr>
            </w:pPr>
            <w:r w:rsidRPr="00F40C4A">
              <w:rPr>
                <w:rFonts w:ascii="Times New Roman" w:hAnsi="Times New Roman" w:cs="Times New Roman"/>
                <w:iCs/>
                <w:sz w:val="20"/>
                <w:szCs w:val="20"/>
                <w:lang w:val="da-DK"/>
              </w:rPr>
              <w:t xml:space="preserve">ISRIC – World Soil Information </w:t>
            </w:r>
            <w:r w:rsidRPr="00F40C4A">
              <w:rPr>
                <w:rFonts w:ascii="Times New Roman" w:hAnsi="Times New Roman" w:cs="Times New Roman"/>
                <w:iCs/>
                <w:sz w:val="20"/>
                <w:szCs w:val="20"/>
              </w:rPr>
              <w:fldChar w:fldCharType="begin"/>
            </w:r>
            <w:r w:rsidRPr="00F40C4A">
              <w:rPr>
                <w:rFonts w:ascii="Times New Roman" w:hAnsi="Times New Roman" w:cs="Times New Roman"/>
                <w:iCs/>
                <w:sz w:val="20"/>
                <w:szCs w:val="20"/>
                <w:lang w:val="da-DK"/>
              </w:rPr>
              <w:instrText xml:space="preserve"> ADDIN EN.CITE &lt;EndNote&gt;&lt;Cite&gt;&lt;Author&gt;Hengl&lt;/Author&gt;&lt;Year&gt;2014&lt;/Year&gt;&lt;RecNum&gt;62&lt;/RecNum&gt;&lt;DisplayText&gt;(Hengl&lt;style face="italic"&gt; et al.&lt;/style&gt;, 2014)&lt;/DisplayText&gt;&lt;record&gt;&lt;rec-number&gt;62&lt;/rec-number&gt;&lt;foreign-keys&gt;&lt;key app="EN" db-id="9xdtxzfffxtpt2e59vsvde599ear9ts52rap" timestamp="1445354563"&gt;62&lt;/key&gt;&lt;/foreign-keys&gt;&lt;ref-type name="Journal Article"&gt;17&lt;/ref-type&gt;&lt;contributors&gt;&lt;authors&gt;&lt;author&gt;Hengl, T.&lt;/author&gt;&lt;author&gt;de Jesus, J. M.&lt;/author&gt;&lt;author&gt;MacMillan, R. A.&lt;/author&gt;&lt;author&gt;Batjes, N. H.&lt;/author&gt;&lt;author&gt;Heuvelink, G. B. M.&lt;/author&gt;&lt;author&gt;Ribeiro, E.&lt;/author&gt;&lt;author&gt;Samuel-Rosa, A.&lt;/author&gt;&lt;author&gt;Kempen, B.&lt;/author&gt;&lt;author&gt;Leenaars, J. G. B.&lt;/author&gt;&lt;author&gt;Walsh, M. G.&lt;/author&gt;&lt;author&gt;Gonzalez, M. R.&lt;/author&gt;&lt;/authors&gt;&lt;/contributors&gt;&lt;titles&gt;&lt;title&gt;SoilGrids1km — global soil information based on automated mapping&lt;/title&gt;&lt;secondary-title&gt;Plos One&lt;/secondary-title&gt;&lt;/titles&gt;&lt;periodical&gt;&lt;full-title&gt;Plos One&lt;/full-title&gt;&lt;/periodical&gt;&lt;pages&gt;e105992&lt;/pages&gt;&lt;volume&gt;9&lt;/volume&gt;&lt;number&gt;8&lt;/number&gt;&lt;dates&gt;&lt;year&gt;2014&lt;/year&gt;&lt;pub-dates&gt;&lt;date&gt;Aug 29&lt;/date&gt;&lt;/pub-dates&gt;&lt;/dates&gt;&lt;isbn&gt;1932-6203&lt;/isbn&gt;&lt;accession-num&gt;WOS:000341127500088&lt;/accession-num&gt;&lt;urls&gt;&lt;related-urls&gt;&lt;url&gt;&amp;lt;Go to ISI&amp;gt;://WOS:000341127500088&lt;/url&gt;&lt;/related-urls&gt;&lt;/urls&gt;&lt;custom7&gt;e105992&lt;/custom7&gt;&lt;electronic-resource-num&gt;10.1371/journal.pone.0105992&lt;/electronic-resource-num&gt;&lt;/record&gt;&lt;/Cite&gt;&lt;/EndNote&gt;</w:instrText>
            </w:r>
            <w:r w:rsidRPr="00F40C4A">
              <w:rPr>
                <w:rFonts w:ascii="Times New Roman" w:hAnsi="Times New Roman" w:cs="Times New Roman"/>
                <w:iCs/>
                <w:sz w:val="20"/>
                <w:szCs w:val="20"/>
              </w:rPr>
              <w:fldChar w:fldCharType="separate"/>
            </w:r>
            <w:r w:rsidRPr="00F40C4A">
              <w:rPr>
                <w:rFonts w:ascii="Times New Roman" w:hAnsi="Times New Roman" w:cs="Times New Roman"/>
                <w:iCs/>
                <w:noProof/>
                <w:sz w:val="20"/>
                <w:szCs w:val="20"/>
                <w:lang w:val="da-DK"/>
              </w:rPr>
              <w:t>(Hengl</w:t>
            </w:r>
            <w:r w:rsidRPr="00F40C4A">
              <w:rPr>
                <w:rFonts w:ascii="Times New Roman" w:hAnsi="Times New Roman" w:cs="Times New Roman"/>
                <w:i/>
                <w:iCs/>
                <w:noProof/>
                <w:sz w:val="20"/>
                <w:szCs w:val="20"/>
                <w:lang w:val="da-DK"/>
              </w:rPr>
              <w:t xml:space="preserve"> et al.</w:t>
            </w:r>
            <w:r w:rsidRPr="00F40C4A">
              <w:rPr>
                <w:rFonts w:ascii="Times New Roman" w:hAnsi="Times New Roman" w:cs="Times New Roman"/>
                <w:iCs/>
                <w:noProof/>
                <w:sz w:val="20"/>
                <w:szCs w:val="20"/>
                <w:lang w:val="da-DK"/>
              </w:rPr>
              <w:t>, 2014)</w:t>
            </w:r>
            <w:r w:rsidRPr="00F40C4A">
              <w:rPr>
                <w:rFonts w:ascii="Times New Roman" w:hAnsi="Times New Roman" w:cs="Times New Roman"/>
                <w:iCs/>
                <w:sz w:val="20"/>
                <w:szCs w:val="20"/>
              </w:rPr>
              <w:fldChar w:fldCharType="end"/>
            </w:r>
          </w:p>
        </w:tc>
      </w:tr>
      <w:tr w:rsidR="00C97786" w:rsidRPr="003102DA" w14:paraId="1E16911C" w14:textId="77777777" w:rsidTr="00B76800">
        <w:trPr>
          <w:trHeight w:val="74"/>
        </w:trPr>
        <w:tc>
          <w:tcPr>
            <w:tcW w:w="1696" w:type="dxa"/>
            <w:tcMar>
              <w:left w:w="14" w:type="dxa"/>
            </w:tcMar>
          </w:tcPr>
          <w:p w14:paraId="71BC8B32" w14:textId="77777777" w:rsidR="00C97786" w:rsidRPr="00F40C4A" w:rsidRDefault="00C97786" w:rsidP="00EF0C80">
            <w:pPr>
              <w:ind w:firstLine="0"/>
              <w:rPr>
                <w:rFonts w:ascii="Times New Roman" w:hAnsi="Times New Roman" w:cs="Times New Roman"/>
                <w:b/>
                <w:sz w:val="20"/>
                <w:szCs w:val="20"/>
                <w:u w:val="single"/>
                <w:lang w:val="da-DK"/>
              </w:rPr>
            </w:pPr>
          </w:p>
          <w:p w14:paraId="6934F5DF" w14:textId="77777777" w:rsidR="00C97786" w:rsidRPr="00F40C4A" w:rsidRDefault="00C97786" w:rsidP="00EF0C80">
            <w:pPr>
              <w:ind w:firstLine="0"/>
              <w:rPr>
                <w:rFonts w:ascii="Times New Roman" w:hAnsi="Times New Roman" w:cs="Times New Roman"/>
                <w:sz w:val="20"/>
                <w:szCs w:val="20"/>
              </w:rPr>
            </w:pPr>
            <w:r w:rsidRPr="00F40C4A">
              <w:rPr>
                <w:rFonts w:ascii="Times New Roman" w:hAnsi="Times New Roman" w:cs="Times New Roman"/>
                <w:sz w:val="20"/>
                <w:szCs w:val="20"/>
              </w:rPr>
              <w:t xml:space="preserve">NPP </w:t>
            </w:r>
          </w:p>
          <w:p w14:paraId="2FC95DD4" w14:textId="77777777" w:rsidR="00C97786" w:rsidRPr="00F40C4A" w:rsidRDefault="00C97786" w:rsidP="00EF0C80">
            <w:pPr>
              <w:ind w:firstLine="0"/>
              <w:rPr>
                <w:rFonts w:ascii="Times New Roman" w:hAnsi="Times New Roman" w:cs="Times New Roman"/>
                <w:b/>
                <w:sz w:val="20"/>
                <w:szCs w:val="20"/>
              </w:rPr>
            </w:pPr>
          </w:p>
          <w:p w14:paraId="073E2A67" w14:textId="25ED1DA2" w:rsidR="00C97786" w:rsidRPr="00F40C4A" w:rsidRDefault="00C97786" w:rsidP="00EF0C80">
            <w:pPr>
              <w:ind w:firstLine="0"/>
              <w:rPr>
                <w:rFonts w:ascii="Times New Roman" w:hAnsi="Times New Roman" w:cs="Times New Roman"/>
                <w:sz w:val="20"/>
                <w:szCs w:val="20"/>
                <w:lang w:val="da-DK"/>
              </w:rPr>
            </w:pPr>
          </w:p>
        </w:tc>
        <w:tc>
          <w:tcPr>
            <w:tcW w:w="4215" w:type="dxa"/>
          </w:tcPr>
          <w:p w14:paraId="6DC029BE" w14:textId="77777777" w:rsidR="00C97786" w:rsidRPr="00F40C4A" w:rsidRDefault="00C97786" w:rsidP="00EF0C80">
            <w:pPr>
              <w:ind w:firstLine="0"/>
              <w:rPr>
                <w:rFonts w:ascii="Times New Roman" w:hAnsi="Times New Roman" w:cs="Times New Roman"/>
                <w:sz w:val="20"/>
                <w:szCs w:val="20"/>
              </w:rPr>
            </w:pPr>
          </w:p>
          <w:p w14:paraId="76ED6138" w14:textId="362D66F8" w:rsidR="00C97786" w:rsidRPr="00F40C4A" w:rsidRDefault="00C97786" w:rsidP="00EF0C80">
            <w:pPr>
              <w:ind w:firstLine="0"/>
              <w:rPr>
                <w:rFonts w:ascii="Times New Roman" w:hAnsi="Times New Roman" w:cs="Times New Roman"/>
                <w:sz w:val="20"/>
                <w:szCs w:val="20"/>
              </w:rPr>
            </w:pPr>
            <w:r>
              <w:rPr>
                <w:rFonts w:ascii="Times New Roman" w:hAnsi="Times New Roman" w:cs="Times New Roman"/>
                <w:sz w:val="20"/>
                <w:szCs w:val="20"/>
              </w:rPr>
              <w:t>M</w:t>
            </w:r>
            <w:r w:rsidRPr="00F40C4A">
              <w:rPr>
                <w:rFonts w:ascii="Times New Roman" w:hAnsi="Times New Roman" w:cs="Times New Roman"/>
                <w:sz w:val="20"/>
                <w:szCs w:val="20"/>
              </w:rPr>
              <w:t>ean annual val</w:t>
            </w:r>
            <w:r>
              <w:rPr>
                <w:rFonts w:ascii="Times New Roman" w:hAnsi="Times New Roman" w:cs="Times New Roman"/>
                <w:sz w:val="20"/>
                <w:szCs w:val="20"/>
              </w:rPr>
              <w:t>ues of primary productivity (</w:t>
            </w:r>
            <w:proofErr w:type="spellStart"/>
            <w:r>
              <w:rPr>
                <w:rFonts w:ascii="Times New Roman" w:hAnsi="Times New Roman" w:cs="Times New Roman"/>
                <w:sz w:val="20"/>
                <w:szCs w:val="20"/>
              </w:rPr>
              <w:t>gC</w:t>
            </w:r>
            <w:proofErr w:type="spellEnd"/>
            <w:r>
              <w:rPr>
                <w:rFonts w:ascii="Times New Roman" w:hAnsi="Times New Roman" w:cs="Times New Roman"/>
                <w:sz w:val="20"/>
                <w:szCs w:val="20"/>
              </w:rPr>
              <w:t xml:space="preserve"> </w:t>
            </w:r>
            <w:r w:rsidRPr="00F40C4A">
              <w:rPr>
                <w:rFonts w:ascii="Times New Roman" w:hAnsi="Times New Roman" w:cs="Times New Roman"/>
                <w:sz w:val="20"/>
                <w:szCs w:val="20"/>
              </w:rPr>
              <w:t>m</w:t>
            </w:r>
            <w:r w:rsidRPr="00F40C4A">
              <w:rPr>
                <w:rFonts w:ascii="Times New Roman" w:hAnsi="Times New Roman" w:cs="Times New Roman"/>
                <w:sz w:val="20"/>
                <w:szCs w:val="20"/>
                <w:vertAlign w:val="superscript"/>
              </w:rPr>
              <w:t>−</w:t>
            </w:r>
            <w:r>
              <w:rPr>
                <w:rFonts w:ascii="Times New Roman" w:hAnsi="Times New Roman" w:cs="Times New Roman"/>
                <w:sz w:val="20"/>
                <w:szCs w:val="20"/>
                <w:vertAlign w:val="superscript"/>
              </w:rPr>
              <w:t>2</w:t>
            </w:r>
            <w:r>
              <w:rPr>
                <w:rFonts w:ascii="Times New Roman" w:hAnsi="Times New Roman" w:cs="Times New Roman"/>
                <w:sz w:val="20"/>
                <w:szCs w:val="20"/>
              </w:rPr>
              <w:t xml:space="preserve"> </w:t>
            </w:r>
            <w:r w:rsidRPr="00F40C4A">
              <w:rPr>
                <w:rFonts w:ascii="Times New Roman" w:hAnsi="Times New Roman" w:cs="Times New Roman"/>
                <w:sz w:val="20"/>
                <w:szCs w:val="20"/>
              </w:rPr>
              <w:t>yr</w:t>
            </w:r>
            <w:r w:rsidRPr="00F40C4A">
              <w:rPr>
                <w:rFonts w:ascii="Times New Roman" w:hAnsi="Times New Roman" w:cs="Times New Roman"/>
                <w:sz w:val="20"/>
                <w:szCs w:val="20"/>
                <w:vertAlign w:val="superscript"/>
              </w:rPr>
              <w:t>−</w:t>
            </w:r>
            <w:r>
              <w:rPr>
                <w:rFonts w:ascii="Times New Roman" w:hAnsi="Times New Roman" w:cs="Times New Roman"/>
                <w:sz w:val="20"/>
                <w:szCs w:val="20"/>
                <w:vertAlign w:val="superscript"/>
              </w:rPr>
              <w:t>1</w:t>
            </w:r>
            <w:r w:rsidRPr="00F40C4A">
              <w:rPr>
                <w:rFonts w:ascii="Times New Roman" w:hAnsi="Times New Roman" w:cs="Times New Roman"/>
                <w:sz w:val="20"/>
                <w:szCs w:val="20"/>
              </w:rPr>
              <w:t>) f</w:t>
            </w:r>
            <w:r>
              <w:rPr>
                <w:rFonts w:ascii="Times New Roman" w:hAnsi="Times New Roman" w:cs="Times New Roman"/>
                <w:sz w:val="20"/>
                <w:szCs w:val="20"/>
              </w:rPr>
              <w:t>or the period from 2000 to 2006</w:t>
            </w:r>
            <w:r w:rsidR="00AF3865">
              <w:rPr>
                <w:rFonts w:ascii="Times New Roman" w:hAnsi="Times New Roman" w:cs="Times New Roman"/>
                <w:sz w:val="20"/>
                <w:szCs w:val="20"/>
              </w:rPr>
              <w:t xml:space="preserve"> with resolution of 1 km in original data</w:t>
            </w:r>
          </w:p>
        </w:tc>
        <w:tc>
          <w:tcPr>
            <w:tcW w:w="3161" w:type="dxa"/>
            <w:tcMar>
              <w:left w:w="432" w:type="dxa"/>
              <w:right w:w="0" w:type="dxa"/>
            </w:tcMar>
          </w:tcPr>
          <w:p w14:paraId="76D05A7E" w14:textId="77777777" w:rsidR="00C97786" w:rsidRPr="00F40C4A" w:rsidRDefault="00C97786" w:rsidP="00EF0C80">
            <w:pPr>
              <w:ind w:firstLine="0"/>
              <w:rPr>
                <w:rFonts w:ascii="Times New Roman" w:hAnsi="Times New Roman" w:cs="Times New Roman"/>
                <w:sz w:val="20"/>
                <w:szCs w:val="20"/>
              </w:rPr>
            </w:pPr>
          </w:p>
          <w:p w14:paraId="322C97B9" w14:textId="77777777" w:rsidR="00C97786" w:rsidRPr="00F40C4A" w:rsidRDefault="00C97786"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lang w:val="da-DK"/>
              </w:rPr>
              <w:t xml:space="preserve">NPP dataset </w:t>
            </w:r>
            <w:r w:rsidRPr="00F40C4A">
              <w:rPr>
                <w:rFonts w:ascii="Times New Roman" w:hAnsi="Times New Roman" w:cs="Times New Roman"/>
                <w:sz w:val="20"/>
                <w:szCs w:val="20"/>
              </w:rPr>
              <w:fldChar w:fldCharType="begin"/>
            </w:r>
            <w:r w:rsidRPr="00F40C4A">
              <w:rPr>
                <w:rFonts w:ascii="Times New Roman" w:hAnsi="Times New Roman" w:cs="Times New Roman"/>
                <w:sz w:val="20"/>
                <w:szCs w:val="20"/>
                <w:lang w:val="da-DK"/>
              </w:rPr>
              <w:instrText xml:space="preserve"> ADDIN EN.CITE &lt;EndNote&gt;&lt;Cite&gt;&lt;Author&gt;Zhao&lt;/Author&gt;&lt;Year&gt;2005&lt;/Year&gt;&lt;RecNum&gt;114&lt;/RecNum&gt;&lt;DisplayText&gt;(Zhao&lt;style face="italic"&gt; et al.&lt;/style&gt;, 2005)&lt;/DisplayText&gt;&lt;record&gt;&lt;rec-number&gt;114&lt;/rec-number&gt;&lt;foreign-keys&gt;&lt;key app="EN" db-id="9xdtxzfffxtpt2e59vsvde599ear9ts52rap" timestamp="1453987919"&gt;114&lt;/key&gt;&lt;/foreign-keys&gt;&lt;ref-type name="Journal Article"&gt;17&lt;/ref-type&gt;&lt;contributors&gt;&lt;authors&gt;&lt;author&gt;Zhao, M.&lt;/author&gt;&lt;author&gt;Heinsch, F. A.&lt;/author&gt;&lt;author&gt;Nemani, R. R.&lt;/author&gt;&lt;author&gt;Running, S. W.&lt;/author&gt;&lt;/authors&gt;&lt;/contributors&gt;&lt;titles&gt;&lt;title&gt;Improvements of the MODIS terrestrial gross and net primary production global data set&lt;/title&gt;&lt;secondary-title&gt;Remote Sensing of Environment&lt;/secondary-title&gt;&lt;/titles&gt;&lt;periodical&gt;&lt;full-title&gt;Remote sensing of Environment&lt;/full-title&gt;&lt;/periodical&gt;&lt;pages&gt;164–176&lt;/pages&gt;&lt;volume&gt;95&lt;/volume&gt;&lt;number&gt;2&lt;/number&gt;&lt;dates&gt;&lt;year&gt;2005&lt;/year&gt;&lt;/dates&gt;&lt;isbn&gt;0034-4257&lt;/isbn&gt;&lt;urls&gt;&lt;/urls&gt;&lt;/record&gt;&lt;/Cite&gt;&lt;/EndNote&gt;</w:instrText>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lang w:val="da-DK"/>
              </w:rPr>
              <w:t>(Zhao</w:t>
            </w:r>
            <w:r w:rsidRPr="00F40C4A">
              <w:rPr>
                <w:rFonts w:ascii="Times New Roman" w:hAnsi="Times New Roman" w:cs="Times New Roman"/>
                <w:i/>
                <w:noProof/>
                <w:sz w:val="20"/>
                <w:szCs w:val="20"/>
                <w:lang w:val="da-DK"/>
              </w:rPr>
              <w:t xml:space="preserve"> et al.</w:t>
            </w:r>
            <w:r w:rsidRPr="00F40C4A">
              <w:rPr>
                <w:rFonts w:ascii="Times New Roman" w:hAnsi="Times New Roman" w:cs="Times New Roman"/>
                <w:noProof/>
                <w:sz w:val="20"/>
                <w:szCs w:val="20"/>
                <w:lang w:val="da-DK"/>
              </w:rPr>
              <w:t>, 2005)</w:t>
            </w:r>
            <w:r w:rsidRPr="00F40C4A">
              <w:rPr>
                <w:rFonts w:ascii="Times New Roman" w:hAnsi="Times New Roman" w:cs="Times New Roman"/>
                <w:sz w:val="20"/>
                <w:szCs w:val="20"/>
              </w:rPr>
              <w:fldChar w:fldCharType="end"/>
            </w:r>
            <w:r w:rsidRPr="00F40C4A">
              <w:rPr>
                <w:rFonts w:ascii="Times New Roman" w:hAnsi="Times New Roman" w:cs="Times New Roman"/>
                <w:sz w:val="20"/>
                <w:szCs w:val="20"/>
                <w:lang w:val="da-DK"/>
              </w:rPr>
              <w:t xml:space="preserve"> </w:t>
            </w:r>
          </w:p>
          <w:p w14:paraId="0BB79D34" w14:textId="3B710BD5" w:rsidR="00C97786" w:rsidRPr="00F40C4A" w:rsidRDefault="00C97786" w:rsidP="00EF0C80">
            <w:pPr>
              <w:ind w:firstLine="0"/>
              <w:rPr>
                <w:rFonts w:ascii="Times New Roman" w:hAnsi="Times New Roman" w:cs="Times New Roman"/>
                <w:sz w:val="20"/>
                <w:szCs w:val="20"/>
                <w:lang w:val="da-DK"/>
              </w:rPr>
            </w:pPr>
          </w:p>
        </w:tc>
      </w:tr>
      <w:tr w:rsidR="00F50F7A" w:rsidRPr="00F50F7A" w14:paraId="3C695486" w14:textId="77777777" w:rsidTr="0034328E">
        <w:tc>
          <w:tcPr>
            <w:tcW w:w="1696" w:type="dxa"/>
            <w:tcMar>
              <w:left w:w="14" w:type="dxa"/>
            </w:tcMar>
          </w:tcPr>
          <w:p w14:paraId="276219A8" w14:textId="77777777" w:rsidR="00F50F7A" w:rsidRPr="00FD4D37" w:rsidRDefault="00F50F7A" w:rsidP="00F50F7A">
            <w:pPr>
              <w:ind w:firstLine="0"/>
              <w:rPr>
                <w:rFonts w:ascii="Times New Roman" w:hAnsi="Times New Roman" w:cs="Times New Roman"/>
                <w:b/>
                <w:sz w:val="20"/>
                <w:szCs w:val="20"/>
                <w:lang w:val="da-DK"/>
              </w:rPr>
            </w:pPr>
          </w:p>
          <w:p w14:paraId="1464AFE4" w14:textId="797F0204" w:rsidR="00F50F7A" w:rsidRPr="00F50F7A" w:rsidRDefault="00F50F7A" w:rsidP="00EF0C80">
            <w:pPr>
              <w:ind w:firstLine="0"/>
              <w:rPr>
                <w:rFonts w:ascii="Times New Roman" w:hAnsi="Times New Roman" w:cs="Times New Roman"/>
                <w:b/>
                <w:sz w:val="20"/>
                <w:szCs w:val="20"/>
              </w:rPr>
            </w:pPr>
            <w:r>
              <w:rPr>
                <w:rFonts w:ascii="Times New Roman" w:hAnsi="Times New Roman" w:cs="Times New Roman"/>
                <w:b/>
                <w:sz w:val="20"/>
                <w:szCs w:val="20"/>
              </w:rPr>
              <w:t>Quaternary climate change</w:t>
            </w:r>
          </w:p>
        </w:tc>
        <w:tc>
          <w:tcPr>
            <w:tcW w:w="4215" w:type="dxa"/>
          </w:tcPr>
          <w:p w14:paraId="75BC75DF" w14:textId="77777777" w:rsidR="00F50F7A" w:rsidRPr="00F40C4A" w:rsidRDefault="00F50F7A" w:rsidP="00EF0C80">
            <w:pPr>
              <w:tabs>
                <w:tab w:val="decimal" w:pos="360"/>
              </w:tabs>
              <w:ind w:firstLine="0"/>
              <w:rPr>
                <w:rFonts w:ascii="Times New Roman" w:hAnsi="Times New Roman" w:cs="Times New Roman"/>
                <w:sz w:val="20"/>
                <w:szCs w:val="20"/>
              </w:rPr>
            </w:pPr>
          </w:p>
        </w:tc>
        <w:tc>
          <w:tcPr>
            <w:tcW w:w="3161" w:type="dxa"/>
            <w:tcMar>
              <w:left w:w="432" w:type="dxa"/>
              <w:right w:w="0" w:type="dxa"/>
            </w:tcMar>
          </w:tcPr>
          <w:p w14:paraId="5A02E71E" w14:textId="77777777" w:rsidR="00F50F7A" w:rsidRPr="00F40C4A" w:rsidRDefault="00F50F7A" w:rsidP="00EF0C80">
            <w:pPr>
              <w:ind w:firstLine="0"/>
              <w:rPr>
                <w:rFonts w:ascii="Times New Roman" w:hAnsi="Times New Roman" w:cs="Times New Roman"/>
                <w:sz w:val="20"/>
                <w:szCs w:val="20"/>
              </w:rPr>
            </w:pPr>
          </w:p>
        </w:tc>
      </w:tr>
      <w:tr w:rsidR="00C97786" w:rsidRPr="00F50F7A" w14:paraId="388E6B1E" w14:textId="77777777" w:rsidTr="0034328E">
        <w:tc>
          <w:tcPr>
            <w:tcW w:w="1696" w:type="dxa"/>
            <w:tcMar>
              <w:left w:w="14" w:type="dxa"/>
            </w:tcMar>
          </w:tcPr>
          <w:p w14:paraId="66E38383" w14:textId="77777777" w:rsidR="00C97786" w:rsidRPr="00F40C4A" w:rsidRDefault="00C97786" w:rsidP="00EF0C80">
            <w:pPr>
              <w:ind w:firstLine="0"/>
              <w:rPr>
                <w:rFonts w:ascii="Times New Roman" w:hAnsi="Times New Roman" w:cs="Times New Roman"/>
                <w:sz w:val="20"/>
                <w:szCs w:val="20"/>
              </w:rPr>
            </w:pPr>
          </w:p>
          <w:p w14:paraId="677248DD" w14:textId="41391487" w:rsidR="00C97786" w:rsidRPr="00F40C4A" w:rsidRDefault="00C97786" w:rsidP="00EF0C80">
            <w:pPr>
              <w:ind w:firstLine="0"/>
              <w:rPr>
                <w:rFonts w:ascii="Times New Roman" w:hAnsi="Times New Roman" w:cs="Times New Roman"/>
                <w:sz w:val="20"/>
                <w:szCs w:val="20"/>
                <w:lang w:val="da-DK"/>
              </w:rPr>
            </w:pPr>
            <w:r w:rsidRPr="00F40C4A">
              <w:rPr>
                <w:rFonts w:ascii="Times New Roman" w:hAnsi="Times New Roman" w:cs="Times New Roman"/>
                <w:sz w:val="20"/>
                <w:szCs w:val="20"/>
              </w:rPr>
              <w:t xml:space="preserve">LGM TEMP </w:t>
            </w:r>
          </w:p>
        </w:tc>
        <w:tc>
          <w:tcPr>
            <w:tcW w:w="4215" w:type="dxa"/>
          </w:tcPr>
          <w:p w14:paraId="2404D02E" w14:textId="77777777" w:rsidR="00C97786" w:rsidRPr="00F40C4A" w:rsidRDefault="00C97786" w:rsidP="00EF0C80">
            <w:pPr>
              <w:tabs>
                <w:tab w:val="decimal" w:pos="360"/>
              </w:tabs>
              <w:ind w:firstLine="0"/>
              <w:rPr>
                <w:rFonts w:ascii="Times New Roman" w:hAnsi="Times New Roman" w:cs="Times New Roman"/>
                <w:sz w:val="20"/>
                <w:szCs w:val="20"/>
              </w:rPr>
            </w:pPr>
          </w:p>
          <w:p w14:paraId="2D47E843" w14:textId="1ACA3951" w:rsidR="00C97786" w:rsidRPr="00F40C4A" w:rsidRDefault="00C97786" w:rsidP="006E4E30">
            <w:pPr>
              <w:ind w:firstLine="0"/>
              <w:rPr>
                <w:rFonts w:ascii="Times New Roman" w:hAnsi="Times New Roman" w:cs="Times New Roman"/>
                <w:sz w:val="20"/>
                <w:szCs w:val="20"/>
              </w:rPr>
            </w:pPr>
            <w:r w:rsidRPr="00F40C4A">
              <w:rPr>
                <w:rFonts w:ascii="Times New Roman" w:hAnsi="Times New Roman" w:cs="Times New Roman"/>
                <w:sz w:val="20"/>
                <w:szCs w:val="20"/>
              </w:rPr>
              <w:t xml:space="preserve">Anomaly in </w:t>
            </w:r>
            <w:r>
              <w:rPr>
                <w:rFonts w:ascii="Times New Roman" w:hAnsi="Times New Roman" w:cs="Times New Roman"/>
                <w:sz w:val="20"/>
                <w:szCs w:val="20"/>
              </w:rPr>
              <w:t>mean annual temperature</w:t>
            </w:r>
            <w:r w:rsidRPr="00F40C4A">
              <w:rPr>
                <w:rFonts w:ascii="Times New Roman" w:hAnsi="Times New Roman" w:cs="Times New Roman"/>
                <w:sz w:val="20"/>
                <w:szCs w:val="20"/>
              </w:rPr>
              <w:t xml:space="preserve"> between Last Glacial Maximum and present (°C)   </w:t>
            </w:r>
          </w:p>
        </w:tc>
        <w:tc>
          <w:tcPr>
            <w:tcW w:w="3161" w:type="dxa"/>
            <w:tcMar>
              <w:left w:w="432" w:type="dxa"/>
              <w:right w:w="0" w:type="dxa"/>
            </w:tcMar>
          </w:tcPr>
          <w:p w14:paraId="5B058C46" w14:textId="77777777" w:rsidR="00C97786" w:rsidRPr="00F40C4A" w:rsidRDefault="00C97786" w:rsidP="00EF0C80">
            <w:pPr>
              <w:ind w:firstLine="0"/>
              <w:rPr>
                <w:rFonts w:ascii="Times New Roman" w:hAnsi="Times New Roman" w:cs="Times New Roman"/>
                <w:sz w:val="20"/>
                <w:szCs w:val="20"/>
              </w:rPr>
            </w:pPr>
          </w:p>
          <w:p w14:paraId="1C2E5563" w14:textId="75A1C9E9" w:rsidR="00C97786" w:rsidRPr="00F50F7A" w:rsidRDefault="00C97786" w:rsidP="00EF0C80">
            <w:pPr>
              <w:ind w:firstLine="0"/>
              <w:rPr>
                <w:rFonts w:ascii="Times New Roman" w:hAnsi="Times New Roman" w:cs="Times New Roman"/>
                <w:sz w:val="20"/>
                <w:szCs w:val="20"/>
              </w:rPr>
            </w:pPr>
            <w:r w:rsidRPr="00F40C4A">
              <w:rPr>
                <w:rFonts w:ascii="Times New Roman" w:hAnsi="Times New Roman" w:cs="Times New Roman"/>
                <w:sz w:val="20"/>
                <w:szCs w:val="20"/>
              </w:rPr>
              <w:t xml:space="preserve">Calculated in ArcGIS using the </w:t>
            </w:r>
            <w:proofErr w:type="spellStart"/>
            <w:r w:rsidRPr="00F40C4A">
              <w:rPr>
                <w:rFonts w:ascii="Times New Roman" w:hAnsi="Times New Roman" w:cs="Times New Roman"/>
                <w:sz w:val="20"/>
                <w:szCs w:val="20"/>
              </w:rPr>
              <w:t>Worldclim</w:t>
            </w:r>
            <w:proofErr w:type="spellEnd"/>
            <w:r w:rsidRPr="00F40C4A">
              <w:rPr>
                <w:rFonts w:ascii="Times New Roman" w:hAnsi="Times New Roman" w:cs="Times New Roman"/>
                <w:sz w:val="20"/>
                <w:szCs w:val="20"/>
              </w:rPr>
              <w:t xml:space="preserve"> and the PIMP2 dataset </w:t>
            </w:r>
            <w:r w:rsidRPr="00F40C4A">
              <w:rPr>
                <w:rFonts w:ascii="Times New Roman" w:hAnsi="Times New Roman" w:cs="Times New Roman"/>
                <w:sz w:val="20"/>
                <w:szCs w:val="20"/>
              </w:rPr>
              <w:fldChar w:fldCharType="begin">
                <w:fldData xml:space="preserve">PEVuZE5vdGU+PENpdGU+PEF1dGhvcj5IaWptYW5zPC9BdXRob3I+PFllYXI+MjAwNTwvWWVhcj48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</w:fldData>
              </w:fldChar>
            </w:r>
            <w:r>
              <w:rPr>
                <w:rFonts w:ascii="Times New Roman" w:hAnsi="Times New Roman" w:cs="Times New Roman"/>
                <w:sz w:val="20"/>
                <w:szCs w:val="20"/>
              </w:rPr>
              <w:instrText xml:space="preserve"> ADDIN EN.CITE </w:instrText>
            </w:r>
            <w:r>
              <w:rPr>
                <w:rFonts w:ascii="Times New Roman" w:hAnsi="Times New Roman" w:cs="Times New Roman"/>
                <w:sz w:val="20"/>
                <w:szCs w:val="20"/>
              </w:rPr>
              <w:fldChar w:fldCharType="begin">
                <w:fldData xml:space="preserve">PEVuZE5vdGU+PENpdGU+PEF1dGhvcj5IaWptYW5zPC9BdXRob3I+PFllYXI+MjAwNTwvWWVhcj48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sidRPr="00F40C4A">
              <w:rPr>
                <w:rFonts w:ascii="Times New Roman" w:hAnsi="Times New Roman" w:cs="Times New Roman"/>
                <w:sz w:val="20"/>
                <w:szCs w:val="20"/>
              </w:rPr>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rPr>
              <w:t>(Hijmans</w:t>
            </w:r>
            <w:r w:rsidRPr="00F40C4A">
              <w:rPr>
                <w:rFonts w:ascii="Times New Roman" w:hAnsi="Times New Roman" w:cs="Times New Roman"/>
                <w:i/>
                <w:noProof/>
                <w:sz w:val="20"/>
                <w:szCs w:val="20"/>
              </w:rPr>
              <w:t xml:space="preserve"> et al.</w:t>
            </w:r>
            <w:r w:rsidRPr="00F40C4A">
              <w:rPr>
                <w:rFonts w:ascii="Times New Roman" w:hAnsi="Times New Roman" w:cs="Times New Roman"/>
                <w:noProof/>
                <w:sz w:val="20"/>
                <w:szCs w:val="20"/>
              </w:rPr>
              <w:t>, 2005; Braconnot</w:t>
            </w:r>
            <w:r w:rsidRPr="00F40C4A">
              <w:rPr>
                <w:rFonts w:ascii="Times New Roman" w:hAnsi="Times New Roman" w:cs="Times New Roman"/>
                <w:i/>
                <w:noProof/>
                <w:sz w:val="20"/>
                <w:szCs w:val="20"/>
              </w:rPr>
              <w:t xml:space="preserve"> et al.</w:t>
            </w:r>
            <w:r w:rsidRPr="00F40C4A">
              <w:rPr>
                <w:rFonts w:ascii="Times New Roman" w:hAnsi="Times New Roman" w:cs="Times New Roman"/>
                <w:noProof/>
                <w:sz w:val="20"/>
                <w:szCs w:val="20"/>
              </w:rPr>
              <w:t>, 2007)</w:t>
            </w:r>
            <w:r w:rsidRPr="00F40C4A">
              <w:rPr>
                <w:rFonts w:ascii="Times New Roman" w:hAnsi="Times New Roman" w:cs="Times New Roman"/>
                <w:sz w:val="20"/>
                <w:szCs w:val="20"/>
              </w:rPr>
              <w:fldChar w:fldCharType="end"/>
            </w:r>
          </w:p>
        </w:tc>
      </w:tr>
      <w:tr w:rsidR="00C97786" w:rsidRPr="00F40C4A" w14:paraId="1D9882CF" w14:textId="77777777" w:rsidTr="0034328E">
        <w:tc>
          <w:tcPr>
            <w:tcW w:w="1696" w:type="dxa"/>
            <w:tcMar>
              <w:left w:w="14" w:type="dxa"/>
            </w:tcMar>
          </w:tcPr>
          <w:p w14:paraId="7C230689" w14:textId="77777777" w:rsidR="00F50F7A" w:rsidRDefault="00F50F7A" w:rsidP="00EF0C80">
            <w:pPr>
              <w:ind w:firstLine="0"/>
              <w:rPr>
                <w:rFonts w:ascii="Times New Roman" w:hAnsi="Times New Roman" w:cs="Times New Roman"/>
                <w:sz w:val="20"/>
                <w:szCs w:val="20"/>
              </w:rPr>
            </w:pPr>
          </w:p>
          <w:p w14:paraId="73B43E45" w14:textId="29BA8C78" w:rsidR="00C97786" w:rsidRPr="00F40C4A" w:rsidRDefault="00C97786" w:rsidP="00EF0C80">
            <w:pPr>
              <w:ind w:firstLine="0"/>
              <w:rPr>
                <w:rFonts w:ascii="Times New Roman" w:hAnsi="Times New Roman" w:cs="Times New Roman"/>
                <w:sz w:val="20"/>
                <w:szCs w:val="20"/>
              </w:rPr>
            </w:pPr>
            <w:r w:rsidRPr="00F40C4A">
              <w:rPr>
                <w:rFonts w:ascii="Times New Roman" w:hAnsi="Times New Roman" w:cs="Times New Roman"/>
                <w:sz w:val="20"/>
                <w:szCs w:val="20"/>
                <w:lang w:val="da-DK"/>
              </w:rPr>
              <w:t>LGM PREC</w:t>
            </w:r>
          </w:p>
        </w:tc>
        <w:tc>
          <w:tcPr>
            <w:tcW w:w="4215" w:type="dxa"/>
          </w:tcPr>
          <w:p w14:paraId="39B48D1B" w14:textId="77777777" w:rsidR="00F50F7A" w:rsidRDefault="00F50F7A" w:rsidP="00EF0C80">
            <w:pPr>
              <w:tabs>
                <w:tab w:val="decimal" w:pos="360"/>
              </w:tabs>
              <w:ind w:firstLine="0"/>
              <w:rPr>
                <w:rFonts w:ascii="Times New Roman" w:hAnsi="Times New Roman" w:cs="Times New Roman"/>
                <w:sz w:val="20"/>
                <w:szCs w:val="20"/>
              </w:rPr>
            </w:pPr>
          </w:p>
          <w:p w14:paraId="317CE656" w14:textId="7752FD0F" w:rsidR="00C97786" w:rsidRPr="00F40C4A" w:rsidRDefault="00C97786" w:rsidP="00EF0C80">
            <w:pPr>
              <w:tabs>
                <w:tab w:val="decimal" w:pos="360"/>
              </w:tabs>
              <w:ind w:firstLine="0"/>
              <w:rPr>
                <w:rFonts w:ascii="Times New Roman" w:hAnsi="Times New Roman" w:cs="Times New Roman"/>
                <w:sz w:val="20"/>
                <w:szCs w:val="20"/>
                <w:lang w:eastAsia="ja-JP"/>
              </w:rPr>
            </w:pPr>
            <w:r w:rsidRPr="00F40C4A">
              <w:rPr>
                <w:rFonts w:ascii="Times New Roman" w:hAnsi="Times New Roman" w:cs="Times New Roman"/>
                <w:sz w:val="20"/>
                <w:szCs w:val="20"/>
              </w:rPr>
              <w:t>Anomaly in annual precipitation between Last Glacial Maximum and present (mm year</w:t>
            </w:r>
            <w:r w:rsidRPr="00F40C4A">
              <w:rPr>
                <w:rFonts w:ascii="Times New Roman" w:hAnsi="Times New Roman" w:cs="Times New Roman"/>
                <w:sz w:val="20"/>
                <w:szCs w:val="20"/>
                <w:vertAlign w:val="superscript"/>
              </w:rPr>
              <w:t>−</w:t>
            </w:r>
            <w:r>
              <w:rPr>
                <w:rFonts w:ascii="Times New Roman" w:hAnsi="Times New Roman" w:cs="Times New Roman"/>
                <w:sz w:val="20"/>
                <w:szCs w:val="20"/>
                <w:vertAlign w:val="superscript"/>
              </w:rPr>
              <w:t>1</w:t>
            </w:r>
            <w:r w:rsidRPr="00F40C4A">
              <w:rPr>
                <w:rFonts w:ascii="Times New Roman" w:hAnsi="Times New Roman" w:cs="Times New Roman"/>
                <w:sz w:val="20"/>
                <w:szCs w:val="20"/>
              </w:rPr>
              <w:t>)</w:t>
            </w:r>
          </w:p>
        </w:tc>
        <w:tc>
          <w:tcPr>
            <w:tcW w:w="3161" w:type="dxa"/>
            <w:tcMar>
              <w:left w:w="432" w:type="dxa"/>
              <w:right w:w="0" w:type="dxa"/>
            </w:tcMar>
          </w:tcPr>
          <w:p w14:paraId="3FFD39A8" w14:textId="77777777" w:rsidR="00F50F7A" w:rsidRDefault="00F50F7A" w:rsidP="00EF0C80">
            <w:pPr>
              <w:ind w:firstLine="0"/>
              <w:rPr>
                <w:rFonts w:ascii="Times New Roman" w:hAnsi="Times New Roman" w:cs="Times New Roman"/>
                <w:sz w:val="20"/>
                <w:szCs w:val="20"/>
              </w:rPr>
            </w:pPr>
          </w:p>
          <w:p w14:paraId="353072E6" w14:textId="77777777" w:rsidR="00C97786" w:rsidRDefault="00C97786" w:rsidP="00EF0C80">
            <w:pPr>
              <w:ind w:firstLine="0"/>
              <w:rPr>
                <w:rFonts w:ascii="Times New Roman" w:hAnsi="Times New Roman" w:cs="Times New Roman"/>
                <w:sz w:val="20"/>
                <w:szCs w:val="20"/>
              </w:rPr>
            </w:pPr>
            <w:r w:rsidRPr="00F40C4A">
              <w:rPr>
                <w:rFonts w:ascii="Times New Roman" w:hAnsi="Times New Roman" w:cs="Times New Roman"/>
                <w:sz w:val="20"/>
                <w:szCs w:val="20"/>
              </w:rPr>
              <w:t xml:space="preserve">Calculated in ArcGIS using the </w:t>
            </w:r>
            <w:proofErr w:type="spellStart"/>
            <w:r w:rsidRPr="00F40C4A">
              <w:rPr>
                <w:rFonts w:ascii="Times New Roman" w:hAnsi="Times New Roman" w:cs="Times New Roman"/>
                <w:sz w:val="20"/>
                <w:szCs w:val="20"/>
              </w:rPr>
              <w:t>Worldclim</w:t>
            </w:r>
            <w:proofErr w:type="spellEnd"/>
            <w:r w:rsidRPr="00F40C4A">
              <w:rPr>
                <w:rFonts w:ascii="Times New Roman" w:hAnsi="Times New Roman" w:cs="Times New Roman"/>
                <w:sz w:val="20"/>
                <w:szCs w:val="20"/>
              </w:rPr>
              <w:t xml:space="preserve"> and the PIMP2 dataset </w:t>
            </w:r>
            <w:r w:rsidRPr="00F40C4A">
              <w:rPr>
                <w:rFonts w:ascii="Times New Roman" w:hAnsi="Times New Roman" w:cs="Times New Roman"/>
                <w:sz w:val="20"/>
                <w:szCs w:val="20"/>
              </w:rPr>
              <w:fldChar w:fldCharType="begin">
                <w:fldData xml:space="preserve">MDIzNDUxOTcwMDAwMjwvdXJsPjwvcmVsYXRlZC11cmxzPjwvdXJscz48ZWxlY3Ryb25pYy1yZXNv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</w:fldData>
              </w:fldChar>
            </w:r>
            <w:r>
              <w:rPr>
                <w:rFonts w:ascii="Times New Roman" w:hAnsi="Times New Roman" w:cs="Times New Roman"/>
                <w:sz w:val="20"/>
                <w:szCs w:val="20"/>
              </w:rPr>
              <w:instrText xml:space="preserve"> ADDIN EN.CITE </w:instrText>
            </w:r>
            <w:r>
              <w:rPr>
                <w:rFonts w:ascii="Times New Roman" w:hAnsi="Times New Roman" w:cs="Times New Roman"/>
                <w:sz w:val="20"/>
                <w:szCs w:val="20"/>
              </w:rPr>
              <w:fldChar w:fldCharType="begin">
                <w:fldData xml:space="preserve">PEVuZE5vdGU+PENpdGU+PEF1dGhvcj5IaWptYW5zPC9BdXRob3I+PFllYXI+MjAwNTwvWWVhcj48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==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Pr>
                <w:rFonts w:ascii="Times New Roman" w:hAnsi="Times New Roman" w:cs="Times New Roman"/>
                <w:sz w:val="20"/>
                <w:szCs w:val="20"/>
              </w:rPr>
              <w:fldChar w:fldCharType="begin">
                <w:fldData xml:space="preserve">bG9neTwvZnVsbC10aXRsZT48L3BlcmlvZGljYWw+PHBhZ2VzPjE5NjXigJMxOTc4PC9wYWdlcz48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==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Pr>
                <w:rFonts w:ascii="Times New Roman" w:hAnsi="Times New Roman" w:cs="Times New Roman"/>
                <w:sz w:val="20"/>
                <w:szCs w:val="20"/>
              </w:rPr>
              <w:fldChar w:fldCharType="begin">
                <w:fldData xml:space="preserve">dmlzLCBBLjwvYXV0aG9yPjwvYXV0aG9ycz48L2NvbnRyaWJ1dG9ycz48dGl0bGVzPjx0aXRsZT5W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==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Pr>
                <w:rFonts w:ascii="Times New Roman" w:hAnsi="Times New Roman" w:cs="Times New Roman"/>
                <w:sz w:val="20"/>
                <w:szCs w:val="20"/>
              </w:rPr>
              <w:fldChar w:fldCharType="begin">
                <w:fldData xml:space="preserve">dDJlNTl2c3ZkZTU5OWVhcjl0czUycmFwIiB0aW1lc3RhbXA9IjE0NDUzNTM4NjQiPjUzPC9rZXk+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==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Pr>
                <w:rFonts w:ascii="Times New Roman" w:hAnsi="Times New Roman" w:cs="Times New Roman"/>
                <w:sz w:val="20"/>
                <w:szCs w:val="20"/>
              </w:rPr>
              <w:fldChar w:fldCharType="begin">
                <w:fldData xml:space="preserve">MDIzNDUxOTcwMDAwMjwvdXJsPjwvcmVsYXRlZC11cmxzPjwvdXJscz48ZWxlY3Ryb25pYy1yZXNv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</w:fldData>
              </w:fldChar>
            </w:r>
            <w:r>
              <w:rPr>
                <w:rFonts w:ascii="Times New Roman" w:hAnsi="Times New Roman" w:cs="Times New Roman"/>
                <w:sz w:val="20"/>
                <w:szCs w:val="20"/>
              </w:rPr>
              <w:instrText xml:space="preserve"> ADDIN EN.CITE.DATA </w:instrText>
            </w:r>
            <w:r>
              <w:rPr>
                <w:rFonts w:ascii="Times New Roman" w:hAnsi="Times New Roman" w:cs="Times New Roman"/>
                <w:sz w:val="20"/>
                <w:szCs w:val="20"/>
              </w:rPr>
            </w:r>
            <w:r>
              <w:rPr>
                <w:rFonts w:ascii="Times New Roman" w:hAnsi="Times New Roman" w:cs="Times New Roman"/>
                <w:sz w:val="20"/>
                <w:szCs w:val="20"/>
              </w:rPr>
              <w:fldChar w:fldCharType="end"/>
            </w:r>
            <w:r w:rsidRPr="00F40C4A">
              <w:rPr>
                <w:rFonts w:ascii="Times New Roman" w:hAnsi="Times New Roman" w:cs="Times New Roman"/>
                <w:sz w:val="20"/>
                <w:szCs w:val="20"/>
              </w:rPr>
            </w:r>
            <w:r w:rsidRPr="00F40C4A">
              <w:rPr>
                <w:rFonts w:ascii="Times New Roman" w:hAnsi="Times New Roman" w:cs="Times New Roman"/>
                <w:sz w:val="20"/>
                <w:szCs w:val="20"/>
              </w:rPr>
              <w:fldChar w:fldCharType="separate"/>
            </w:r>
            <w:r w:rsidRPr="00F40C4A">
              <w:rPr>
                <w:rFonts w:ascii="Times New Roman" w:hAnsi="Times New Roman" w:cs="Times New Roman"/>
                <w:noProof/>
                <w:sz w:val="20"/>
                <w:szCs w:val="20"/>
              </w:rPr>
              <w:t>(Hijmans</w:t>
            </w:r>
            <w:r w:rsidRPr="00F40C4A">
              <w:rPr>
                <w:rFonts w:ascii="Times New Roman" w:hAnsi="Times New Roman" w:cs="Times New Roman"/>
                <w:i/>
                <w:noProof/>
                <w:sz w:val="20"/>
                <w:szCs w:val="20"/>
              </w:rPr>
              <w:t xml:space="preserve"> et al.</w:t>
            </w:r>
            <w:r w:rsidRPr="00F40C4A">
              <w:rPr>
                <w:rFonts w:ascii="Times New Roman" w:hAnsi="Times New Roman" w:cs="Times New Roman"/>
                <w:noProof/>
                <w:sz w:val="20"/>
                <w:szCs w:val="20"/>
              </w:rPr>
              <w:t>, 2005; Braconnot</w:t>
            </w:r>
            <w:r w:rsidRPr="00F40C4A">
              <w:rPr>
                <w:rFonts w:ascii="Times New Roman" w:hAnsi="Times New Roman" w:cs="Times New Roman"/>
                <w:i/>
                <w:noProof/>
                <w:sz w:val="20"/>
                <w:szCs w:val="20"/>
              </w:rPr>
              <w:t xml:space="preserve"> et al.</w:t>
            </w:r>
            <w:r w:rsidRPr="00F40C4A">
              <w:rPr>
                <w:rFonts w:ascii="Times New Roman" w:hAnsi="Times New Roman" w:cs="Times New Roman"/>
                <w:noProof/>
                <w:sz w:val="20"/>
                <w:szCs w:val="20"/>
              </w:rPr>
              <w:t>, 2007)</w:t>
            </w:r>
            <w:r w:rsidRPr="00F40C4A">
              <w:rPr>
                <w:rFonts w:ascii="Times New Roman" w:hAnsi="Times New Roman" w:cs="Times New Roman"/>
                <w:sz w:val="20"/>
                <w:szCs w:val="20"/>
              </w:rPr>
              <w:fldChar w:fldCharType="end"/>
            </w:r>
          </w:p>
          <w:p w14:paraId="78DEFCE3" w14:textId="45C30DD4" w:rsidR="0034328E" w:rsidRPr="00F40C4A" w:rsidRDefault="0034328E" w:rsidP="00EF0C80">
            <w:pPr>
              <w:ind w:firstLine="0"/>
              <w:rPr>
                <w:rFonts w:ascii="Times New Roman" w:hAnsi="Times New Roman" w:cs="Times New Roman"/>
                <w:sz w:val="20"/>
                <w:szCs w:val="20"/>
              </w:rPr>
            </w:pPr>
          </w:p>
        </w:tc>
      </w:tr>
    </w:tbl>
    <w:p w14:paraId="15855856" w14:textId="77777777" w:rsidR="0034328E" w:rsidRDefault="0034328E" w:rsidP="0034328E">
      <w:pPr>
        <w:ind w:firstLine="0"/>
        <w:rPr>
          <w:rFonts w:ascii="Times New Roman" w:hAnsi="Times New Roman" w:cs="Times New Roman"/>
          <w:b/>
          <w:iCs/>
        </w:rPr>
      </w:pPr>
      <w:r>
        <w:rPr>
          <w:rFonts w:ascii="Times New Roman" w:hAnsi="Times New Roman" w:cs="Times New Roman"/>
          <w:b/>
          <w:iCs/>
        </w:rPr>
        <w:br w:type="page"/>
      </w:r>
    </w:p>
    <w:p w14:paraId="5C8BF3AF" w14:textId="77777777" w:rsidR="00F1662B" w:rsidRDefault="00F1662B" w:rsidP="00F1662B">
      <w:pPr>
        <w:ind w:firstLine="0"/>
        <w:rPr>
          <w:rFonts w:ascii="Times New Roman" w:hAnsi="Times New Roman" w:cs="Times New Roman"/>
        </w:rPr>
      </w:pPr>
      <w:r w:rsidRPr="00FF6249">
        <w:rPr>
          <w:rFonts w:ascii="Times New Roman" w:hAnsi="Times New Roman" w:cs="Times New Roman"/>
          <w:b/>
          <w:iCs/>
        </w:rPr>
        <w:lastRenderedPageBreak/>
        <w:t>Figure</w:t>
      </w:r>
      <w:r>
        <w:rPr>
          <w:rFonts w:ascii="Times New Roman" w:hAnsi="Times New Roman" w:cs="Times New Roman"/>
          <w:b/>
          <w:iCs/>
        </w:rPr>
        <w:t xml:space="preserve"> 1.</w:t>
      </w:r>
      <w:r w:rsidRPr="00FF6249">
        <w:rPr>
          <w:rFonts w:ascii="Times New Roman" w:hAnsi="Times New Roman" w:cs="Times New Roman"/>
          <w:b/>
          <w:iCs/>
        </w:rPr>
        <w:t xml:space="preserve"> </w:t>
      </w:r>
      <w:r w:rsidRPr="00FF6249">
        <w:rPr>
          <w:rFonts w:ascii="Times New Roman" w:hAnsi="Times New Roman" w:cs="Times New Roman"/>
        </w:rPr>
        <w:t xml:space="preserve">Global </w:t>
      </w:r>
      <w:r>
        <w:rPr>
          <w:rFonts w:ascii="Times New Roman" w:hAnsi="Times New Roman" w:cs="Times New Roman"/>
        </w:rPr>
        <w:t xml:space="preserve">variation in (A) palm fruit sizes and in body sizes of (B) </w:t>
      </w:r>
      <w:r w:rsidRPr="00F16311">
        <w:rPr>
          <w:rFonts w:ascii="Times New Roman" w:hAnsi="Times New Roman" w:cs="Times New Roman"/>
        </w:rPr>
        <w:t>current</w:t>
      </w:r>
      <w:r>
        <w:rPr>
          <w:rFonts w:ascii="Times New Roman" w:hAnsi="Times New Roman" w:cs="Times New Roman"/>
        </w:rPr>
        <w:t xml:space="preserve"> frugivorous mammal assemblages and (C) present-natural frugivorous mammal assemblages</w:t>
      </w:r>
      <w:r w:rsidRPr="00374808">
        <w:rPr>
          <w:rFonts w:ascii="Times New Roman" w:hAnsi="Times New Roman" w:cs="Times New Roman"/>
        </w:rPr>
        <w:t xml:space="preserve">. </w:t>
      </w:r>
      <w:r>
        <w:rPr>
          <w:rFonts w:ascii="Times New Roman" w:hAnsi="Times New Roman" w:cs="Times New Roman"/>
        </w:rPr>
        <w:t xml:space="preserve">Illustrated are mean values across all species which occur within </w:t>
      </w:r>
      <w:r w:rsidRPr="00142E21">
        <w:rPr>
          <w:rFonts w:ascii="Times New Roman" w:hAnsi="Times New Roman" w:cs="Times New Roman"/>
        </w:rPr>
        <w:t>geographic units as defined by the International Working Group on Taxonomic Databases</w:t>
      </w:r>
      <w:r>
        <w:rPr>
          <w:rFonts w:ascii="Times New Roman" w:hAnsi="Times New Roman" w:cs="Times New Roman"/>
        </w:rPr>
        <w:t xml:space="preserve"> (centroids of TDWG level 3 </w:t>
      </w:r>
      <w:r w:rsidRPr="00FF6249">
        <w:rPr>
          <w:rFonts w:ascii="Times New Roman" w:hAnsi="Times New Roman" w:cs="Times New Roman"/>
        </w:rPr>
        <w:t>units</w:t>
      </w:r>
      <w:r>
        <w:rPr>
          <w:rFonts w:ascii="Times New Roman" w:hAnsi="Times New Roman" w:cs="Times New Roman"/>
        </w:rPr>
        <w:t xml:space="preserve">, </w:t>
      </w:r>
      <w:r w:rsidRPr="00142E21">
        <w:rPr>
          <w:rFonts w:ascii="Times New Roman" w:hAnsi="Times New Roman" w:cs="Times New Roman"/>
          <w:i/>
        </w:rPr>
        <w:t>n</w:t>
      </w:r>
      <w:r>
        <w:rPr>
          <w:rFonts w:ascii="Times New Roman" w:hAnsi="Times New Roman" w:cs="Times New Roman"/>
          <w:i/>
        </w:rPr>
        <w:t xml:space="preserve"> </w:t>
      </w:r>
      <w:r>
        <w:rPr>
          <w:rFonts w:ascii="Times New Roman" w:hAnsi="Times New Roman" w:cs="Times New Roman"/>
        </w:rPr>
        <w:t xml:space="preserve">= 187). Only TDWG units with at least one palm and mammal species are shown. </w:t>
      </w:r>
      <w:r w:rsidRPr="00FF6249">
        <w:rPr>
          <w:rFonts w:ascii="Times New Roman" w:hAnsi="Times New Roman" w:cs="Times New Roman"/>
        </w:rPr>
        <w:t>All maps are</w:t>
      </w:r>
      <w:r>
        <w:rPr>
          <w:rFonts w:ascii="Times New Roman" w:hAnsi="Times New Roman" w:cs="Times New Roman"/>
        </w:rPr>
        <w:t xml:space="preserve"> using WGS 1984 projection. Maps in (A) and (C) use quantile classification, while the map in (B) uses manual classification to ensure identical visualization of mammal body size values in maps (B) and (C).</w:t>
      </w:r>
    </w:p>
    <w:p w14:paraId="00106475" w14:textId="77777777" w:rsidR="00F1662B" w:rsidRPr="004C679A" w:rsidRDefault="00F1662B" w:rsidP="00F1662B">
      <w:pPr>
        <w:ind w:firstLine="0"/>
        <w:rPr>
          <w:rFonts w:ascii="Times New Roman" w:hAnsi="Times New Roman" w:cs="Times New Roman"/>
          <w:b/>
          <w:iCs/>
        </w:rPr>
      </w:pPr>
      <w:r w:rsidRPr="004C679A">
        <w:rPr>
          <w:rFonts w:ascii="Times New Roman" w:hAnsi="Times New Roman" w:cs="Times New Roman"/>
          <w:b/>
          <w:iCs/>
        </w:rPr>
        <w:t xml:space="preserve">Figure 2. </w:t>
      </w:r>
      <w:r>
        <w:rPr>
          <w:rFonts w:ascii="Times New Roman" w:hAnsi="Times New Roman" w:cs="Times New Roman"/>
          <w:iCs/>
        </w:rPr>
        <w:t xml:space="preserve">Global relationship (in red) between </w:t>
      </w:r>
      <w:r w:rsidRPr="004C679A">
        <w:rPr>
          <w:rFonts w:ascii="Times New Roman" w:hAnsi="Times New Roman" w:cs="Times New Roman"/>
          <w:iCs/>
        </w:rPr>
        <w:t xml:space="preserve">palm fruit sizes </w:t>
      </w:r>
      <w:r>
        <w:rPr>
          <w:rFonts w:ascii="Times New Roman" w:hAnsi="Times New Roman" w:cs="Times New Roman"/>
          <w:iCs/>
        </w:rPr>
        <w:t xml:space="preserve">and </w:t>
      </w:r>
      <w:r w:rsidRPr="004C679A">
        <w:rPr>
          <w:rFonts w:ascii="Times New Roman" w:hAnsi="Times New Roman" w:cs="Times New Roman"/>
          <w:iCs/>
        </w:rPr>
        <w:t>body size</w:t>
      </w:r>
      <w:r>
        <w:rPr>
          <w:rFonts w:ascii="Times New Roman" w:hAnsi="Times New Roman" w:cs="Times New Roman"/>
          <w:iCs/>
        </w:rPr>
        <w:t>s</w:t>
      </w:r>
      <w:r w:rsidRPr="004C679A">
        <w:rPr>
          <w:rFonts w:ascii="Times New Roman" w:hAnsi="Times New Roman" w:cs="Times New Roman"/>
          <w:iCs/>
        </w:rPr>
        <w:t xml:space="preserve"> of current frugivorous mammals </w:t>
      </w:r>
      <w:r>
        <w:rPr>
          <w:rFonts w:ascii="Times New Roman" w:hAnsi="Times New Roman" w:cs="Times New Roman"/>
          <w:iCs/>
        </w:rPr>
        <w:t>illustrated with</w:t>
      </w:r>
      <w:r w:rsidRPr="004C679A">
        <w:rPr>
          <w:rFonts w:ascii="Times New Roman" w:hAnsi="Times New Roman" w:cs="Times New Roman"/>
          <w:iCs/>
        </w:rPr>
        <w:t xml:space="preserve"> (A)</w:t>
      </w:r>
      <w:r>
        <w:rPr>
          <w:rFonts w:ascii="Times New Roman" w:hAnsi="Times New Roman" w:cs="Times New Roman"/>
          <w:iCs/>
        </w:rPr>
        <w:t xml:space="preserve"> a s</w:t>
      </w:r>
      <w:r w:rsidRPr="004C679A">
        <w:rPr>
          <w:rFonts w:ascii="Times New Roman" w:hAnsi="Times New Roman" w:cs="Times New Roman"/>
          <w:iCs/>
        </w:rPr>
        <w:t>tructural equation model</w:t>
      </w:r>
      <w:r>
        <w:rPr>
          <w:rFonts w:ascii="Times New Roman" w:hAnsi="Times New Roman" w:cs="Times New Roman"/>
          <w:iCs/>
        </w:rPr>
        <w:t xml:space="preserve"> (SEM) and</w:t>
      </w:r>
      <w:r w:rsidRPr="004C679A">
        <w:rPr>
          <w:rFonts w:ascii="Times New Roman" w:hAnsi="Times New Roman" w:cs="Times New Roman"/>
          <w:iCs/>
        </w:rPr>
        <w:t xml:space="preserve"> (</w:t>
      </w:r>
      <w:r>
        <w:rPr>
          <w:rFonts w:ascii="Times New Roman" w:hAnsi="Times New Roman" w:cs="Times New Roman"/>
          <w:iCs/>
        </w:rPr>
        <w:t>B</w:t>
      </w:r>
      <w:r w:rsidRPr="004C679A">
        <w:rPr>
          <w:rFonts w:ascii="Times New Roman" w:hAnsi="Times New Roman" w:cs="Times New Roman"/>
          <w:iCs/>
        </w:rPr>
        <w:t>)</w:t>
      </w:r>
      <w:r>
        <w:rPr>
          <w:rFonts w:ascii="Times New Roman" w:hAnsi="Times New Roman" w:cs="Times New Roman"/>
          <w:iCs/>
        </w:rPr>
        <w:t xml:space="preserve"> a partial residuals plot. In (A), the SEM shows the </w:t>
      </w:r>
      <w:r w:rsidRPr="00EE32BB">
        <w:rPr>
          <w:rFonts w:ascii="Times New Roman" w:hAnsi="Times New Roman" w:cs="Times New Roman"/>
          <w:iCs/>
        </w:rPr>
        <w:t>fruit size-body size relationship</w:t>
      </w:r>
      <w:r>
        <w:rPr>
          <w:rFonts w:ascii="Times New Roman" w:hAnsi="Times New Roman" w:cs="Times New Roman"/>
          <w:iCs/>
        </w:rPr>
        <w:t xml:space="preserve"> (red arrow) and the direct and indirect effects of</w:t>
      </w:r>
      <w:r w:rsidRPr="004C679A">
        <w:rPr>
          <w:rFonts w:ascii="Times New Roman" w:hAnsi="Times New Roman" w:cs="Times New Roman"/>
          <w:iCs/>
        </w:rPr>
        <w:t xml:space="preserve"> past and present-day environmental conditions</w:t>
      </w:r>
      <w:r>
        <w:rPr>
          <w:rFonts w:ascii="Times New Roman" w:hAnsi="Times New Roman" w:cs="Times New Roman"/>
          <w:iCs/>
        </w:rPr>
        <w:t xml:space="preserve"> (grey arrows)</w:t>
      </w:r>
      <w:r w:rsidRPr="004C679A">
        <w:rPr>
          <w:rFonts w:ascii="Times New Roman" w:hAnsi="Times New Roman" w:cs="Times New Roman"/>
          <w:iCs/>
        </w:rPr>
        <w:t>. A</w:t>
      </w:r>
      <w:r>
        <w:rPr>
          <w:rFonts w:ascii="Times New Roman" w:hAnsi="Times New Roman" w:cs="Times New Roman"/>
          <w:iCs/>
        </w:rPr>
        <w:t>ll a</w:t>
      </w:r>
      <w:r w:rsidRPr="004C679A">
        <w:rPr>
          <w:rFonts w:ascii="Times New Roman" w:hAnsi="Times New Roman" w:cs="Times New Roman"/>
          <w:iCs/>
        </w:rPr>
        <w:t>rrows illustrate statistically significant effects</w:t>
      </w:r>
      <w:r>
        <w:rPr>
          <w:rFonts w:ascii="Times New Roman" w:hAnsi="Times New Roman" w:cs="Times New Roman"/>
          <w:iCs/>
        </w:rPr>
        <w:t>, and v</w:t>
      </w:r>
      <w:r w:rsidRPr="004C679A">
        <w:rPr>
          <w:rFonts w:ascii="Times New Roman" w:hAnsi="Times New Roman" w:cs="Times New Roman"/>
          <w:iCs/>
        </w:rPr>
        <w:t xml:space="preserve">alues show standardized coefficients, with arrow thickness being proportional to effect strength. </w:t>
      </w:r>
      <w:r w:rsidRPr="004C679A">
        <w:rPr>
          <w:rFonts w:ascii="Times New Roman" w:hAnsi="Times New Roman" w:cs="Times New Roman"/>
          <w:i/>
          <w:iCs/>
        </w:rPr>
        <w:t>R</w:t>
      </w:r>
      <w:r w:rsidRPr="004C679A">
        <w:rPr>
          <w:rFonts w:ascii="Times New Roman" w:hAnsi="Times New Roman" w:cs="Times New Roman"/>
          <w:iCs/>
          <w:vertAlign w:val="superscript"/>
        </w:rPr>
        <w:t>2</w:t>
      </w:r>
      <w:r>
        <w:rPr>
          <w:rFonts w:ascii="Times New Roman" w:hAnsi="Times New Roman" w:cs="Times New Roman"/>
          <w:iCs/>
        </w:rPr>
        <w:t xml:space="preserve">–values </w:t>
      </w:r>
      <w:r w:rsidRPr="004C679A">
        <w:rPr>
          <w:rFonts w:ascii="Times New Roman" w:hAnsi="Times New Roman" w:cs="Times New Roman"/>
          <w:iCs/>
        </w:rPr>
        <w:t xml:space="preserve">show the </w:t>
      </w:r>
      <w:r>
        <w:rPr>
          <w:rFonts w:ascii="Times New Roman" w:hAnsi="Times New Roman" w:cs="Times New Roman"/>
          <w:iCs/>
        </w:rPr>
        <w:t xml:space="preserve">explained </w:t>
      </w:r>
      <w:r w:rsidRPr="004C679A">
        <w:rPr>
          <w:rFonts w:ascii="Times New Roman" w:hAnsi="Times New Roman" w:cs="Times New Roman"/>
          <w:iCs/>
        </w:rPr>
        <w:t xml:space="preserve">variance of the response variable. </w:t>
      </w:r>
      <w:r>
        <w:rPr>
          <w:rFonts w:ascii="Times New Roman" w:hAnsi="Times New Roman" w:cs="Times New Roman"/>
          <w:iCs/>
        </w:rPr>
        <w:t>In (B), the p</w:t>
      </w:r>
      <w:r w:rsidRPr="004C679A">
        <w:rPr>
          <w:rFonts w:ascii="Times New Roman" w:hAnsi="Times New Roman" w:cs="Times New Roman"/>
          <w:iCs/>
        </w:rPr>
        <w:t>artial residual plot illustrat</w:t>
      </w:r>
      <w:r>
        <w:rPr>
          <w:rFonts w:ascii="Times New Roman" w:hAnsi="Times New Roman" w:cs="Times New Roman"/>
          <w:iCs/>
        </w:rPr>
        <w:t>es</w:t>
      </w:r>
      <w:r w:rsidRPr="004C679A">
        <w:rPr>
          <w:rFonts w:ascii="Times New Roman" w:hAnsi="Times New Roman" w:cs="Times New Roman"/>
          <w:iCs/>
        </w:rPr>
        <w:t xml:space="preserve"> the relationship </w:t>
      </w:r>
      <w:r>
        <w:rPr>
          <w:rFonts w:ascii="Times New Roman" w:hAnsi="Times New Roman" w:cs="Times New Roman"/>
          <w:iCs/>
        </w:rPr>
        <w:t>between</w:t>
      </w:r>
      <w:r w:rsidRPr="004C679A">
        <w:rPr>
          <w:rFonts w:ascii="Times New Roman" w:hAnsi="Times New Roman" w:cs="Times New Roman"/>
          <w:iCs/>
        </w:rPr>
        <w:t xml:space="preserve"> assemblage</w:t>
      </w:r>
      <w:r>
        <w:rPr>
          <w:rFonts w:ascii="Times New Roman" w:hAnsi="Times New Roman" w:cs="Times New Roman"/>
          <w:iCs/>
        </w:rPr>
        <w:t>-level</w:t>
      </w:r>
      <w:r w:rsidRPr="004C679A">
        <w:rPr>
          <w:rFonts w:ascii="Times New Roman" w:hAnsi="Times New Roman" w:cs="Times New Roman"/>
          <w:iCs/>
        </w:rPr>
        <w:t xml:space="preserve"> mean fruit sizes of palms and current mammal body sizes when all other predictor variables in the </w:t>
      </w:r>
      <w:r>
        <w:rPr>
          <w:rFonts w:ascii="Times New Roman" w:hAnsi="Times New Roman" w:cs="Times New Roman"/>
          <w:iCs/>
        </w:rPr>
        <w:t xml:space="preserve">multi-predictor </w:t>
      </w:r>
      <w:r w:rsidRPr="004C679A">
        <w:rPr>
          <w:rFonts w:ascii="Times New Roman" w:hAnsi="Times New Roman" w:cs="Times New Roman"/>
          <w:iCs/>
        </w:rPr>
        <w:t>model are statistically accounted for. Abbreviations of predictor and response variables can be found in Table 1.</w:t>
      </w:r>
    </w:p>
    <w:p w14:paraId="0FEA94DA" w14:textId="48EACFC9" w:rsidR="00F1662B" w:rsidRDefault="00F1662B" w:rsidP="00F1662B">
      <w:pPr>
        <w:ind w:firstLine="0"/>
        <w:rPr>
          <w:rFonts w:ascii="Times New Roman" w:hAnsi="Times New Roman" w:cs="Times New Roman"/>
          <w:iCs/>
        </w:rPr>
      </w:pPr>
      <w:r>
        <w:rPr>
          <w:rFonts w:ascii="Times New Roman" w:hAnsi="Times New Roman" w:cs="Times New Roman"/>
          <w:b/>
          <w:iCs/>
        </w:rPr>
        <w:t>Figure 3.</w:t>
      </w:r>
      <w:r w:rsidRPr="00FF6249">
        <w:rPr>
          <w:rFonts w:ascii="Times New Roman" w:hAnsi="Times New Roman" w:cs="Times New Roman"/>
          <w:b/>
          <w:iCs/>
        </w:rPr>
        <w:t xml:space="preserve"> </w:t>
      </w:r>
      <w:r>
        <w:rPr>
          <w:rFonts w:ascii="Times New Roman" w:hAnsi="Times New Roman" w:cs="Times New Roman"/>
          <w:iCs/>
        </w:rPr>
        <w:t>Barplot with</w:t>
      </w:r>
      <w:r w:rsidRPr="00FF6249">
        <w:rPr>
          <w:rFonts w:ascii="Times New Roman" w:hAnsi="Times New Roman" w:cs="Times New Roman"/>
          <w:iCs/>
        </w:rPr>
        <w:t xml:space="preserve"> the </w:t>
      </w:r>
      <w:r>
        <w:rPr>
          <w:rFonts w:ascii="Times New Roman" w:hAnsi="Times New Roman" w:cs="Times New Roman"/>
          <w:iCs/>
        </w:rPr>
        <w:t>standardized coefficients from three s</w:t>
      </w:r>
      <w:r w:rsidRPr="00FF6249">
        <w:rPr>
          <w:rFonts w:ascii="Times New Roman" w:hAnsi="Times New Roman" w:cs="Times New Roman"/>
          <w:iCs/>
        </w:rPr>
        <w:t xml:space="preserve">tructural equation models </w:t>
      </w:r>
      <w:r>
        <w:rPr>
          <w:rFonts w:ascii="Times New Roman" w:hAnsi="Times New Roman" w:cs="Times New Roman"/>
          <w:iCs/>
        </w:rPr>
        <w:t xml:space="preserve">of each biogeographical </w:t>
      </w:r>
      <w:r w:rsidR="00A462AF">
        <w:rPr>
          <w:rFonts w:ascii="Times New Roman" w:hAnsi="Times New Roman" w:cs="Times New Roman"/>
          <w:iCs/>
        </w:rPr>
        <w:t>realm</w:t>
      </w:r>
      <w:r>
        <w:rPr>
          <w:rFonts w:ascii="Times New Roman" w:hAnsi="Times New Roman" w:cs="Times New Roman"/>
          <w:iCs/>
        </w:rPr>
        <w:t xml:space="preserve"> </w:t>
      </w:r>
      <w:r w:rsidRPr="00FF6249">
        <w:rPr>
          <w:rFonts w:ascii="Times New Roman" w:hAnsi="Times New Roman" w:cs="Times New Roman"/>
          <w:iCs/>
        </w:rPr>
        <w:t>(</w:t>
      </w:r>
      <w:r w:rsidRPr="00212246">
        <w:rPr>
          <w:rFonts w:ascii="Times New Roman" w:hAnsi="Times New Roman" w:cs="Times New Roman"/>
          <w:iCs/>
        </w:rPr>
        <w:t>New World</w:t>
      </w:r>
      <w:r>
        <w:rPr>
          <w:rFonts w:ascii="Times New Roman" w:hAnsi="Times New Roman" w:cs="Times New Roman"/>
          <w:iCs/>
        </w:rPr>
        <w:t>, Western Old World, Eastern Old World</w:t>
      </w:r>
      <w:r w:rsidRPr="00FF6249">
        <w:rPr>
          <w:rFonts w:ascii="Times New Roman" w:hAnsi="Times New Roman" w:cs="Times New Roman"/>
          <w:iCs/>
        </w:rPr>
        <w:t xml:space="preserve">) </w:t>
      </w:r>
      <w:r>
        <w:rPr>
          <w:rFonts w:ascii="Times New Roman" w:hAnsi="Times New Roman" w:cs="Times New Roman"/>
          <w:iCs/>
        </w:rPr>
        <w:t>showing the</w:t>
      </w:r>
      <w:r w:rsidRPr="00FF6249">
        <w:rPr>
          <w:rFonts w:ascii="Times New Roman" w:hAnsi="Times New Roman" w:cs="Times New Roman"/>
          <w:iCs/>
        </w:rPr>
        <w:t xml:space="preserve"> </w:t>
      </w:r>
      <w:r>
        <w:rPr>
          <w:rFonts w:ascii="Times New Roman" w:hAnsi="Times New Roman" w:cs="Times New Roman"/>
          <w:iCs/>
        </w:rPr>
        <w:t xml:space="preserve">direct, positive effect of current mammal body sizes on average </w:t>
      </w:r>
      <w:r w:rsidRPr="00FF6249">
        <w:rPr>
          <w:rFonts w:ascii="Times New Roman" w:hAnsi="Times New Roman" w:cs="Times New Roman"/>
          <w:iCs/>
        </w:rPr>
        <w:t>palm fruit size</w:t>
      </w:r>
      <w:r>
        <w:rPr>
          <w:rFonts w:ascii="Times New Roman" w:hAnsi="Times New Roman" w:cs="Times New Roman"/>
          <w:iCs/>
        </w:rPr>
        <w:t>s. The s</w:t>
      </w:r>
      <w:r w:rsidRPr="00FF6249">
        <w:rPr>
          <w:rFonts w:ascii="Times New Roman" w:hAnsi="Times New Roman" w:cs="Times New Roman"/>
          <w:iCs/>
        </w:rPr>
        <w:t xml:space="preserve">tructural equation models </w:t>
      </w:r>
      <w:r>
        <w:rPr>
          <w:rFonts w:ascii="Times New Roman" w:hAnsi="Times New Roman" w:cs="Times New Roman"/>
          <w:iCs/>
        </w:rPr>
        <w:t xml:space="preserve">were calculated separately for each of the three biogeographical </w:t>
      </w:r>
      <w:r w:rsidR="00A462AF">
        <w:rPr>
          <w:rFonts w:ascii="Times New Roman" w:hAnsi="Times New Roman" w:cs="Times New Roman"/>
          <w:iCs/>
        </w:rPr>
        <w:t>realms</w:t>
      </w:r>
      <w:r>
        <w:rPr>
          <w:rFonts w:ascii="Times New Roman" w:hAnsi="Times New Roman" w:cs="Times New Roman"/>
          <w:iCs/>
        </w:rPr>
        <w:t>, containing different sample sizes in terms of TDWG units (</w:t>
      </w:r>
      <w:r w:rsidRPr="00212246">
        <w:rPr>
          <w:rFonts w:ascii="Times New Roman" w:hAnsi="Times New Roman" w:cs="Times New Roman"/>
          <w:iCs/>
        </w:rPr>
        <w:t xml:space="preserve">New World, </w:t>
      </w:r>
      <w:r w:rsidRPr="00212246">
        <w:rPr>
          <w:rFonts w:ascii="Times New Roman" w:hAnsi="Times New Roman" w:cs="Times New Roman"/>
          <w:i/>
          <w:iCs/>
        </w:rPr>
        <w:t xml:space="preserve">n </w:t>
      </w:r>
      <w:r w:rsidRPr="00212246">
        <w:rPr>
          <w:rFonts w:ascii="Times New Roman" w:hAnsi="Times New Roman" w:cs="Times New Roman"/>
          <w:iCs/>
        </w:rPr>
        <w:t xml:space="preserve">= </w:t>
      </w:r>
      <w:r>
        <w:rPr>
          <w:rFonts w:ascii="Times New Roman" w:hAnsi="Times New Roman" w:cs="Times New Roman"/>
          <w:iCs/>
        </w:rPr>
        <w:t>61; E</w:t>
      </w:r>
      <w:r w:rsidRPr="00212246">
        <w:rPr>
          <w:rFonts w:ascii="Times New Roman" w:hAnsi="Times New Roman" w:cs="Times New Roman"/>
          <w:iCs/>
        </w:rPr>
        <w:t xml:space="preserve">astern Old World, </w:t>
      </w:r>
      <w:r w:rsidRPr="00212246">
        <w:rPr>
          <w:rFonts w:ascii="Times New Roman" w:hAnsi="Times New Roman" w:cs="Times New Roman"/>
          <w:i/>
          <w:iCs/>
        </w:rPr>
        <w:t xml:space="preserve">n </w:t>
      </w:r>
      <w:r>
        <w:rPr>
          <w:rFonts w:ascii="Times New Roman" w:hAnsi="Times New Roman" w:cs="Times New Roman"/>
          <w:iCs/>
        </w:rPr>
        <w:t>= 62; W</w:t>
      </w:r>
      <w:r w:rsidRPr="00212246">
        <w:rPr>
          <w:rFonts w:ascii="Times New Roman" w:hAnsi="Times New Roman" w:cs="Times New Roman"/>
          <w:iCs/>
        </w:rPr>
        <w:t xml:space="preserve">estern Old World, </w:t>
      </w:r>
      <w:r w:rsidRPr="00212246">
        <w:rPr>
          <w:rFonts w:ascii="Times New Roman" w:hAnsi="Times New Roman" w:cs="Times New Roman"/>
          <w:i/>
          <w:iCs/>
        </w:rPr>
        <w:t xml:space="preserve">n </w:t>
      </w:r>
      <w:r w:rsidRPr="00212246">
        <w:rPr>
          <w:rFonts w:ascii="Times New Roman" w:hAnsi="Times New Roman" w:cs="Times New Roman"/>
          <w:iCs/>
        </w:rPr>
        <w:t>= 64</w:t>
      </w:r>
      <w:r>
        <w:rPr>
          <w:rFonts w:ascii="Times New Roman" w:hAnsi="Times New Roman" w:cs="Times New Roman"/>
          <w:iCs/>
        </w:rPr>
        <w:t>). The corresponding s</w:t>
      </w:r>
      <w:r w:rsidRPr="00FF6249">
        <w:rPr>
          <w:rFonts w:ascii="Times New Roman" w:hAnsi="Times New Roman" w:cs="Times New Roman"/>
          <w:iCs/>
        </w:rPr>
        <w:t xml:space="preserve">tructural equation models </w:t>
      </w:r>
      <w:r>
        <w:rPr>
          <w:rFonts w:ascii="Times New Roman" w:hAnsi="Times New Roman" w:cs="Times New Roman"/>
          <w:iCs/>
        </w:rPr>
        <w:t>are shown in Fig. 4 (New World) and Fig. S1 in Appendix S</w:t>
      </w:r>
      <w:r w:rsidRPr="00D10B17">
        <w:rPr>
          <w:rFonts w:ascii="Times New Roman" w:hAnsi="Times New Roman" w:cs="Times New Roman"/>
          <w:iCs/>
        </w:rPr>
        <w:t xml:space="preserve">2 </w:t>
      </w:r>
      <w:r>
        <w:rPr>
          <w:rFonts w:ascii="Times New Roman" w:hAnsi="Times New Roman" w:cs="Times New Roman"/>
          <w:iCs/>
        </w:rPr>
        <w:t>(Eastern and Western Old World).</w:t>
      </w:r>
    </w:p>
    <w:p w14:paraId="355D3974" w14:textId="36492295" w:rsidR="00F1662B" w:rsidRPr="00CF0542" w:rsidRDefault="00F1662B" w:rsidP="00F1662B">
      <w:pPr>
        <w:ind w:firstLine="0"/>
        <w:rPr>
          <w:rFonts w:ascii="Times New Roman" w:hAnsi="Times New Roman" w:cs="Times New Roman"/>
          <w:iCs/>
        </w:rPr>
      </w:pPr>
      <w:r w:rsidRPr="00F1662B">
        <w:rPr>
          <w:rFonts w:ascii="Times New Roman" w:hAnsi="Times New Roman" w:cs="Times New Roman"/>
          <w:b/>
          <w:iCs/>
        </w:rPr>
        <w:t xml:space="preserve">Figure 4. </w:t>
      </w:r>
      <w:r>
        <w:rPr>
          <w:rFonts w:ascii="Times New Roman" w:hAnsi="Times New Roman" w:cs="Times New Roman"/>
          <w:iCs/>
        </w:rPr>
        <w:t>S</w:t>
      </w:r>
      <w:r w:rsidRPr="004C679A">
        <w:rPr>
          <w:rFonts w:ascii="Times New Roman" w:hAnsi="Times New Roman" w:cs="Times New Roman"/>
          <w:iCs/>
        </w:rPr>
        <w:t>tructural equation models (SEM</w:t>
      </w:r>
      <w:r w:rsidR="00D917F9">
        <w:rPr>
          <w:rFonts w:ascii="Times New Roman" w:hAnsi="Times New Roman" w:cs="Times New Roman"/>
          <w:iCs/>
        </w:rPr>
        <w:t>s</w:t>
      </w:r>
      <w:r w:rsidRPr="004C679A">
        <w:rPr>
          <w:rFonts w:ascii="Times New Roman" w:hAnsi="Times New Roman" w:cs="Times New Roman"/>
          <w:iCs/>
        </w:rPr>
        <w:t xml:space="preserve">) for </w:t>
      </w:r>
      <w:r>
        <w:rPr>
          <w:rFonts w:ascii="Times New Roman" w:hAnsi="Times New Roman" w:cs="Times New Roman"/>
          <w:iCs/>
        </w:rPr>
        <w:t xml:space="preserve">(A) </w:t>
      </w:r>
      <w:r w:rsidRPr="004C679A">
        <w:rPr>
          <w:rFonts w:ascii="Times New Roman" w:hAnsi="Times New Roman" w:cs="Times New Roman"/>
          <w:iCs/>
        </w:rPr>
        <w:t xml:space="preserve">current and </w:t>
      </w:r>
      <w:r>
        <w:rPr>
          <w:rFonts w:ascii="Times New Roman" w:hAnsi="Times New Roman" w:cs="Times New Roman"/>
          <w:iCs/>
        </w:rPr>
        <w:t xml:space="preserve">(B) </w:t>
      </w:r>
      <w:r w:rsidRPr="004C679A">
        <w:rPr>
          <w:rFonts w:ascii="Times New Roman" w:hAnsi="Times New Roman" w:cs="Times New Roman"/>
          <w:iCs/>
        </w:rPr>
        <w:t>present-natural frugivorous mammals within the New World showing direct and indirect impacts of biotic and abiotic drivers on palm fruit size</w:t>
      </w:r>
      <w:r>
        <w:rPr>
          <w:rFonts w:ascii="Times New Roman" w:hAnsi="Times New Roman" w:cs="Times New Roman"/>
          <w:iCs/>
        </w:rPr>
        <w:t>s</w:t>
      </w:r>
      <w:r w:rsidRPr="004C679A">
        <w:rPr>
          <w:rFonts w:ascii="Times New Roman" w:hAnsi="Times New Roman" w:cs="Times New Roman"/>
          <w:iCs/>
        </w:rPr>
        <w:t>, mammal body size</w:t>
      </w:r>
      <w:r>
        <w:rPr>
          <w:rFonts w:ascii="Times New Roman" w:hAnsi="Times New Roman" w:cs="Times New Roman"/>
          <w:iCs/>
        </w:rPr>
        <w:t>s</w:t>
      </w:r>
      <w:r w:rsidRPr="004C679A">
        <w:rPr>
          <w:rFonts w:ascii="Times New Roman" w:hAnsi="Times New Roman" w:cs="Times New Roman"/>
          <w:iCs/>
        </w:rPr>
        <w:t xml:space="preserve"> and </w:t>
      </w:r>
      <w:r>
        <w:rPr>
          <w:rFonts w:ascii="Times New Roman" w:hAnsi="Times New Roman" w:cs="Times New Roman"/>
          <w:iCs/>
        </w:rPr>
        <w:t>net primary productivity (</w:t>
      </w:r>
      <w:r w:rsidRPr="004C679A">
        <w:rPr>
          <w:rFonts w:ascii="Times New Roman" w:hAnsi="Times New Roman" w:cs="Times New Roman"/>
          <w:iCs/>
        </w:rPr>
        <w:t>NPP</w:t>
      </w:r>
      <w:r>
        <w:rPr>
          <w:rFonts w:ascii="Times New Roman" w:hAnsi="Times New Roman" w:cs="Times New Roman"/>
          <w:iCs/>
        </w:rPr>
        <w:t>)</w:t>
      </w:r>
      <w:r w:rsidRPr="004C679A">
        <w:rPr>
          <w:rFonts w:ascii="Times New Roman" w:hAnsi="Times New Roman" w:cs="Times New Roman"/>
          <w:iCs/>
        </w:rPr>
        <w:t xml:space="preserve">. </w:t>
      </w:r>
      <w:r>
        <w:rPr>
          <w:rFonts w:ascii="Times New Roman" w:hAnsi="Times New Roman" w:cs="Times New Roman"/>
          <w:iCs/>
        </w:rPr>
        <w:t>P</w:t>
      </w:r>
      <w:r w:rsidRPr="004C679A">
        <w:rPr>
          <w:rFonts w:ascii="Times New Roman" w:hAnsi="Times New Roman" w:cs="Times New Roman"/>
          <w:iCs/>
        </w:rPr>
        <w:t xml:space="preserve">resent-natural frugivorous mammals </w:t>
      </w:r>
      <w:r>
        <w:rPr>
          <w:rFonts w:ascii="Times New Roman" w:hAnsi="Times New Roman" w:cs="Times New Roman"/>
          <w:iCs/>
        </w:rPr>
        <w:t>represent</w:t>
      </w:r>
      <w:r>
        <w:rPr>
          <w:rFonts w:ascii="Times New Roman" w:hAnsi="Times New Roman" w:cs="Times New Roman"/>
        </w:rPr>
        <w:t xml:space="preserve"> the </w:t>
      </w:r>
      <w:r w:rsidRPr="00B85F45">
        <w:rPr>
          <w:rFonts w:ascii="Times New Roman" w:hAnsi="Times New Roman" w:cs="Times New Roman"/>
        </w:rPr>
        <w:t>late Quaternary mammalian species</w:t>
      </w:r>
      <w:r>
        <w:rPr>
          <w:rFonts w:ascii="Times New Roman" w:hAnsi="Times New Roman" w:cs="Times New Roman"/>
        </w:rPr>
        <w:t xml:space="preserve"> within the palm units</w:t>
      </w:r>
      <w:r>
        <w:rPr>
          <w:rFonts w:ascii="Times New Roman" w:hAnsi="Times New Roman" w:cs="Times New Roman"/>
          <w:iCs/>
        </w:rPr>
        <w:t xml:space="preserve">. </w:t>
      </w:r>
      <w:r w:rsidRPr="004C679A">
        <w:rPr>
          <w:rFonts w:ascii="Times New Roman" w:hAnsi="Times New Roman" w:cs="Times New Roman"/>
          <w:iCs/>
        </w:rPr>
        <w:t xml:space="preserve">All arrows illustrate </w:t>
      </w:r>
      <w:r>
        <w:rPr>
          <w:rFonts w:ascii="Times New Roman" w:hAnsi="Times New Roman" w:cs="Times New Roman"/>
          <w:iCs/>
        </w:rPr>
        <w:t xml:space="preserve">statistically </w:t>
      </w:r>
      <w:r w:rsidRPr="004C679A">
        <w:rPr>
          <w:rFonts w:ascii="Times New Roman" w:hAnsi="Times New Roman" w:cs="Times New Roman"/>
          <w:iCs/>
        </w:rPr>
        <w:t>significant effects</w:t>
      </w:r>
      <w:r>
        <w:rPr>
          <w:rFonts w:ascii="Times New Roman" w:hAnsi="Times New Roman" w:cs="Times New Roman"/>
          <w:iCs/>
        </w:rPr>
        <w:t xml:space="preserve"> and v</w:t>
      </w:r>
      <w:r w:rsidRPr="004C679A">
        <w:rPr>
          <w:rFonts w:ascii="Times New Roman" w:hAnsi="Times New Roman" w:cs="Times New Roman"/>
          <w:iCs/>
        </w:rPr>
        <w:t xml:space="preserve">alues show standardized coefficients, with arrow thickness being proportional to effect strength. </w:t>
      </w:r>
      <w:r w:rsidRPr="004C679A">
        <w:rPr>
          <w:rFonts w:ascii="Times New Roman" w:hAnsi="Times New Roman" w:cs="Times New Roman"/>
          <w:i/>
          <w:iCs/>
        </w:rPr>
        <w:t>R</w:t>
      </w:r>
      <w:r w:rsidRPr="004C679A">
        <w:rPr>
          <w:rFonts w:ascii="Times New Roman" w:hAnsi="Times New Roman" w:cs="Times New Roman"/>
          <w:iCs/>
          <w:vertAlign w:val="superscript"/>
        </w:rPr>
        <w:t>2</w:t>
      </w:r>
      <w:r>
        <w:rPr>
          <w:rFonts w:ascii="Times New Roman" w:hAnsi="Times New Roman" w:cs="Times New Roman"/>
          <w:iCs/>
        </w:rPr>
        <w:t xml:space="preserve">–values </w:t>
      </w:r>
      <w:r w:rsidRPr="004C679A">
        <w:rPr>
          <w:rFonts w:ascii="Times New Roman" w:hAnsi="Times New Roman" w:cs="Times New Roman"/>
          <w:iCs/>
        </w:rPr>
        <w:t xml:space="preserve">show the </w:t>
      </w:r>
      <w:r>
        <w:rPr>
          <w:rFonts w:ascii="Times New Roman" w:hAnsi="Times New Roman" w:cs="Times New Roman"/>
          <w:iCs/>
        </w:rPr>
        <w:t xml:space="preserve">explained </w:t>
      </w:r>
      <w:r w:rsidRPr="004C679A">
        <w:rPr>
          <w:rFonts w:ascii="Times New Roman" w:hAnsi="Times New Roman" w:cs="Times New Roman"/>
          <w:iCs/>
        </w:rPr>
        <w:t>variance of the response variable.</w:t>
      </w:r>
      <w:r>
        <w:rPr>
          <w:rFonts w:ascii="Times New Roman" w:hAnsi="Times New Roman" w:cs="Times New Roman"/>
          <w:iCs/>
        </w:rPr>
        <w:t xml:space="preserve"> On the right p</w:t>
      </w:r>
      <w:r w:rsidRPr="004C679A">
        <w:rPr>
          <w:rFonts w:ascii="Times New Roman" w:hAnsi="Times New Roman" w:cs="Times New Roman"/>
          <w:iCs/>
        </w:rPr>
        <w:t>ar</w:t>
      </w:r>
      <w:r>
        <w:rPr>
          <w:rFonts w:ascii="Times New Roman" w:hAnsi="Times New Roman" w:cs="Times New Roman"/>
          <w:iCs/>
        </w:rPr>
        <w:t>tial residual plots illustrate</w:t>
      </w:r>
      <w:r w:rsidRPr="004C679A">
        <w:rPr>
          <w:rFonts w:ascii="Times New Roman" w:hAnsi="Times New Roman" w:cs="Times New Roman"/>
          <w:iCs/>
        </w:rPr>
        <w:t xml:space="preserve"> the relationship </w:t>
      </w:r>
      <w:r>
        <w:rPr>
          <w:rFonts w:ascii="Times New Roman" w:hAnsi="Times New Roman" w:cs="Times New Roman"/>
          <w:iCs/>
        </w:rPr>
        <w:t>between</w:t>
      </w:r>
      <w:r w:rsidRPr="004C679A">
        <w:rPr>
          <w:rFonts w:ascii="Times New Roman" w:hAnsi="Times New Roman" w:cs="Times New Roman"/>
          <w:iCs/>
        </w:rPr>
        <w:t xml:space="preserve"> assemblage</w:t>
      </w:r>
      <w:r>
        <w:rPr>
          <w:rFonts w:ascii="Times New Roman" w:hAnsi="Times New Roman" w:cs="Times New Roman"/>
          <w:iCs/>
        </w:rPr>
        <w:t>-level</w:t>
      </w:r>
      <w:r w:rsidRPr="004C679A">
        <w:rPr>
          <w:rFonts w:ascii="Times New Roman" w:hAnsi="Times New Roman" w:cs="Times New Roman"/>
          <w:iCs/>
        </w:rPr>
        <w:t xml:space="preserve"> mean fruit sizes of palms and mammal body sizes with current (C) and </w:t>
      </w:r>
      <w:r w:rsidRPr="00C702C1">
        <w:rPr>
          <w:rFonts w:ascii="Times New Roman" w:hAnsi="Times New Roman" w:cs="Times New Roman"/>
          <w:iCs/>
        </w:rPr>
        <w:t>present-natural</w:t>
      </w:r>
      <w:r w:rsidRPr="004C679A">
        <w:rPr>
          <w:rFonts w:ascii="Times New Roman" w:hAnsi="Times New Roman" w:cs="Times New Roman"/>
          <w:iCs/>
        </w:rPr>
        <w:t xml:space="preserve"> (D) </w:t>
      </w:r>
      <w:r>
        <w:rPr>
          <w:rFonts w:ascii="Times New Roman" w:hAnsi="Times New Roman" w:cs="Times New Roman"/>
          <w:iCs/>
        </w:rPr>
        <w:t>distributions</w:t>
      </w:r>
      <w:r w:rsidRPr="004C679A">
        <w:rPr>
          <w:rFonts w:ascii="Times New Roman" w:hAnsi="Times New Roman" w:cs="Times New Roman"/>
          <w:iCs/>
        </w:rPr>
        <w:t xml:space="preserve"> when all other predictor variables in the </w:t>
      </w:r>
      <w:r>
        <w:rPr>
          <w:rFonts w:ascii="Times New Roman" w:hAnsi="Times New Roman" w:cs="Times New Roman"/>
          <w:iCs/>
        </w:rPr>
        <w:t xml:space="preserve">multi-predictor </w:t>
      </w:r>
      <w:r w:rsidRPr="004C679A">
        <w:rPr>
          <w:rFonts w:ascii="Times New Roman" w:hAnsi="Times New Roman" w:cs="Times New Roman"/>
          <w:iCs/>
        </w:rPr>
        <w:t>model are statistically accounted for. Abbreviations of predictor and response variables</w:t>
      </w:r>
      <w:r>
        <w:rPr>
          <w:rFonts w:ascii="Times New Roman" w:hAnsi="Times New Roman" w:cs="Times New Roman"/>
          <w:iCs/>
        </w:rPr>
        <w:t xml:space="preserve"> can be found in Table 1.</w:t>
      </w:r>
    </w:p>
    <w:p w14:paraId="6CC02339" w14:textId="77777777" w:rsidR="00F1662B" w:rsidRDefault="00F1662B" w:rsidP="00E044CF">
      <w:pPr>
        <w:ind w:firstLine="0"/>
        <w:rPr>
          <w:rFonts w:ascii="Times New Roman" w:hAnsi="Times New Roman" w:cs="Times New Roman"/>
          <w:b/>
          <w:iCs/>
        </w:rPr>
      </w:pPr>
    </w:p>
    <w:p w14:paraId="65F5B96E" w14:textId="2E663504" w:rsidR="001A401A" w:rsidRPr="001A401A" w:rsidRDefault="001A401A" w:rsidP="00E044CF">
      <w:pPr>
        <w:ind w:firstLine="0"/>
        <w:rPr>
          <w:rFonts w:ascii="Times New Roman" w:hAnsi="Times New Roman" w:cs="Times New Roman"/>
          <w:b/>
          <w:iCs/>
        </w:rPr>
      </w:pPr>
      <w:r>
        <w:rPr>
          <w:rFonts w:ascii="Times New Roman" w:hAnsi="Times New Roman" w:cs="Times New Roman"/>
          <w:b/>
          <w:iCs/>
        </w:rPr>
        <w:lastRenderedPageBreak/>
        <w:t>Figure 1.</w:t>
      </w:r>
    </w:p>
    <w:p w14:paraId="13C831DC" w14:textId="43F34AA8" w:rsidR="001A401A" w:rsidRPr="001A401A" w:rsidRDefault="004C679A" w:rsidP="001A401A">
      <w:pPr>
        <w:ind w:firstLine="0"/>
        <w:rPr>
          <w:rFonts w:ascii="Times New Roman" w:hAnsi="Times New Roman" w:cs="Times New Roman"/>
          <w:b/>
          <w:iCs/>
        </w:rPr>
      </w:pPr>
      <w:r>
        <w:rPr>
          <w:rFonts w:ascii="Times New Roman" w:hAnsi="Times New Roman" w:cs="Times New Roman"/>
          <w:b/>
          <w:iCs/>
          <w:noProof/>
          <w:lang w:val="da-DK" w:eastAsia="da-DK"/>
        </w:rPr>
        <w:drawing>
          <wp:inline distT="0" distB="0" distL="0" distR="0" wp14:anchorId="4D75AB25" wp14:editId="363389FA">
            <wp:extent cx="5701501" cy="6552000"/>
            <wp:effectExtent l="0" t="0" r="0" b="1270"/>
            <wp:docPr id="11" name="Picture 11" descr="\\ad.nfit.au.dk\NFDFS\Users\bastian\Desktop\MAMMALS AND PALMS\Maps_141015\MAP_SameLegend_20041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d.nfit.au.dk\NFDFS\Users\bastian\Desktop\MAMMALS AND PALMS\Maps_141015\MAP_SameLegend_200416_2.png"/>
                    <pic:cNvPicPr>
                      <a:picLocks noChangeAspect="1" noChangeArrowheads="1"/>
                    </pic:cNvPicPr>
                  </pic:nvPicPr>
                  <pic:blipFill rotWithShape="1">
                    <a:blip r:embed="rId9">
                      <a:extLst>
                        <a:ext uri="{28A0092B-C50C-407E-A947-70E740481C1C}">
                          <a14:useLocalDpi xmlns:a14="http://schemas.microsoft.com/office/drawing/2010/main" val="0"/>
                        </a:ext>
                      </a:extLst>
                    </a:blip>
                    <a:srcRect t="1140" b="12729"/>
                    <a:stretch/>
                  </pic:blipFill>
                  <pic:spPr bwMode="auto">
                    <a:xfrm>
                      <a:off x="0" y="0"/>
                      <a:ext cx="5701501" cy="6552000"/>
                    </a:xfrm>
                    <a:prstGeom prst="rect">
                      <a:avLst/>
                    </a:prstGeom>
                    <a:noFill/>
                    <a:ln>
                      <a:noFill/>
                    </a:ln>
                    <a:extLst>
                      <a:ext uri="{53640926-AAD7-44D8-BBD7-CCE9431645EC}">
                        <a14:shadowObscured xmlns:a14="http://schemas.microsoft.com/office/drawing/2010/main"/>
                      </a:ext>
                    </a:extLst>
                  </pic:spPr>
                </pic:pic>
              </a:graphicData>
            </a:graphic>
          </wp:inline>
        </w:drawing>
      </w:r>
      <w:r w:rsidR="001A401A">
        <w:rPr>
          <w:rFonts w:ascii="Times New Roman" w:hAnsi="Times New Roman" w:cs="Times New Roman"/>
        </w:rPr>
        <w:br w:type="page"/>
      </w:r>
    </w:p>
    <w:p w14:paraId="19B5916B" w14:textId="4E710BAB" w:rsidR="001A401A" w:rsidRPr="001A401A" w:rsidRDefault="001A401A" w:rsidP="001A401A">
      <w:pPr>
        <w:ind w:firstLine="0"/>
        <w:rPr>
          <w:rFonts w:ascii="Times New Roman" w:hAnsi="Times New Roman" w:cs="Times New Roman"/>
          <w:b/>
          <w:iCs/>
        </w:rPr>
      </w:pPr>
      <w:r>
        <w:rPr>
          <w:rFonts w:ascii="Times New Roman" w:hAnsi="Times New Roman" w:cs="Times New Roman"/>
          <w:b/>
          <w:iCs/>
        </w:rPr>
        <w:lastRenderedPageBreak/>
        <w:t>Figure 2.</w:t>
      </w:r>
    </w:p>
    <w:p w14:paraId="1C750042" w14:textId="3A30688B" w:rsidR="001A401A" w:rsidRDefault="00921CED" w:rsidP="001A401A">
      <w:pPr>
        <w:ind w:firstLine="0"/>
        <w:rPr>
          <w:rFonts w:ascii="Times New Roman" w:hAnsi="Times New Roman" w:cs="Times New Roman"/>
          <w:b/>
          <w:iCs/>
        </w:rPr>
      </w:pPr>
      <w:r>
        <w:rPr>
          <w:rFonts w:ascii="Times New Roman" w:hAnsi="Times New Roman" w:cs="Times New Roman"/>
          <w:b/>
          <w:iCs/>
          <w:noProof/>
          <w:lang w:val="da-DK" w:eastAsia="da-DK"/>
        </w:rPr>
        <w:drawing>
          <wp:inline distT="0" distB="0" distL="0" distR="0" wp14:anchorId="6E276C38" wp14:editId="796F845F">
            <wp:extent cx="5756910" cy="2878455"/>
            <wp:effectExtent l="0" t="0" r="0" b="0"/>
            <wp:docPr id="4" name="Picture 4" descr="\\ad.nfit.au.dk\NFDFS\Users\bastian\Desktop\MAMMALS AND PALMS\Figures and Tables\Global_SEM_060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d.nfit.au.dk\NFDFS\Users\bastian\Desktop\MAMMALS AND PALMS\Figures and Tables\Global_SEM_060916.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6910" cy="2878455"/>
                    </a:xfrm>
                    <a:prstGeom prst="rect">
                      <a:avLst/>
                    </a:prstGeom>
                    <a:noFill/>
                    <a:ln>
                      <a:noFill/>
                    </a:ln>
                  </pic:spPr>
                </pic:pic>
              </a:graphicData>
            </a:graphic>
          </wp:inline>
        </w:drawing>
      </w:r>
      <w:r w:rsidR="001A401A">
        <w:rPr>
          <w:rFonts w:ascii="Times New Roman" w:hAnsi="Times New Roman" w:cs="Times New Roman"/>
          <w:b/>
          <w:iCs/>
        </w:rPr>
        <w:br w:type="page"/>
      </w:r>
    </w:p>
    <w:p w14:paraId="5AF30FB7" w14:textId="142CF9BA" w:rsidR="004E2963" w:rsidRDefault="001A401A" w:rsidP="00E044CF">
      <w:pPr>
        <w:ind w:firstLine="0"/>
        <w:rPr>
          <w:rFonts w:ascii="Times New Roman" w:hAnsi="Times New Roman" w:cs="Times New Roman"/>
          <w:b/>
          <w:iCs/>
        </w:rPr>
      </w:pPr>
      <w:r>
        <w:rPr>
          <w:rFonts w:ascii="Times New Roman" w:hAnsi="Times New Roman" w:cs="Times New Roman"/>
          <w:b/>
          <w:iCs/>
        </w:rPr>
        <w:lastRenderedPageBreak/>
        <w:t>Figure 3.</w:t>
      </w:r>
    </w:p>
    <w:p w14:paraId="4287F2FC" w14:textId="1A1098F7" w:rsidR="001A401A" w:rsidRDefault="006D7E13" w:rsidP="001A401A">
      <w:pPr>
        <w:ind w:firstLine="0"/>
        <w:rPr>
          <w:rFonts w:ascii="Times New Roman" w:hAnsi="Times New Roman" w:cs="Times New Roman"/>
          <w:b/>
          <w:iCs/>
        </w:rPr>
      </w:pPr>
      <w:r>
        <w:rPr>
          <w:rFonts w:ascii="Times New Roman" w:hAnsi="Times New Roman" w:cs="Times New Roman"/>
          <w:b/>
          <w:iCs/>
          <w:noProof/>
          <w:lang w:val="da-DK" w:eastAsia="da-DK"/>
        </w:rPr>
        <w:drawing>
          <wp:inline distT="0" distB="0" distL="0" distR="0" wp14:anchorId="09C8EAD4" wp14:editId="7BE56D7D">
            <wp:extent cx="3627080" cy="3240000"/>
            <wp:effectExtent l="0" t="0" r="0" b="0"/>
            <wp:docPr id="2" name="Picture 2" descr="\\ad.nfit.au.dk\NFDFS\Users\bastian\Desktop\MAMMALS AND PALMS\Figures and Tables\Barplots_BodySizeFruitSize_060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nfit.au.dk\NFDFS\Users\bastian\Desktop\MAMMALS AND PALMS\Figures and Tables\Barplots_BodySizeFruitSize_060916.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11049" t="12340" r="19062" b="4413"/>
                    <a:stretch/>
                  </pic:blipFill>
                  <pic:spPr bwMode="auto">
                    <a:xfrm>
                      <a:off x="0" y="0"/>
                      <a:ext cx="3627080" cy="3240000"/>
                    </a:xfrm>
                    <a:prstGeom prst="rect">
                      <a:avLst/>
                    </a:prstGeom>
                    <a:noFill/>
                    <a:ln>
                      <a:noFill/>
                    </a:ln>
                    <a:extLst>
                      <a:ext uri="{53640926-AAD7-44D8-BBD7-CCE9431645EC}">
                        <a14:shadowObscured xmlns:a14="http://schemas.microsoft.com/office/drawing/2010/main"/>
                      </a:ext>
                    </a:extLst>
                  </pic:spPr>
                </pic:pic>
              </a:graphicData>
            </a:graphic>
          </wp:inline>
        </w:drawing>
      </w:r>
      <w:r w:rsidR="001A401A">
        <w:rPr>
          <w:rFonts w:ascii="Times New Roman" w:hAnsi="Times New Roman" w:cs="Times New Roman"/>
          <w:b/>
          <w:iCs/>
        </w:rPr>
        <w:br w:type="page"/>
      </w:r>
    </w:p>
    <w:p w14:paraId="4927EEC5" w14:textId="453DFB9B" w:rsidR="001A401A" w:rsidRDefault="001A401A" w:rsidP="00E044CF">
      <w:pPr>
        <w:ind w:firstLine="0"/>
        <w:rPr>
          <w:rFonts w:ascii="Times New Roman" w:hAnsi="Times New Roman" w:cs="Times New Roman"/>
          <w:b/>
          <w:iCs/>
        </w:rPr>
      </w:pPr>
      <w:r>
        <w:rPr>
          <w:rFonts w:ascii="Times New Roman" w:hAnsi="Times New Roman" w:cs="Times New Roman"/>
          <w:b/>
          <w:iCs/>
        </w:rPr>
        <w:lastRenderedPageBreak/>
        <w:t>Figure 4.</w:t>
      </w:r>
    </w:p>
    <w:p w14:paraId="434621C2" w14:textId="0F45D5A7" w:rsidR="00E044CF" w:rsidRPr="001A401A" w:rsidRDefault="006D7E13" w:rsidP="00E044CF">
      <w:pPr>
        <w:ind w:firstLine="0"/>
        <w:rPr>
          <w:rFonts w:ascii="Times New Roman" w:hAnsi="Times New Roman" w:cs="Times New Roman"/>
          <w:b/>
          <w:iCs/>
        </w:rPr>
      </w:pPr>
      <w:r>
        <w:rPr>
          <w:rFonts w:ascii="Times New Roman" w:hAnsi="Times New Roman" w:cs="Times New Roman"/>
          <w:b/>
          <w:noProof/>
          <w:lang w:val="da-DK" w:eastAsia="da-DK"/>
        </w:rPr>
        <w:drawing>
          <wp:inline distT="0" distB="0" distL="0" distR="0" wp14:anchorId="052232C0" wp14:editId="0C01A361">
            <wp:extent cx="5756910" cy="5255895"/>
            <wp:effectExtent l="0" t="0" r="0" b="1905"/>
            <wp:docPr id="5" name="Picture 5" descr="\\ad.nfit.au.dk\NFDFS\Users\bastian\Desktop\MAMMALS AND PALMS\Figures and Tables\NW_SEMs_060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nfit.au.dk\NFDFS\Users\bastian\Desktop\MAMMALS AND PALMS\Figures and Tables\NW_SEMs_06091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6910" cy="5255895"/>
                    </a:xfrm>
                    <a:prstGeom prst="rect">
                      <a:avLst/>
                    </a:prstGeom>
                    <a:noFill/>
                    <a:ln>
                      <a:noFill/>
                    </a:ln>
                  </pic:spPr>
                </pic:pic>
              </a:graphicData>
            </a:graphic>
          </wp:inline>
        </w:drawing>
      </w:r>
      <w:r w:rsidR="00E044CF" w:rsidRPr="00E044CF">
        <w:rPr>
          <w:rFonts w:ascii="Times New Roman" w:hAnsi="Times New Roman" w:cs="Times New Roman"/>
          <w:b/>
          <w:iCs/>
        </w:rPr>
        <w:br w:type="page"/>
      </w:r>
    </w:p>
    <w:p w14:paraId="25BD3208" w14:textId="3FDD48DF" w:rsidR="004C679A" w:rsidRPr="00F3273F" w:rsidRDefault="004C679A" w:rsidP="004C679A">
      <w:pPr>
        <w:ind w:firstLine="0"/>
        <w:rPr>
          <w:rFonts w:ascii="Times New Roman" w:hAnsi="Times New Roman" w:cs="Times New Roman"/>
          <w:b/>
          <w:iCs/>
          <w:sz w:val="28"/>
          <w:szCs w:val="28"/>
        </w:rPr>
      </w:pPr>
      <w:r>
        <w:rPr>
          <w:rFonts w:ascii="Times New Roman" w:hAnsi="Times New Roman" w:cs="Times New Roman"/>
          <w:b/>
          <w:iCs/>
          <w:sz w:val="28"/>
          <w:szCs w:val="28"/>
        </w:rPr>
        <w:lastRenderedPageBreak/>
        <w:t xml:space="preserve">Appendix </w:t>
      </w:r>
      <w:r w:rsidR="003D1CA4">
        <w:rPr>
          <w:rFonts w:ascii="Times New Roman" w:hAnsi="Times New Roman" w:cs="Times New Roman"/>
          <w:b/>
          <w:iCs/>
          <w:sz w:val="28"/>
          <w:szCs w:val="28"/>
        </w:rPr>
        <w:t>S</w:t>
      </w:r>
      <w:r w:rsidR="00F61125">
        <w:rPr>
          <w:rFonts w:ascii="Times New Roman" w:hAnsi="Times New Roman" w:cs="Times New Roman"/>
          <w:b/>
          <w:iCs/>
          <w:sz w:val="28"/>
          <w:szCs w:val="28"/>
        </w:rPr>
        <w:t>1.</w:t>
      </w:r>
      <w:r>
        <w:rPr>
          <w:rFonts w:ascii="Times New Roman" w:eastAsia="Times New Roman" w:hAnsi="Times New Roman" w:cs="Times New Roman"/>
          <w:lang w:eastAsia="da-DK"/>
        </w:rPr>
        <w:t xml:space="preserve"> </w:t>
      </w:r>
      <w:r w:rsidRPr="00D27B9B">
        <w:rPr>
          <w:rFonts w:ascii="Times New Roman" w:eastAsia="Times New Roman" w:hAnsi="Times New Roman" w:cs="Times New Roman"/>
          <w:b/>
          <w:sz w:val="28"/>
          <w:szCs w:val="28"/>
          <w:lang w:eastAsia="da-DK"/>
        </w:rPr>
        <w:t>Data sources</w:t>
      </w:r>
    </w:p>
    <w:p w14:paraId="1639F246" w14:textId="7B727083" w:rsidR="004C679A" w:rsidRDefault="004C679A" w:rsidP="004C679A">
      <w:pPr>
        <w:ind w:firstLine="0"/>
        <w:rPr>
          <w:rFonts w:ascii="Times New Roman" w:hAnsi="Times New Roman" w:cs="Times New Roman"/>
          <w:iCs/>
        </w:rPr>
      </w:pPr>
      <w:r w:rsidRPr="00E044CF">
        <w:rPr>
          <w:rFonts w:ascii="Times New Roman" w:hAnsi="Times New Roman" w:cs="Times New Roman"/>
          <w:b/>
          <w:iCs/>
        </w:rPr>
        <w:t xml:space="preserve">Table </w:t>
      </w:r>
      <w:r>
        <w:rPr>
          <w:rFonts w:ascii="Times New Roman" w:hAnsi="Times New Roman" w:cs="Times New Roman"/>
          <w:b/>
          <w:iCs/>
        </w:rPr>
        <w:t xml:space="preserve">S1. </w:t>
      </w:r>
      <w:r w:rsidRPr="00330E6A">
        <w:rPr>
          <w:rFonts w:ascii="Times New Roman" w:eastAsia="Calibri" w:hAnsi="Times New Roman" w:cs="Times New Roman"/>
        </w:rPr>
        <w:t>The table shows all used palm species of the dataset (</w:t>
      </w:r>
      <w:r w:rsidRPr="00330E6A">
        <w:rPr>
          <w:rFonts w:ascii="Times New Roman" w:eastAsia="Calibri" w:hAnsi="Times New Roman" w:cs="Times New Roman"/>
          <w:i/>
        </w:rPr>
        <w:t>n</w:t>
      </w:r>
      <w:r w:rsidR="00F61125">
        <w:rPr>
          <w:rFonts w:ascii="Times New Roman" w:eastAsia="Calibri" w:hAnsi="Times New Roman" w:cs="Times New Roman"/>
          <w:i/>
        </w:rPr>
        <w:t xml:space="preserve"> </w:t>
      </w:r>
      <w:r>
        <w:rPr>
          <w:rFonts w:ascii="Times New Roman" w:eastAsia="Calibri" w:hAnsi="Times New Roman" w:cs="Times New Roman"/>
        </w:rPr>
        <w:t>=</w:t>
      </w:r>
      <w:r w:rsidR="00F61125">
        <w:rPr>
          <w:rFonts w:ascii="Times New Roman" w:eastAsia="Calibri" w:hAnsi="Times New Roman" w:cs="Times New Roman"/>
        </w:rPr>
        <w:t xml:space="preserve"> </w:t>
      </w:r>
      <w:r>
        <w:rPr>
          <w:rFonts w:ascii="Times New Roman" w:eastAsia="Calibri" w:hAnsi="Times New Roman" w:cs="Times New Roman"/>
        </w:rPr>
        <w:t>2467</w:t>
      </w:r>
      <w:r w:rsidRPr="00330E6A">
        <w:rPr>
          <w:rFonts w:ascii="Times New Roman" w:eastAsia="Calibri" w:hAnsi="Times New Roman" w:cs="Times New Roman"/>
        </w:rPr>
        <w:t>) and attendant references which had been used to fulfill the values for average fruit size (length). For those species we were not able to find any literature sources (</w:t>
      </w:r>
      <w:r w:rsidRPr="00330E6A">
        <w:rPr>
          <w:rFonts w:ascii="Times New Roman" w:eastAsia="Calibri" w:hAnsi="Times New Roman" w:cs="Times New Roman"/>
          <w:i/>
        </w:rPr>
        <w:t>n</w:t>
      </w:r>
      <w:r w:rsidR="00F61125">
        <w:rPr>
          <w:rFonts w:ascii="Times New Roman" w:eastAsia="Calibri" w:hAnsi="Times New Roman" w:cs="Times New Roman"/>
          <w:i/>
        </w:rPr>
        <w:t xml:space="preserve"> </w:t>
      </w:r>
      <w:r w:rsidRPr="00330E6A">
        <w:rPr>
          <w:rFonts w:ascii="Times New Roman" w:eastAsia="Calibri" w:hAnsi="Times New Roman" w:cs="Times New Roman"/>
        </w:rPr>
        <w:t>=</w:t>
      </w:r>
      <w:r w:rsidR="00F61125">
        <w:rPr>
          <w:rFonts w:ascii="Times New Roman" w:eastAsia="Calibri" w:hAnsi="Times New Roman" w:cs="Times New Roman"/>
        </w:rPr>
        <w:t xml:space="preserve"> </w:t>
      </w:r>
      <w:r w:rsidRPr="00330E6A">
        <w:rPr>
          <w:rFonts w:ascii="Times New Roman" w:eastAsia="Calibri" w:hAnsi="Times New Roman" w:cs="Times New Roman"/>
        </w:rPr>
        <w:t xml:space="preserve">669, marked with </w:t>
      </w:r>
      <w:r w:rsidRPr="00330E6A">
        <w:rPr>
          <w:rFonts w:ascii="Times New Roman" w:eastAsia="Calibri" w:hAnsi="Times New Roman" w:cs="Times New Roman"/>
          <w:lang w:val="en-GB"/>
        </w:rPr>
        <w:t>‘</w:t>
      </w:r>
      <w:r w:rsidRPr="00330E6A">
        <w:rPr>
          <w:rFonts w:ascii="Times New Roman" w:eastAsia="Times New Roman" w:hAnsi="Times New Roman" w:cs="Times New Roman"/>
          <w:lang w:eastAsia="da-DK"/>
        </w:rPr>
        <w:t>—</w:t>
      </w:r>
      <w:r w:rsidRPr="00330E6A">
        <w:rPr>
          <w:rFonts w:ascii="Times New Roman" w:eastAsia="Calibri" w:hAnsi="Times New Roman" w:cs="Times New Roman"/>
          <w:lang w:val="en-GB"/>
        </w:rPr>
        <w:t xml:space="preserve">‘) we </w:t>
      </w:r>
      <w:r w:rsidRPr="00330E6A">
        <w:rPr>
          <w:rFonts w:ascii="Times New Roman" w:hAnsi="Times New Roman" w:cs="Times New Roman"/>
          <w:lang w:val="en-GB"/>
        </w:rPr>
        <w:t xml:space="preserve">calculated the mean </w:t>
      </w:r>
      <w:r w:rsidRPr="00330E6A">
        <w:rPr>
          <w:rFonts w:ascii="Times New Roman" w:hAnsi="Times New Roman" w:cs="Times New Roman"/>
          <w:iCs/>
        </w:rPr>
        <w:t>of congeners to estimate the value for the missing species.</w:t>
      </w:r>
    </w:p>
    <w:p w14:paraId="27F5EEAD" w14:textId="1B6DE1CC" w:rsidR="00E469DB" w:rsidRDefault="00611458" w:rsidP="004C679A">
      <w:pPr>
        <w:ind w:firstLine="0"/>
        <w:rPr>
          <w:rFonts w:ascii="Times New Roman" w:hAnsi="Times New Roman" w:cs="Times New Roman"/>
        </w:rPr>
      </w:pPr>
      <w:r w:rsidRPr="001365F9">
        <w:rPr>
          <w:rFonts w:ascii="Times New Roman" w:hAnsi="Times New Roman" w:cs="Times New Roman"/>
          <w:b/>
        </w:rPr>
        <w:t xml:space="preserve">Table </w:t>
      </w:r>
      <w:r w:rsidRPr="006F0B20">
        <w:rPr>
          <w:rFonts w:ascii="Times New Roman" w:hAnsi="Times New Roman" w:cs="Times New Roman"/>
          <w:b/>
        </w:rPr>
        <w:t>S2</w:t>
      </w:r>
      <w:r w:rsidR="00E469DB">
        <w:rPr>
          <w:rFonts w:ascii="Times New Roman" w:hAnsi="Times New Roman" w:cs="Times New Roman"/>
          <w:b/>
        </w:rPr>
        <w:t>.</w:t>
      </w:r>
      <w:r w:rsidRPr="001365F9">
        <w:rPr>
          <w:rFonts w:ascii="Times New Roman" w:hAnsi="Times New Roman" w:cs="Times New Roman"/>
        </w:rPr>
        <w:t xml:space="preserve"> </w:t>
      </w:r>
      <w:r w:rsidRPr="009D13B1">
        <w:rPr>
          <w:rFonts w:ascii="Times New Roman" w:hAnsi="Times New Roman" w:cs="Times New Roman"/>
        </w:rPr>
        <w:t>For each genus</w:t>
      </w:r>
      <w:r>
        <w:rPr>
          <w:rFonts w:ascii="Times New Roman" w:hAnsi="Times New Roman" w:cs="Times New Roman"/>
        </w:rPr>
        <w:t xml:space="preserve"> </w:t>
      </w:r>
      <w:r w:rsidRPr="001365F9">
        <w:rPr>
          <w:rFonts w:ascii="Times New Roman" w:hAnsi="Times New Roman" w:cs="Times New Roman"/>
        </w:rPr>
        <w:t>(</w:t>
      </w:r>
      <w:r w:rsidRPr="001365F9">
        <w:rPr>
          <w:rFonts w:ascii="Times New Roman" w:hAnsi="Times New Roman" w:cs="Times New Roman"/>
          <w:i/>
        </w:rPr>
        <w:t>n</w:t>
      </w:r>
      <w:r w:rsidR="00F61125">
        <w:rPr>
          <w:rFonts w:ascii="Times New Roman" w:hAnsi="Times New Roman" w:cs="Times New Roman"/>
          <w:i/>
        </w:rPr>
        <w:t xml:space="preserve"> </w:t>
      </w:r>
      <w:r w:rsidRPr="001365F9">
        <w:rPr>
          <w:rFonts w:ascii="Times New Roman" w:hAnsi="Times New Roman" w:cs="Times New Roman"/>
        </w:rPr>
        <w:t>=</w:t>
      </w:r>
      <w:r w:rsidR="00F61125">
        <w:rPr>
          <w:rFonts w:ascii="Times New Roman" w:hAnsi="Times New Roman" w:cs="Times New Roman"/>
        </w:rPr>
        <w:t xml:space="preserve"> </w:t>
      </w:r>
      <w:r w:rsidRPr="001365F9">
        <w:rPr>
          <w:rFonts w:ascii="Times New Roman" w:hAnsi="Times New Roman" w:cs="Times New Roman"/>
        </w:rPr>
        <w:t>183)</w:t>
      </w:r>
      <w:r w:rsidRPr="009D13B1">
        <w:rPr>
          <w:rFonts w:ascii="Times New Roman" w:hAnsi="Times New Roman" w:cs="Times New Roman"/>
        </w:rPr>
        <w:t xml:space="preserve">, the number of all species, the number of species for which </w:t>
      </w:r>
      <w:r>
        <w:rPr>
          <w:rFonts w:ascii="Times New Roman" w:hAnsi="Times New Roman" w:cs="Times New Roman"/>
        </w:rPr>
        <w:t>fruit size has</w:t>
      </w:r>
      <w:r w:rsidRPr="009D13B1">
        <w:rPr>
          <w:rFonts w:ascii="Times New Roman" w:hAnsi="Times New Roman" w:cs="Times New Roman"/>
        </w:rPr>
        <w:t xml:space="preserve"> been estimated, and the trait variation (mean, </w:t>
      </w:r>
      <w:r>
        <w:rPr>
          <w:rFonts w:ascii="Times New Roman" w:hAnsi="Times New Roman" w:cs="Times New Roman"/>
        </w:rPr>
        <w:t>median and standard deviation SD</w:t>
      </w:r>
      <w:r w:rsidRPr="009D13B1">
        <w:rPr>
          <w:rFonts w:ascii="Times New Roman" w:hAnsi="Times New Roman" w:cs="Times New Roman"/>
        </w:rPr>
        <w:t>) for all species with available data is given. Note that SD is not available for genera with only one species.</w:t>
      </w:r>
    </w:p>
    <w:p w14:paraId="3781296D" w14:textId="3CC594DE" w:rsidR="004C679A" w:rsidRPr="00611458" w:rsidRDefault="00E469DB" w:rsidP="004C679A">
      <w:pPr>
        <w:ind w:firstLine="0"/>
        <w:rPr>
          <w:rFonts w:ascii="Times New Roman" w:hAnsi="Times New Roman" w:cs="Times New Roman"/>
        </w:rPr>
      </w:pPr>
      <w:r w:rsidRPr="00E469DB">
        <w:rPr>
          <w:rFonts w:ascii="Times New Roman" w:hAnsi="Times New Roman" w:cs="Times New Roman"/>
          <w:b/>
        </w:rPr>
        <w:t>Table S3.</w:t>
      </w:r>
      <w:r>
        <w:rPr>
          <w:rFonts w:ascii="Times New Roman" w:hAnsi="Times New Roman" w:cs="Times New Roman"/>
        </w:rPr>
        <w:t xml:space="preserve"> </w:t>
      </w:r>
      <w:r w:rsidR="006D7E13">
        <w:rPr>
          <w:rFonts w:ascii="Times New Roman" w:hAnsi="Times New Roman" w:cs="Times New Roman"/>
        </w:rPr>
        <w:t>Table</w:t>
      </w:r>
      <w:r w:rsidR="006D7E13" w:rsidRPr="009E10EF">
        <w:rPr>
          <w:rFonts w:ascii="Times New Roman" w:hAnsi="Times New Roman" w:cs="Times New Roman"/>
        </w:rPr>
        <w:t xml:space="preserve"> </w:t>
      </w:r>
      <w:r w:rsidR="006D7E13">
        <w:rPr>
          <w:rFonts w:ascii="Times New Roman" w:hAnsi="Times New Roman" w:cs="Times New Roman"/>
        </w:rPr>
        <w:t>shows the</w:t>
      </w:r>
      <w:r w:rsidR="006D7E13" w:rsidRPr="009E10EF">
        <w:rPr>
          <w:rFonts w:ascii="Times New Roman" w:hAnsi="Times New Roman" w:cs="Times New Roman"/>
        </w:rPr>
        <w:t xml:space="preserve"> largest</w:t>
      </w:r>
      <w:r w:rsidR="006D7E13">
        <w:rPr>
          <w:rFonts w:ascii="Times New Roman" w:hAnsi="Times New Roman" w:cs="Times New Roman"/>
        </w:rPr>
        <w:t xml:space="preserve"> present-natural mammal species</w:t>
      </w:r>
      <w:r w:rsidR="006D7E13" w:rsidRPr="009E10EF">
        <w:rPr>
          <w:rFonts w:ascii="Times New Roman" w:hAnsi="Times New Roman" w:cs="Times New Roman"/>
        </w:rPr>
        <w:t xml:space="preserve"> </w:t>
      </w:r>
      <w:r w:rsidR="006D7E13">
        <w:rPr>
          <w:rFonts w:ascii="Times New Roman" w:hAnsi="Times New Roman" w:cs="Times New Roman"/>
        </w:rPr>
        <w:t>and their potential weight (in g) for each</w:t>
      </w:r>
      <w:r w:rsidR="006D7E13" w:rsidRPr="009E10EF">
        <w:rPr>
          <w:rFonts w:ascii="Times New Roman" w:hAnsi="Times New Roman" w:cs="Times New Roman"/>
        </w:rPr>
        <w:t xml:space="preserve"> </w:t>
      </w:r>
      <w:r w:rsidR="006D7E13">
        <w:rPr>
          <w:rFonts w:ascii="Times New Roman" w:hAnsi="Times New Roman" w:cs="Times New Roman"/>
        </w:rPr>
        <w:t xml:space="preserve">of the </w:t>
      </w:r>
      <w:r w:rsidR="006D7E13" w:rsidRPr="009E10EF">
        <w:rPr>
          <w:rFonts w:ascii="Times New Roman" w:hAnsi="Times New Roman" w:cs="Times New Roman"/>
        </w:rPr>
        <w:t xml:space="preserve">major biogeographical </w:t>
      </w:r>
      <w:r w:rsidR="00A462AF">
        <w:rPr>
          <w:rFonts w:ascii="Times New Roman" w:hAnsi="Times New Roman" w:cs="Times New Roman"/>
        </w:rPr>
        <w:t>realms</w:t>
      </w:r>
      <w:r w:rsidR="006D7E13">
        <w:rPr>
          <w:rFonts w:ascii="Times New Roman" w:hAnsi="Times New Roman" w:cs="Times New Roman"/>
        </w:rPr>
        <w:t xml:space="preserve"> (New World, Western and Eastern Old World). Only mammal species are listed which occur in </w:t>
      </w:r>
      <w:r w:rsidR="006D7E13" w:rsidRPr="0029592C">
        <w:rPr>
          <w:rFonts w:ascii="Times New Roman" w:hAnsi="Times New Roman" w:cs="Times New Roman"/>
          <w:bCs/>
        </w:rPr>
        <w:t>≥</w:t>
      </w:r>
      <w:r w:rsidR="006D7E13">
        <w:rPr>
          <w:rFonts w:ascii="Times New Roman" w:hAnsi="Times New Roman" w:cs="Times New Roman"/>
        </w:rPr>
        <w:t>5 TDWG level 3 units in which also palms occur.</w:t>
      </w:r>
      <w:r w:rsidR="004C679A">
        <w:rPr>
          <w:rFonts w:ascii="Times New Roman" w:hAnsi="Times New Roman" w:cs="Times New Roman"/>
          <w:b/>
          <w:sz w:val="28"/>
          <w:szCs w:val="28"/>
        </w:rPr>
        <w:br w:type="page"/>
      </w:r>
    </w:p>
    <w:p w14:paraId="7DF4EC8B" w14:textId="1B018A95" w:rsidR="00416CD5" w:rsidRDefault="00D27B9B" w:rsidP="00E044CF">
      <w:pPr>
        <w:ind w:firstLine="0"/>
        <w:rPr>
          <w:rFonts w:ascii="Times New Roman" w:eastAsia="Times New Roman" w:hAnsi="Times New Roman" w:cs="Times New Roman"/>
          <w:b/>
          <w:sz w:val="28"/>
          <w:szCs w:val="28"/>
          <w:lang w:eastAsia="da-DK"/>
        </w:rPr>
      </w:pPr>
      <w:r w:rsidRPr="00D27B9B">
        <w:rPr>
          <w:rFonts w:ascii="Times New Roman" w:hAnsi="Times New Roman" w:cs="Times New Roman"/>
          <w:b/>
          <w:sz w:val="28"/>
          <w:szCs w:val="28"/>
        </w:rPr>
        <w:lastRenderedPageBreak/>
        <w:t>Ap</w:t>
      </w:r>
      <w:r w:rsidR="00DD7E5E">
        <w:rPr>
          <w:rFonts w:ascii="Times New Roman" w:hAnsi="Times New Roman" w:cs="Times New Roman"/>
          <w:b/>
          <w:sz w:val="28"/>
          <w:szCs w:val="28"/>
        </w:rPr>
        <w:t>p</w:t>
      </w:r>
      <w:r w:rsidR="00E51982">
        <w:rPr>
          <w:rFonts w:ascii="Times New Roman" w:hAnsi="Times New Roman" w:cs="Times New Roman"/>
          <w:b/>
          <w:sz w:val="28"/>
          <w:szCs w:val="28"/>
        </w:rPr>
        <w:t xml:space="preserve">endix </w:t>
      </w:r>
      <w:r w:rsidR="003D1CA4">
        <w:rPr>
          <w:rFonts w:ascii="Times New Roman" w:hAnsi="Times New Roman" w:cs="Times New Roman"/>
          <w:b/>
          <w:sz w:val="28"/>
          <w:szCs w:val="28"/>
        </w:rPr>
        <w:t>S</w:t>
      </w:r>
      <w:r w:rsidR="00F61125">
        <w:rPr>
          <w:rFonts w:ascii="Times New Roman" w:hAnsi="Times New Roman" w:cs="Times New Roman"/>
          <w:b/>
          <w:sz w:val="28"/>
          <w:szCs w:val="28"/>
        </w:rPr>
        <w:t>2.</w:t>
      </w:r>
      <w:r>
        <w:rPr>
          <w:rFonts w:ascii="Times New Roman" w:eastAsia="Times New Roman" w:hAnsi="Times New Roman" w:cs="Times New Roman"/>
          <w:lang w:eastAsia="da-DK"/>
        </w:rPr>
        <w:t xml:space="preserve"> </w:t>
      </w:r>
      <w:r w:rsidRPr="00D27B9B">
        <w:rPr>
          <w:rFonts w:ascii="Times New Roman" w:eastAsia="Times New Roman" w:hAnsi="Times New Roman" w:cs="Times New Roman"/>
          <w:b/>
          <w:sz w:val="28"/>
          <w:szCs w:val="28"/>
          <w:lang w:eastAsia="da-DK"/>
        </w:rPr>
        <w:t>Supplementary methods</w:t>
      </w:r>
    </w:p>
    <w:p w14:paraId="1DAD4629" w14:textId="426E45C5" w:rsidR="006D7E13" w:rsidRDefault="006D7E13" w:rsidP="006D7E13">
      <w:pPr>
        <w:ind w:firstLine="0"/>
        <w:rPr>
          <w:rFonts w:ascii="Times New Roman" w:eastAsia="Times New Roman" w:hAnsi="Times New Roman" w:cs="Times New Roman"/>
          <w:lang w:eastAsia="da-DK"/>
        </w:rPr>
      </w:pPr>
      <w:r w:rsidRPr="0091184F">
        <w:rPr>
          <w:rFonts w:ascii="Times New Roman" w:eastAsia="Times New Roman" w:hAnsi="Times New Roman" w:cs="Times New Roman"/>
          <w:b/>
          <w:lang w:eastAsia="da-DK"/>
        </w:rPr>
        <w:t>Figure S1</w:t>
      </w:r>
      <w:r>
        <w:rPr>
          <w:rFonts w:ascii="Times New Roman" w:eastAsia="Times New Roman" w:hAnsi="Times New Roman" w:cs="Times New Roman"/>
          <w:b/>
          <w:lang w:eastAsia="da-DK"/>
        </w:rPr>
        <w:t>.</w:t>
      </w:r>
      <w:r w:rsidRPr="0091184F">
        <w:rPr>
          <w:rFonts w:ascii="Times New Roman" w:eastAsia="Times New Roman" w:hAnsi="Times New Roman" w:cs="Times New Roman"/>
          <w:b/>
          <w:lang w:eastAsia="da-DK"/>
        </w:rPr>
        <w:t xml:space="preserve"> </w:t>
      </w:r>
      <w:r>
        <w:rPr>
          <w:rFonts w:ascii="Times New Roman" w:eastAsia="Times New Roman" w:hAnsi="Times New Roman" w:cs="Times New Roman"/>
          <w:lang w:eastAsia="da-DK"/>
        </w:rPr>
        <w:t>Map shows the</w:t>
      </w:r>
      <w:r w:rsidRPr="0091184F">
        <w:rPr>
          <w:rFonts w:ascii="Times New Roman" w:eastAsia="Times New Roman" w:hAnsi="Times New Roman" w:cs="Times New Roman"/>
          <w:lang w:eastAsia="da-DK"/>
        </w:rPr>
        <w:t xml:space="preserve"> geographic units as defined by the International Working Group on Taxonomic</w:t>
      </w:r>
      <w:r>
        <w:rPr>
          <w:rFonts w:ascii="Times New Roman" w:eastAsia="Times New Roman" w:hAnsi="Times New Roman" w:cs="Times New Roman"/>
          <w:lang w:eastAsia="da-DK"/>
        </w:rPr>
        <w:t xml:space="preserve"> Databases (TDWG level 3 units) and </w:t>
      </w:r>
      <w:r w:rsidRPr="0091184F">
        <w:rPr>
          <w:rFonts w:ascii="Times New Roman" w:eastAsia="Times New Roman" w:hAnsi="Times New Roman" w:cs="Times New Roman"/>
          <w:lang w:eastAsia="da-DK"/>
        </w:rPr>
        <w:t xml:space="preserve">the assignment of each TDWG level 3 unit to a </w:t>
      </w:r>
      <w:r>
        <w:rPr>
          <w:rFonts w:ascii="Times New Roman" w:eastAsia="Times New Roman" w:hAnsi="Times New Roman" w:cs="Times New Roman"/>
          <w:lang w:eastAsia="da-DK"/>
        </w:rPr>
        <w:t xml:space="preserve">major </w:t>
      </w:r>
      <w:r w:rsidRPr="0091184F">
        <w:rPr>
          <w:rFonts w:ascii="Times New Roman" w:eastAsia="Times New Roman" w:hAnsi="Times New Roman" w:cs="Times New Roman"/>
          <w:lang w:eastAsia="da-DK"/>
        </w:rPr>
        <w:t>biogeographic</w:t>
      </w:r>
      <w:r>
        <w:rPr>
          <w:rFonts w:ascii="Times New Roman" w:eastAsia="Times New Roman" w:hAnsi="Times New Roman" w:cs="Times New Roman"/>
          <w:lang w:eastAsia="da-DK"/>
        </w:rPr>
        <w:t>al</w:t>
      </w:r>
      <w:r w:rsidRPr="0091184F">
        <w:rPr>
          <w:rFonts w:ascii="Times New Roman" w:eastAsia="Times New Roman" w:hAnsi="Times New Roman" w:cs="Times New Roman"/>
          <w:lang w:eastAsia="da-DK"/>
        </w:rPr>
        <w:t xml:space="preserve"> </w:t>
      </w:r>
      <w:r w:rsidR="00A462AF">
        <w:rPr>
          <w:rFonts w:ascii="Times New Roman" w:eastAsia="Times New Roman" w:hAnsi="Times New Roman" w:cs="Times New Roman"/>
          <w:lang w:eastAsia="da-DK"/>
        </w:rPr>
        <w:t>realms</w:t>
      </w:r>
      <w:r w:rsidRPr="0091184F">
        <w:rPr>
          <w:rFonts w:ascii="Times New Roman" w:eastAsia="Times New Roman" w:hAnsi="Times New Roman" w:cs="Times New Roman"/>
          <w:lang w:eastAsia="da-DK"/>
        </w:rPr>
        <w:t xml:space="preserve"> </w:t>
      </w:r>
      <w:r>
        <w:rPr>
          <w:rFonts w:ascii="Times New Roman" w:eastAsia="Times New Roman" w:hAnsi="Times New Roman" w:cs="Times New Roman"/>
          <w:lang w:eastAsia="da-DK"/>
        </w:rPr>
        <w:t xml:space="preserve">(New World, </w:t>
      </w:r>
      <w:r w:rsidRPr="0091184F">
        <w:rPr>
          <w:rFonts w:ascii="Times New Roman" w:eastAsia="Times New Roman" w:hAnsi="Times New Roman" w:cs="Times New Roman"/>
          <w:i/>
          <w:lang w:eastAsia="da-DK"/>
        </w:rPr>
        <w:t>n</w:t>
      </w:r>
      <w:r>
        <w:rPr>
          <w:rFonts w:ascii="Times New Roman" w:eastAsia="Times New Roman" w:hAnsi="Times New Roman" w:cs="Times New Roman"/>
          <w:i/>
          <w:lang w:eastAsia="da-DK"/>
        </w:rPr>
        <w:t xml:space="preserve"> </w:t>
      </w:r>
      <w:r>
        <w:rPr>
          <w:rFonts w:ascii="Times New Roman" w:eastAsia="Times New Roman" w:hAnsi="Times New Roman" w:cs="Times New Roman"/>
          <w:lang w:eastAsia="da-DK"/>
        </w:rPr>
        <w:t xml:space="preserve">= 61 TDWG units; Western Old World, </w:t>
      </w:r>
      <w:r w:rsidRPr="0091184F">
        <w:rPr>
          <w:rFonts w:ascii="Times New Roman" w:eastAsia="Times New Roman" w:hAnsi="Times New Roman" w:cs="Times New Roman"/>
          <w:i/>
          <w:lang w:eastAsia="da-DK"/>
        </w:rPr>
        <w:t>n</w:t>
      </w:r>
      <w:r>
        <w:rPr>
          <w:rFonts w:ascii="Times New Roman" w:eastAsia="Times New Roman" w:hAnsi="Times New Roman" w:cs="Times New Roman"/>
          <w:i/>
          <w:lang w:eastAsia="da-DK"/>
        </w:rPr>
        <w:t xml:space="preserve"> </w:t>
      </w:r>
      <w:r>
        <w:rPr>
          <w:rFonts w:ascii="Times New Roman" w:eastAsia="Times New Roman" w:hAnsi="Times New Roman" w:cs="Times New Roman"/>
          <w:lang w:eastAsia="da-DK"/>
        </w:rPr>
        <w:t xml:space="preserve">= 62; Eastern Old World, </w:t>
      </w:r>
      <w:r w:rsidRPr="0091184F">
        <w:rPr>
          <w:rFonts w:ascii="Times New Roman" w:eastAsia="Times New Roman" w:hAnsi="Times New Roman" w:cs="Times New Roman"/>
          <w:i/>
          <w:lang w:eastAsia="da-DK"/>
        </w:rPr>
        <w:t>n</w:t>
      </w:r>
      <w:r>
        <w:rPr>
          <w:rFonts w:ascii="Times New Roman" w:eastAsia="Times New Roman" w:hAnsi="Times New Roman" w:cs="Times New Roman"/>
          <w:i/>
          <w:lang w:eastAsia="da-DK"/>
        </w:rPr>
        <w:t xml:space="preserve"> </w:t>
      </w:r>
      <w:r>
        <w:rPr>
          <w:rFonts w:ascii="Times New Roman" w:eastAsia="Times New Roman" w:hAnsi="Times New Roman" w:cs="Times New Roman"/>
          <w:lang w:eastAsia="da-DK"/>
        </w:rPr>
        <w:t>= 64).</w:t>
      </w:r>
    </w:p>
    <w:p w14:paraId="1B695A4E" w14:textId="77777777" w:rsidR="006D7E13" w:rsidRDefault="006D7E13" w:rsidP="006D7E13">
      <w:pPr>
        <w:ind w:firstLine="0"/>
        <w:rPr>
          <w:rFonts w:ascii="Times New Roman" w:hAnsi="Times New Roman" w:cs="Times New Roman"/>
          <w:iCs/>
        </w:rPr>
      </w:pPr>
      <w:r w:rsidRPr="006D7E13">
        <w:rPr>
          <w:rFonts w:ascii="Times New Roman" w:hAnsi="Times New Roman" w:cs="Times New Roman"/>
          <w:b/>
        </w:rPr>
        <w:t xml:space="preserve">Figure S2. </w:t>
      </w:r>
      <w:r w:rsidRPr="00FF6249">
        <w:rPr>
          <w:rFonts w:ascii="Times New Roman" w:hAnsi="Times New Roman" w:cs="Times New Roman"/>
          <w:iCs/>
        </w:rPr>
        <w:t xml:space="preserve">Results of </w:t>
      </w:r>
      <w:r>
        <w:rPr>
          <w:rFonts w:ascii="Times New Roman" w:hAnsi="Times New Roman" w:cs="Times New Roman"/>
          <w:iCs/>
        </w:rPr>
        <w:t>the structural equation models (SEM</w:t>
      </w:r>
      <w:r w:rsidRPr="00FF6249">
        <w:rPr>
          <w:rFonts w:ascii="Times New Roman" w:hAnsi="Times New Roman" w:cs="Times New Roman"/>
          <w:iCs/>
        </w:rPr>
        <w:t xml:space="preserve">) </w:t>
      </w:r>
      <w:r>
        <w:rPr>
          <w:rFonts w:ascii="Times New Roman" w:hAnsi="Times New Roman" w:cs="Times New Roman"/>
          <w:iCs/>
        </w:rPr>
        <w:t xml:space="preserve">of current frugivorous mammals within the Western Old World (A) and Eastern Old World (B) </w:t>
      </w:r>
      <w:r w:rsidRPr="00FF6249">
        <w:rPr>
          <w:rFonts w:ascii="Times New Roman" w:hAnsi="Times New Roman" w:cs="Times New Roman"/>
          <w:iCs/>
        </w:rPr>
        <w:t xml:space="preserve">showing direct and indirect </w:t>
      </w:r>
      <w:r>
        <w:rPr>
          <w:rFonts w:ascii="Times New Roman" w:hAnsi="Times New Roman" w:cs="Times New Roman"/>
          <w:iCs/>
        </w:rPr>
        <w:t>effects</w:t>
      </w:r>
      <w:r w:rsidRPr="00FF6249">
        <w:rPr>
          <w:rFonts w:ascii="Times New Roman" w:hAnsi="Times New Roman" w:cs="Times New Roman"/>
          <w:iCs/>
        </w:rPr>
        <w:t xml:space="preserve"> of biotic and abiotic drivers on the response variables palm fruit size, mammal body size and </w:t>
      </w:r>
      <w:r>
        <w:rPr>
          <w:rFonts w:ascii="Times New Roman" w:hAnsi="Times New Roman" w:cs="Times New Roman"/>
          <w:iCs/>
        </w:rPr>
        <w:t>net primary productivity (</w:t>
      </w:r>
      <w:r w:rsidRPr="00FF6249">
        <w:rPr>
          <w:rFonts w:ascii="Times New Roman" w:hAnsi="Times New Roman" w:cs="Times New Roman"/>
          <w:iCs/>
        </w:rPr>
        <w:t>NPP</w:t>
      </w:r>
      <w:r>
        <w:rPr>
          <w:rFonts w:ascii="Times New Roman" w:hAnsi="Times New Roman" w:cs="Times New Roman"/>
          <w:iCs/>
        </w:rPr>
        <w:t>)</w:t>
      </w:r>
      <w:r w:rsidRPr="00FF6249">
        <w:rPr>
          <w:rFonts w:ascii="Times New Roman" w:hAnsi="Times New Roman" w:cs="Times New Roman"/>
          <w:iCs/>
        </w:rPr>
        <w:t xml:space="preserve">. </w:t>
      </w:r>
      <w:r w:rsidRPr="004C679A">
        <w:rPr>
          <w:rFonts w:ascii="Times New Roman" w:hAnsi="Times New Roman" w:cs="Times New Roman"/>
          <w:iCs/>
        </w:rPr>
        <w:t xml:space="preserve">All arrows illustrate </w:t>
      </w:r>
      <w:r>
        <w:rPr>
          <w:rFonts w:ascii="Times New Roman" w:hAnsi="Times New Roman" w:cs="Times New Roman"/>
          <w:iCs/>
        </w:rPr>
        <w:t xml:space="preserve">statistically </w:t>
      </w:r>
      <w:r w:rsidRPr="004C679A">
        <w:rPr>
          <w:rFonts w:ascii="Times New Roman" w:hAnsi="Times New Roman" w:cs="Times New Roman"/>
          <w:iCs/>
        </w:rPr>
        <w:t>significant effects</w:t>
      </w:r>
      <w:r>
        <w:rPr>
          <w:rFonts w:ascii="Times New Roman" w:hAnsi="Times New Roman" w:cs="Times New Roman"/>
          <w:iCs/>
        </w:rPr>
        <w:t xml:space="preserve"> and v</w:t>
      </w:r>
      <w:r w:rsidRPr="004C679A">
        <w:rPr>
          <w:rFonts w:ascii="Times New Roman" w:hAnsi="Times New Roman" w:cs="Times New Roman"/>
          <w:iCs/>
        </w:rPr>
        <w:t xml:space="preserve">alues show standardized coefficients, with arrow thickness being proportional to effect strength. </w:t>
      </w:r>
      <w:r w:rsidRPr="004C679A">
        <w:rPr>
          <w:rFonts w:ascii="Times New Roman" w:hAnsi="Times New Roman" w:cs="Times New Roman"/>
          <w:i/>
          <w:iCs/>
        </w:rPr>
        <w:t>R</w:t>
      </w:r>
      <w:r w:rsidRPr="004C679A">
        <w:rPr>
          <w:rFonts w:ascii="Times New Roman" w:hAnsi="Times New Roman" w:cs="Times New Roman"/>
          <w:iCs/>
          <w:vertAlign w:val="superscript"/>
        </w:rPr>
        <w:t>2</w:t>
      </w:r>
      <w:r>
        <w:rPr>
          <w:rFonts w:ascii="Times New Roman" w:hAnsi="Times New Roman" w:cs="Times New Roman"/>
          <w:iCs/>
        </w:rPr>
        <w:t xml:space="preserve">–values </w:t>
      </w:r>
      <w:r w:rsidRPr="004C679A">
        <w:rPr>
          <w:rFonts w:ascii="Times New Roman" w:hAnsi="Times New Roman" w:cs="Times New Roman"/>
          <w:iCs/>
        </w:rPr>
        <w:t xml:space="preserve">show the </w:t>
      </w:r>
      <w:r>
        <w:rPr>
          <w:rFonts w:ascii="Times New Roman" w:hAnsi="Times New Roman" w:cs="Times New Roman"/>
          <w:iCs/>
        </w:rPr>
        <w:t xml:space="preserve">explained </w:t>
      </w:r>
      <w:r w:rsidRPr="004C679A">
        <w:rPr>
          <w:rFonts w:ascii="Times New Roman" w:hAnsi="Times New Roman" w:cs="Times New Roman"/>
          <w:iCs/>
        </w:rPr>
        <w:t>variance of the response variable.</w:t>
      </w:r>
      <w:r>
        <w:rPr>
          <w:rFonts w:ascii="Times New Roman" w:hAnsi="Times New Roman" w:cs="Times New Roman"/>
          <w:iCs/>
        </w:rPr>
        <w:t xml:space="preserve"> On the right p</w:t>
      </w:r>
      <w:r w:rsidRPr="004C679A">
        <w:rPr>
          <w:rFonts w:ascii="Times New Roman" w:hAnsi="Times New Roman" w:cs="Times New Roman"/>
          <w:iCs/>
        </w:rPr>
        <w:t>ar</w:t>
      </w:r>
      <w:r>
        <w:rPr>
          <w:rFonts w:ascii="Times New Roman" w:hAnsi="Times New Roman" w:cs="Times New Roman"/>
          <w:iCs/>
        </w:rPr>
        <w:t>tial residual plots illustrate</w:t>
      </w:r>
      <w:r w:rsidRPr="004C679A">
        <w:rPr>
          <w:rFonts w:ascii="Times New Roman" w:hAnsi="Times New Roman" w:cs="Times New Roman"/>
          <w:iCs/>
        </w:rPr>
        <w:t xml:space="preserve"> the relationship </w:t>
      </w:r>
      <w:r>
        <w:rPr>
          <w:rFonts w:ascii="Times New Roman" w:hAnsi="Times New Roman" w:cs="Times New Roman"/>
          <w:iCs/>
        </w:rPr>
        <w:t>between</w:t>
      </w:r>
      <w:r w:rsidRPr="004C679A">
        <w:rPr>
          <w:rFonts w:ascii="Times New Roman" w:hAnsi="Times New Roman" w:cs="Times New Roman"/>
          <w:iCs/>
        </w:rPr>
        <w:t xml:space="preserve"> assemblage</w:t>
      </w:r>
      <w:r>
        <w:rPr>
          <w:rFonts w:ascii="Times New Roman" w:hAnsi="Times New Roman" w:cs="Times New Roman"/>
          <w:iCs/>
        </w:rPr>
        <w:t>-level</w:t>
      </w:r>
      <w:r w:rsidRPr="004C679A">
        <w:rPr>
          <w:rFonts w:ascii="Times New Roman" w:hAnsi="Times New Roman" w:cs="Times New Roman"/>
          <w:iCs/>
        </w:rPr>
        <w:t xml:space="preserve"> mean fruit sizes of palms and mammal body sizes with current </w:t>
      </w:r>
      <w:r>
        <w:rPr>
          <w:rFonts w:ascii="Times New Roman" w:hAnsi="Times New Roman" w:cs="Times New Roman"/>
          <w:iCs/>
        </w:rPr>
        <w:t>distributions</w:t>
      </w:r>
      <w:r w:rsidRPr="004C679A">
        <w:rPr>
          <w:rFonts w:ascii="Times New Roman" w:hAnsi="Times New Roman" w:cs="Times New Roman"/>
          <w:iCs/>
        </w:rPr>
        <w:t xml:space="preserve"> </w:t>
      </w:r>
      <w:r>
        <w:rPr>
          <w:rFonts w:ascii="Times New Roman" w:hAnsi="Times New Roman" w:cs="Times New Roman"/>
          <w:iCs/>
        </w:rPr>
        <w:t xml:space="preserve">for the Western (C) and Eastern Old World (D) </w:t>
      </w:r>
      <w:r w:rsidRPr="004C679A">
        <w:rPr>
          <w:rFonts w:ascii="Times New Roman" w:hAnsi="Times New Roman" w:cs="Times New Roman"/>
          <w:iCs/>
        </w:rPr>
        <w:t xml:space="preserve">when all other predictor variables in the </w:t>
      </w:r>
      <w:r>
        <w:rPr>
          <w:rFonts w:ascii="Times New Roman" w:hAnsi="Times New Roman" w:cs="Times New Roman"/>
          <w:iCs/>
        </w:rPr>
        <w:t xml:space="preserve">multi-predictor </w:t>
      </w:r>
      <w:r w:rsidRPr="004C679A">
        <w:rPr>
          <w:rFonts w:ascii="Times New Roman" w:hAnsi="Times New Roman" w:cs="Times New Roman"/>
          <w:iCs/>
        </w:rPr>
        <w:t>model are statistically accounted for. Abbreviations of predictor and response variables</w:t>
      </w:r>
      <w:r>
        <w:rPr>
          <w:rFonts w:ascii="Times New Roman" w:hAnsi="Times New Roman" w:cs="Times New Roman"/>
          <w:iCs/>
        </w:rPr>
        <w:t xml:space="preserve"> can be found in Table 1.</w:t>
      </w:r>
    </w:p>
    <w:p w14:paraId="33BA19C9" w14:textId="77777777" w:rsidR="006D7E13" w:rsidRDefault="006D7E13" w:rsidP="006D7E13">
      <w:pPr>
        <w:ind w:firstLine="0"/>
        <w:rPr>
          <w:rFonts w:ascii="Times New Roman" w:hAnsi="Times New Roman" w:cs="Times New Roman"/>
          <w:iCs/>
        </w:rPr>
      </w:pPr>
      <w:r w:rsidRPr="002F2B60">
        <w:rPr>
          <w:rFonts w:ascii="Times New Roman" w:hAnsi="Times New Roman" w:cs="Times New Roman"/>
          <w:b/>
          <w:iCs/>
        </w:rPr>
        <w:t xml:space="preserve">Figure </w:t>
      </w:r>
      <w:r>
        <w:rPr>
          <w:rFonts w:ascii="Times New Roman" w:hAnsi="Times New Roman" w:cs="Times New Roman"/>
          <w:b/>
          <w:iCs/>
        </w:rPr>
        <w:t>S3.</w:t>
      </w:r>
      <w:r w:rsidRPr="00FF6249">
        <w:rPr>
          <w:rFonts w:ascii="Times New Roman" w:hAnsi="Times New Roman" w:cs="Times New Roman"/>
          <w:b/>
          <w:iCs/>
        </w:rPr>
        <w:t xml:space="preserve"> </w:t>
      </w:r>
      <w:r w:rsidRPr="00FF6249">
        <w:rPr>
          <w:rFonts w:ascii="Times New Roman" w:hAnsi="Times New Roman" w:cs="Times New Roman"/>
          <w:iCs/>
        </w:rPr>
        <w:t>B</w:t>
      </w:r>
      <w:r>
        <w:rPr>
          <w:rFonts w:ascii="Times New Roman" w:hAnsi="Times New Roman" w:cs="Times New Roman"/>
          <w:iCs/>
        </w:rPr>
        <w:t>arplots showing the results of s</w:t>
      </w:r>
      <w:r w:rsidRPr="00FF6249">
        <w:rPr>
          <w:rFonts w:ascii="Times New Roman" w:hAnsi="Times New Roman" w:cs="Times New Roman"/>
          <w:iCs/>
        </w:rPr>
        <w:t xml:space="preserve">tructural equation models (SEMs) focusing on the </w:t>
      </w:r>
      <w:r>
        <w:rPr>
          <w:rFonts w:ascii="Times New Roman" w:hAnsi="Times New Roman" w:cs="Times New Roman"/>
          <w:iCs/>
        </w:rPr>
        <w:t xml:space="preserve">direct, positive statistically significant </w:t>
      </w:r>
      <w:r w:rsidRPr="00FF6249">
        <w:rPr>
          <w:rFonts w:ascii="Times New Roman" w:hAnsi="Times New Roman" w:cs="Times New Roman"/>
          <w:iCs/>
        </w:rPr>
        <w:t>relation</w:t>
      </w:r>
      <w:r>
        <w:rPr>
          <w:rFonts w:ascii="Times New Roman" w:hAnsi="Times New Roman" w:cs="Times New Roman"/>
          <w:iCs/>
        </w:rPr>
        <w:t>ships (standardized path coefficients)</w:t>
      </w:r>
      <w:r w:rsidRPr="00FF6249">
        <w:rPr>
          <w:rFonts w:ascii="Times New Roman" w:hAnsi="Times New Roman" w:cs="Times New Roman"/>
          <w:iCs/>
        </w:rPr>
        <w:t xml:space="preserve"> between </w:t>
      </w:r>
      <w:r>
        <w:rPr>
          <w:rFonts w:ascii="Times New Roman" w:hAnsi="Times New Roman" w:cs="Times New Roman"/>
          <w:iCs/>
        </w:rPr>
        <w:t xml:space="preserve">assemblage means for </w:t>
      </w:r>
      <w:r w:rsidRPr="00FF6249">
        <w:rPr>
          <w:rFonts w:ascii="Times New Roman" w:hAnsi="Times New Roman" w:cs="Times New Roman"/>
          <w:iCs/>
        </w:rPr>
        <w:t>mammal body size</w:t>
      </w:r>
      <w:r>
        <w:rPr>
          <w:rFonts w:ascii="Times New Roman" w:hAnsi="Times New Roman" w:cs="Times New Roman"/>
          <w:iCs/>
        </w:rPr>
        <w:t>s</w:t>
      </w:r>
      <w:r w:rsidRPr="00FF6249">
        <w:rPr>
          <w:rFonts w:ascii="Times New Roman" w:hAnsi="Times New Roman" w:cs="Times New Roman"/>
          <w:iCs/>
        </w:rPr>
        <w:t xml:space="preserve"> and palm fruit size</w:t>
      </w:r>
      <w:r>
        <w:rPr>
          <w:rFonts w:ascii="Times New Roman" w:hAnsi="Times New Roman" w:cs="Times New Roman"/>
          <w:iCs/>
        </w:rPr>
        <w:t>s</w:t>
      </w:r>
      <w:r w:rsidRPr="00FF6249">
        <w:rPr>
          <w:rFonts w:ascii="Times New Roman" w:hAnsi="Times New Roman" w:cs="Times New Roman"/>
          <w:iCs/>
        </w:rPr>
        <w:t xml:space="preserve">. Effects are illustrated for </w:t>
      </w:r>
      <w:r>
        <w:rPr>
          <w:rFonts w:ascii="Times New Roman" w:hAnsi="Times New Roman" w:cs="Times New Roman"/>
          <w:iCs/>
        </w:rPr>
        <w:t xml:space="preserve">current mammal ranges on a global scale (GLO, </w:t>
      </w:r>
      <w:r w:rsidRPr="00F625D8">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xml:space="preserve">= 187 TDWG units), for the New World (NW, </w:t>
      </w:r>
      <w:r w:rsidRPr="00F625D8">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xml:space="preserve">= 61), Western Old World (OWW, </w:t>
      </w:r>
      <w:r w:rsidRPr="00F625D8">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xml:space="preserve">= 62) and Eastern Old World (OWE, </w:t>
      </w:r>
      <w:r w:rsidRPr="00F625D8">
        <w:rPr>
          <w:rFonts w:ascii="Times New Roman" w:hAnsi="Times New Roman" w:cs="Times New Roman"/>
          <w:i/>
          <w:iCs/>
        </w:rPr>
        <w:t>n</w:t>
      </w:r>
      <w:r>
        <w:rPr>
          <w:rFonts w:ascii="Times New Roman" w:hAnsi="Times New Roman" w:cs="Times New Roman"/>
          <w:i/>
          <w:iCs/>
        </w:rPr>
        <w:t xml:space="preserve"> </w:t>
      </w:r>
      <w:r>
        <w:rPr>
          <w:rFonts w:ascii="Times New Roman" w:hAnsi="Times New Roman" w:cs="Times New Roman"/>
          <w:iCs/>
        </w:rPr>
        <w:t xml:space="preserve">= 64). The barplots are shown for all frugivorous mammals (A, </w:t>
      </w:r>
      <w:r w:rsidRPr="00E044CF">
        <w:rPr>
          <w:rFonts w:ascii="Times New Roman" w:hAnsi="Times New Roman" w:cs="Times New Roman"/>
          <w:i/>
          <w:iCs/>
        </w:rPr>
        <w:t>n</w:t>
      </w:r>
      <w:r>
        <w:rPr>
          <w:rFonts w:ascii="Times New Roman" w:hAnsi="Times New Roman" w:cs="Times New Roman"/>
          <w:i/>
          <w:iCs/>
        </w:rPr>
        <w:t xml:space="preserve"> </w:t>
      </w:r>
      <w:r w:rsidRPr="00E044CF">
        <w:rPr>
          <w:rFonts w:ascii="Times New Roman" w:hAnsi="Times New Roman" w:cs="Times New Roman"/>
          <w:iCs/>
        </w:rPr>
        <w:t>=</w:t>
      </w:r>
      <w:r>
        <w:rPr>
          <w:rFonts w:ascii="Times New Roman" w:hAnsi="Times New Roman" w:cs="Times New Roman"/>
          <w:iCs/>
        </w:rPr>
        <w:t xml:space="preserve"> </w:t>
      </w:r>
      <w:r w:rsidRPr="00C97118">
        <w:rPr>
          <w:rFonts w:ascii="Times New Roman" w:hAnsi="Times New Roman" w:cs="Times New Roman"/>
          <w:iCs/>
        </w:rPr>
        <w:t>1806</w:t>
      </w:r>
      <w:r>
        <w:rPr>
          <w:rFonts w:ascii="Times New Roman" w:hAnsi="Times New Roman" w:cs="Times New Roman"/>
          <w:iCs/>
        </w:rPr>
        <w:t xml:space="preserve"> species), for fruit specialists (B, </w:t>
      </w:r>
      <w:r w:rsidRPr="00E044CF">
        <w:rPr>
          <w:rFonts w:ascii="Times New Roman" w:hAnsi="Times New Roman" w:cs="Times New Roman"/>
          <w:i/>
          <w:iCs/>
        </w:rPr>
        <w:t>n</w:t>
      </w:r>
      <w:r>
        <w:rPr>
          <w:rFonts w:ascii="Times New Roman" w:hAnsi="Times New Roman" w:cs="Times New Roman"/>
          <w:i/>
          <w:iCs/>
        </w:rPr>
        <w:t xml:space="preserve"> </w:t>
      </w:r>
      <w:r w:rsidRPr="00E044CF">
        <w:rPr>
          <w:rFonts w:ascii="Times New Roman" w:hAnsi="Times New Roman" w:cs="Times New Roman"/>
          <w:iCs/>
        </w:rPr>
        <w:t>=</w:t>
      </w:r>
      <w:r>
        <w:rPr>
          <w:rFonts w:ascii="Times New Roman" w:hAnsi="Times New Roman" w:cs="Times New Roman"/>
          <w:iCs/>
        </w:rPr>
        <w:t xml:space="preserve"> </w:t>
      </w:r>
      <w:r w:rsidRPr="00C97118">
        <w:rPr>
          <w:rFonts w:ascii="Times New Roman" w:hAnsi="Times New Roman" w:cs="Times New Roman"/>
          <w:iCs/>
        </w:rPr>
        <w:t>1578</w:t>
      </w:r>
      <w:r>
        <w:rPr>
          <w:rFonts w:ascii="Times New Roman" w:hAnsi="Times New Roman" w:cs="Times New Roman"/>
          <w:iCs/>
        </w:rPr>
        <w:t xml:space="preserve">), for partial frugivores (C, </w:t>
      </w:r>
      <w:r w:rsidRPr="00E044CF">
        <w:rPr>
          <w:rFonts w:ascii="Times New Roman" w:hAnsi="Times New Roman" w:cs="Times New Roman"/>
          <w:i/>
          <w:iCs/>
        </w:rPr>
        <w:t>n</w:t>
      </w:r>
      <w:r>
        <w:rPr>
          <w:rFonts w:ascii="Times New Roman" w:hAnsi="Times New Roman" w:cs="Times New Roman"/>
          <w:i/>
          <w:iCs/>
        </w:rPr>
        <w:t xml:space="preserve"> </w:t>
      </w:r>
      <w:r w:rsidRPr="00E044CF">
        <w:rPr>
          <w:rFonts w:ascii="Times New Roman" w:hAnsi="Times New Roman" w:cs="Times New Roman"/>
          <w:iCs/>
        </w:rPr>
        <w:t>=</w:t>
      </w:r>
      <w:r>
        <w:rPr>
          <w:rFonts w:ascii="Times New Roman" w:hAnsi="Times New Roman" w:cs="Times New Roman"/>
          <w:iCs/>
        </w:rPr>
        <w:t xml:space="preserve"> </w:t>
      </w:r>
      <w:r w:rsidRPr="00C97118">
        <w:rPr>
          <w:rFonts w:ascii="Times New Roman" w:hAnsi="Times New Roman" w:cs="Times New Roman"/>
          <w:iCs/>
        </w:rPr>
        <w:t>194</w:t>
      </w:r>
      <w:r>
        <w:rPr>
          <w:rFonts w:ascii="Times New Roman" w:hAnsi="Times New Roman" w:cs="Times New Roman"/>
          <w:iCs/>
        </w:rPr>
        <w:t xml:space="preserve">) and for opportunists (D, </w:t>
      </w:r>
      <w:r w:rsidRPr="00E044CF">
        <w:rPr>
          <w:rFonts w:ascii="Times New Roman" w:hAnsi="Times New Roman" w:cs="Times New Roman"/>
          <w:i/>
          <w:iCs/>
        </w:rPr>
        <w:t>n</w:t>
      </w:r>
      <w:r>
        <w:rPr>
          <w:rFonts w:ascii="Times New Roman" w:hAnsi="Times New Roman" w:cs="Times New Roman"/>
          <w:i/>
          <w:iCs/>
        </w:rPr>
        <w:t xml:space="preserve"> </w:t>
      </w:r>
      <w:r w:rsidRPr="00E044CF">
        <w:rPr>
          <w:rFonts w:ascii="Times New Roman" w:hAnsi="Times New Roman" w:cs="Times New Roman"/>
          <w:iCs/>
        </w:rPr>
        <w:t>=</w:t>
      </w:r>
      <w:r>
        <w:rPr>
          <w:rFonts w:ascii="Times New Roman" w:hAnsi="Times New Roman" w:cs="Times New Roman"/>
          <w:iCs/>
        </w:rPr>
        <w:t xml:space="preserve"> </w:t>
      </w:r>
      <w:r w:rsidRPr="00C97118">
        <w:rPr>
          <w:rFonts w:ascii="Times New Roman" w:hAnsi="Times New Roman" w:cs="Times New Roman"/>
          <w:iCs/>
        </w:rPr>
        <w:t>34</w:t>
      </w:r>
      <w:r>
        <w:rPr>
          <w:rFonts w:ascii="Times New Roman" w:hAnsi="Times New Roman" w:cs="Times New Roman"/>
          <w:iCs/>
        </w:rPr>
        <w:t>). Specialists represent mammals with fruits as major important diet, partial frugivores with fruits as intermediate and opportunists with fruits as minor important diet.</w:t>
      </w:r>
    </w:p>
    <w:p w14:paraId="415EF9D7" w14:textId="15B72C7B" w:rsidR="00E469DB" w:rsidRPr="001C67B6" w:rsidRDefault="006D7E13" w:rsidP="006D7E13">
      <w:pPr>
        <w:ind w:firstLine="0"/>
        <w:rPr>
          <w:rFonts w:ascii="Times New Roman" w:hAnsi="Times New Roman" w:cs="Times New Roman"/>
          <w:iCs/>
        </w:rPr>
      </w:pPr>
      <w:r w:rsidRPr="006D7E13">
        <w:rPr>
          <w:rFonts w:ascii="Times New Roman" w:hAnsi="Times New Roman" w:cs="Times New Roman"/>
          <w:b/>
          <w:iCs/>
        </w:rPr>
        <w:t>Figure S4.</w:t>
      </w:r>
      <w:r w:rsidRPr="006D7E13">
        <w:rPr>
          <w:rFonts w:ascii="Times New Roman" w:hAnsi="Times New Roman" w:cs="Times New Roman"/>
          <w:iCs/>
        </w:rPr>
        <w:t xml:space="preserve"> </w:t>
      </w:r>
      <w:r w:rsidRPr="001C67B6">
        <w:rPr>
          <w:rFonts w:ascii="Times New Roman" w:hAnsi="Times New Roman" w:cs="Times New Roman"/>
          <w:iCs/>
        </w:rPr>
        <w:t xml:space="preserve">Moran’s </w:t>
      </w:r>
      <w:r w:rsidRPr="001C67B6">
        <w:rPr>
          <w:rFonts w:ascii="Times New Roman" w:hAnsi="Times New Roman" w:cs="Times New Roman"/>
          <w:i/>
          <w:iCs/>
        </w:rPr>
        <w:t xml:space="preserve">I </w:t>
      </w:r>
      <w:r w:rsidRPr="001C67B6">
        <w:rPr>
          <w:rFonts w:ascii="Times New Roman" w:hAnsi="Times New Roman" w:cs="Times New Roman"/>
          <w:iCs/>
        </w:rPr>
        <w:t xml:space="preserve">correlograms of the raw trait data (white circles), of the residuals of the non-spatial OLS models (grey dots), and the residuals of the SAR model (black dots) for the three </w:t>
      </w:r>
      <w:r>
        <w:rPr>
          <w:rFonts w:ascii="Times New Roman" w:hAnsi="Times New Roman" w:cs="Times New Roman"/>
          <w:iCs/>
        </w:rPr>
        <w:t>response</w:t>
      </w:r>
      <w:r w:rsidRPr="001C67B6">
        <w:rPr>
          <w:rFonts w:ascii="Times New Roman" w:hAnsi="Times New Roman" w:cs="Times New Roman"/>
          <w:iCs/>
        </w:rPr>
        <w:t xml:space="preserve"> </w:t>
      </w:r>
      <w:r>
        <w:rPr>
          <w:rFonts w:ascii="Times New Roman" w:hAnsi="Times New Roman" w:cs="Times New Roman"/>
          <w:iCs/>
        </w:rPr>
        <w:t>variables (A, B: fruit size; C, D: body size; E, F: NPP) within the SEM models. This is illustrated for current mammal ranges (left) and present-natural mammal ranges (right).</w:t>
      </w:r>
      <w:r>
        <w:rPr>
          <w:rFonts w:ascii="Times New Roman" w:hAnsi="Times New Roman" w:cs="Times New Roman"/>
          <w:b/>
          <w:iCs/>
          <w:color w:val="FF0000"/>
        </w:rPr>
        <w:fldChar w:fldCharType="begin"/>
      </w:r>
      <w:r>
        <w:rPr>
          <w:rFonts w:ascii="Times New Roman" w:hAnsi="Times New Roman" w:cs="Times New Roman"/>
          <w:b/>
          <w:iCs/>
          <w:color w:val="FF0000"/>
        </w:rPr>
        <w:instrText xml:space="preserve"> ADDIN </w:instrText>
      </w:r>
      <w:r>
        <w:rPr>
          <w:rFonts w:ascii="Times New Roman" w:hAnsi="Times New Roman" w:cs="Times New Roman"/>
          <w:b/>
          <w:iCs/>
          <w:color w:val="FF0000"/>
        </w:rPr>
        <w:fldChar w:fldCharType="end"/>
      </w:r>
    </w:p>
    <w:sectPr w:rsidR="00E469DB" w:rsidRPr="001C67B6" w:rsidSect="00D61894">
      <w:pgSz w:w="11907" w:h="16839" w:code="9"/>
      <w:pgMar w:top="1417" w:right="1417" w:bottom="1417"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74" w:author="Lim Jun Ying" w:date="2018-11-20T17:46:00Z" w:initials="LJY">
    <w:p w14:paraId="43A2FA0B" w14:textId="54E35BE4" w:rsidR="00924BA2" w:rsidRDefault="00924BA2">
      <w:pPr>
        <w:pStyle w:val="CommentText"/>
      </w:pPr>
      <w:r>
        <w:rPr>
          <w:rStyle w:val="CommentReference"/>
        </w:rPr>
        <w:annotationRef/>
      </w:r>
      <w:r>
        <w:t>Plant == 100 or bust</w:t>
      </w:r>
    </w:p>
  </w:comment>
  <w:comment w:id="195" w:author="Lim Jun Ying" w:date="2018-10-10T10:17:00Z" w:initials="LJY">
    <w:p w14:paraId="34010267" w14:textId="4A370D72" w:rsidR="00924BA2" w:rsidRDefault="00924BA2">
      <w:pPr>
        <w:pStyle w:val="CommentText"/>
      </w:pPr>
      <w:r>
        <w:rPr>
          <w:rStyle w:val="CommentReference"/>
        </w:rPr>
        <w:annotationRef/>
      </w:r>
      <w:proofErr w:type="spellStart"/>
      <w:r>
        <w:t>Reextract</w:t>
      </w:r>
      <w:proofErr w:type="spellEnd"/>
      <w:r>
        <w:t xml:space="preserve"> these ranges</w:t>
      </w:r>
    </w:p>
  </w:comment>
  <w:comment w:id="196" w:author="Lim Jun Ying" w:date="2018-10-09T15:34:00Z" w:initials="LJY">
    <w:p w14:paraId="299F6998" w14:textId="2C8893E1" w:rsidR="00924BA2" w:rsidRDefault="00924BA2">
      <w:pPr>
        <w:pStyle w:val="CommentText"/>
      </w:pPr>
      <w:r>
        <w:rPr>
          <w:rStyle w:val="CommentReference"/>
        </w:rPr>
        <w:annotationRef/>
      </w:r>
      <w:r>
        <w:t xml:space="preserve">Based on </w:t>
      </w:r>
      <w:proofErr w:type="spellStart"/>
      <w:r>
        <w:t>mammalDiet</w:t>
      </w:r>
      <w:proofErr w:type="spellEnd"/>
      <w:r>
        <w:t xml:space="preserve"> v1.0. Not all are currently extant, some are historically extinct</w:t>
      </w:r>
    </w:p>
  </w:comment>
  <w:comment w:id="197" w:author="Lim Jun Ying" w:date="2018-10-09T15:35:00Z" w:initials="LJY">
    <w:p w14:paraId="6E99F685" w14:textId="788242CF" w:rsidR="00924BA2" w:rsidRDefault="00924BA2">
      <w:pPr>
        <w:pStyle w:val="CommentText"/>
      </w:pPr>
      <w:r>
        <w:rPr>
          <w:rStyle w:val="CommentReference"/>
        </w:rPr>
        <w:annotationRef/>
      </w:r>
      <w:r>
        <w:t>Also includes facultative frugivores (some are carnivores, omnivores and herbivores)</w:t>
      </w:r>
    </w:p>
  </w:comment>
  <w:comment w:id="198" w:author="Lim Jun Ying" w:date="2018-10-09T15:35:00Z" w:initials="LJY">
    <w:p w14:paraId="6CDCB2C1" w14:textId="77777777" w:rsidR="00924BA2" w:rsidRDefault="00924BA2">
      <w:pPr>
        <w:pStyle w:val="CommentText"/>
      </w:pPr>
      <w:r>
        <w:rPr>
          <w:rStyle w:val="CommentReference"/>
        </w:rPr>
        <w:annotationRef/>
      </w:r>
      <w:r>
        <w:t xml:space="preserve">Using the “Occurrences_GlobalMammals_TDWG_January2015” and </w:t>
      </w:r>
      <w:r>
        <w:br/>
        <w:t>“palms_in_tdwg3” files, I got 1846 species instead</w:t>
      </w:r>
    </w:p>
    <w:p w14:paraId="417CFBB1" w14:textId="77777777" w:rsidR="00924BA2" w:rsidRDefault="00924BA2">
      <w:pPr>
        <w:pStyle w:val="CommentText"/>
      </w:pPr>
    </w:p>
    <w:p w14:paraId="5683CF06" w14:textId="77777777" w:rsidR="00924BA2" w:rsidRDefault="00924BA2">
      <w:pPr>
        <w:pStyle w:val="CommentText"/>
      </w:pPr>
    </w:p>
    <w:p w14:paraId="352A3C72" w14:textId="152224ED" w:rsidR="00924BA2" w:rsidRDefault="00924BA2">
      <w:pPr>
        <w:pStyle w:val="CommentText"/>
      </w:pPr>
      <w:r>
        <w:t>Only 1893 of 1950 species were in the occurrence dataset to begin with!</w:t>
      </w:r>
    </w:p>
  </w:comment>
  <w:comment w:id="201" w:author="Lim Jun Ying" w:date="2018-10-10T10:20:00Z" w:initials="LJY">
    <w:p w14:paraId="557EA164" w14:textId="4712BAA2" w:rsidR="00924BA2" w:rsidRDefault="00924BA2">
      <w:pPr>
        <w:pStyle w:val="CommentText"/>
      </w:pPr>
      <w:r>
        <w:rPr>
          <w:rStyle w:val="CommentReference"/>
        </w:rPr>
        <w:annotationRef/>
      </w:r>
      <w:r>
        <w:t>What about body size data?</w:t>
      </w:r>
    </w:p>
  </w:comment>
  <w:comment w:id="202" w:author="Lim Jun Ying" w:date="2018-10-10T10:13:00Z" w:initials="LJY">
    <w:p w14:paraId="09232203" w14:textId="79DF4DA8" w:rsidR="00924BA2" w:rsidRDefault="00924BA2">
      <w:pPr>
        <w:pStyle w:val="CommentText"/>
      </w:pPr>
      <w:r>
        <w:rPr>
          <w:rStyle w:val="CommentReference"/>
        </w:rPr>
        <w:annotationRef/>
      </w:r>
      <w:r>
        <w:t>Loaded language?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3A2FA0B" w15:done="0"/>
  <w15:commentEx w15:paraId="34010267" w15:done="0"/>
  <w15:commentEx w15:paraId="299F6998" w15:done="0"/>
  <w15:commentEx w15:paraId="6E99F685" w15:done="0"/>
  <w15:commentEx w15:paraId="352A3C72" w15:done="0"/>
  <w15:commentEx w15:paraId="557EA164" w15:done="0"/>
  <w15:commentEx w15:paraId="0923220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3A2FA0B" w16cid:durableId="1F9EC6F1"/>
  <w16cid:commentId w16cid:paraId="34010267" w16cid:durableId="1F685036"/>
  <w16cid:commentId w16cid:paraId="299F6998" w16cid:durableId="1F674923"/>
  <w16cid:commentId w16cid:paraId="6E99F685" w16cid:durableId="1F674931"/>
  <w16cid:commentId w16cid:paraId="352A3C72" w16cid:durableId="1F674954"/>
  <w16cid:commentId w16cid:paraId="557EA164" w16cid:durableId="1F6850F5"/>
  <w16cid:commentId w16cid:paraId="09232203" w16cid:durableId="1F684F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TimesNewRoman">
    <w:altName w:val="MS Mincho"/>
    <w:panose1 w:val="020B0604020202020204"/>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583C4B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0D7EED"/>
    <w:multiLevelType w:val="hybridMultilevel"/>
    <w:tmpl w:val="90626A3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B50350"/>
    <w:multiLevelType w:val="hybridMultilevel"/>
    <w:tmpl w:val="C0B8FC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E15FDA"/>
    <w:multiLevelType w:val="hybridMultilevel"/>
    <w:tmpl w:val="1D1ADB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A74DD4"/>
    <w:multiLevelType w:val="hybridMultilevel"/>
    <w:tmpl w:val="5E822384"/>
    <w:lvl w:ilvl="0" w:tplc="DFDC7606">
      <w:start w:val="1"/>
      <w:numFmt w:val="decimal"/>
      <w:lvlText w:val="%1)"/>
      <w:lvlJc w:val="left"/>
      <w:pPr>
        <w:ind w:left="927" w:hanging="360"/>
      </w:pPr>
      <w:rPr>
        <w:rFonts w:hint="default"/>
      </w:rPr>
    </w:lvl>
    <w:lvl w:ilvl="1" w:tplc="04130019" w:tentative="1">
      <w:start w:val="1"/>
      <w:numFmt w:val="lowerLetter"/>
      <w:lvlText w:val="%2."/>
      <w:lvlJc w:val="left"/>
      <w:pPr>
        <w:ind w:left="1647" w:hanging="360"/>
      </w:pPr>
    </w:lvl>
    <w:lvl w:ilvl="2" w:tplc="0413001B" w:tentative="1">
      <w:start w:val="1"/>
      <w:numFmt w:val="lowerRoman"/>
      <w:lvlText w:val="%3."/>
      <w:lvlJc w:val="right"/>
      <w:pPr>
        <w:ind w:left="2367" w:hanging="180"/>
      </w:pPr>
    </w:lvl>
    <w:lvl w:ilvl="3" w:tplc="0413000F" w:tentative="1">
      <w:start w:val="1"/>
      <w:numFmt w:val="decimal"/>
      <w:lvlText w:val="%4."/>
      <w:lvlJc w:val="left"/>
      <w:pPr>
        <w:ind w:left="3087" w:hanging="360"/>
      </w:pPr>
    </w:lvl>
    <w:lvl w:ilvl="4" w:tplc="04130019" w:tentative="1">
      <w:start w:val="1"/>
      <w:numFmt w:val="lowerLetter"/>
      <w:lvlText w:val="%5."/>
      <w:lvlJc w:val="left"/>
      <w:pPr>
        <w:ind w:left="3807" w:hanging="360"/>
      </w:pPr>
    </w:lvl>
    <w:lvl w:ilvl="5" w:tplc="0413001B" w:tentative="1">
      <w:start w:val="1"/>
      <w:numFmt w:val="lowerRoman"/>
      <w:lvlText w:val="%6."/>
      <w:lvlJc w:val="right"/>
      <w:pPr>
        <w:ind w:left="4527" w:hanging="180"/>
      </w:pPr>
    </w:lvl>
    <w:lvl w:ilvl="6" w:tplc="0413000F" w:tentative="1">
      <w:start w:val="1"/>
      <w:numFmt w:val="decimal"/>
      <w:lvlText w:val="%7."/>
      <w:lvlJc w:val="left"/>
      <w:pPr>
        <w:ind w:left="5247" w:hanging="360"/>
      </w:pPr>
    </w:lvl>
    <w:lvl w:ilvl="7" w:tplc="04130019" w:tentative="1">
      <w:start w:val="1"/>
      <w:numFmt w:val="lowerLetter"/>
      <w:lvlText w:val="%8."/>
      <w:lvlJc w:val="left"/>
      <w:pPr>
        <w:ind w:left="5967" w:hanging="360"/>
      </w:pPr>
    </w:lvl>
    <w:lvl w:ilvl="8" w:tplc="0413001B" w:tentative="1">
      <w:start w:val="1"/>
      <w:numFmt w:val="lowerRoman"/>
      <w:lvlText w:val="%9."/>
      <w:lvlJc w:val="right"/>
      <w:pPr>
        <w:ind w:left="6687" w:hanging="180"/>
      </w:pPr>
    </w:lvl>
  </w:abstractNum>
  <w:abstractNum w:abstractNumId="5" w15:restartNumberingAfterBreak="0">
    <w:nsid w:val="3F09074D"/>
    <w:multiLevelType w:val="hybridMultilevel"/>
    <w:tmpl w:val="3F8AE478"/>
    <w:lvl w:ilvl="0" w:tplc="03A2CDCA">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3E7327"/>
    <w:multiLevelType w:val="hybridMultilevel"/>
    <w:tmpl w:val="02524012"/>
    <w:lvl w:ilvl="0" w:tplc="E54418A6">
      <w:start w:val="1"/>
      <w:numFmt w:val="bullet"/>
      <w:lvlText w:val="-"/>
      <w:lvlJc w:val="left"/>
      <w:pPr>
        <w:ind w:left="927" w:hanging="360"/>
      </w:pPr>
      <w:rPr>
        <w:rFonts w:ascii="Calibri" w:eastAsiaTheme="minorHAnsi" w:hAnsi="Calibri" w:cstheme="minorBidi" w:hint="default"/>
      </w:rPr>
    </w:lvl>
    <w:lvl w:ilvl="1" w:tplc="04130003" w:tentative="1">
      <w:start w:val="1"/>
      <w:numFmt w:val="bullet"/>
      <w:lvlText w:val="o"/>
      <w:lvlJc w:val="left"/>
      <w:pPr>
        <w:ind w:left="1647" w:hanging="360"/>
      </w:pPr>
      <w:rPr>
        <w:rFonts w:ascii="Courier New" w:hAnsi="Courier New" w:cs="Courier New" w:hint="default"/>
      </w:rPr>
    </w:lvl>
    <w:lvl w:ilvl="2" w:tplc="04130005" w:tentative="1">
      <w:start w:val="1"/>
      <w:numFmt w:val="bullet"/>
      <w:lvlText w:val=""/>
      <w:lvlJc w:val="left"/>
      <w:pPr>
        <w:ind w:left="2367" w:hanging="360"/>
      </w:pPr>
      <w:rPr>
        <w:rFonts w:ascii="Wingdings" w:hAnsi="Wingdings" w:hint="default"/>
      </w:rPr>
    </w:lvl>
    <w:lvl w:ilvl="3" w:tplc="04130001" w:tentative="1">
      <w:start w:val="1"/>
      <w:numFmt w:val="bullet"/>
      <w:lvlText w:val=""/>
      <w:lvlJc w:val="left"/>
      <w:pPr>
        <w:ind w:left="3087" w:hanging="360"/>
      </w:pPr>
      <w:rPr>
        <w:rFonts w:ascii="Symbol" w:hAnsi="Symbol" w:hint="default"/>
      </w:rPr>
    </w:lvl>
    <w:lvl w:ilvl="4" w:tplc="04130003" w:tentative="1">
      <w:start w:val="1"/>
      <w:numFmt w:val="bullet"/>
      <w:lvlText w:val="o"/>
      <w:lvlJc w:val="left"/>
      <w:pPr>
        <w:ind w:left="3807" w:hanging="360"/>
      </w:pPr>
      <w:rPr>
        <w:rFonts w:ascii="Courier New" w:hAnsi="Courier New" w:cs="Courier New" w:hint="default"/>
      </w:rPr>
    </w:lvl>
    <w:lvl w:ilvl="5" w:tplc="04130005" w:tentative="1">
      <w:start w:val="1"/>
      <w:numFmt w:val="bullet"/>
      <w:lvlText w:val=""/>
      <w:lvlJc w:val="left"/>
      <w:pPr>
        <w:ind w:left="4527" w:hanging="360"/>
      </w:pPr>
      <w:rPr>
        <w:rFonts w:ascii="Wingdings" w:hAnsi="Wingdings" w:hint="default"/>
      </w:rPr>
    </w:lvl>
    <w:lvl w:ilvl="6" w:tplc="04130001" w:tentative="1">
      <w:start w:val="1"/>
      <w:numFmt w:val="bullet"/>
      <w:lvlText w:val=""/>
      <w:lvlJc w:val="left"/>
      <w:pPr>
        <w:ind w:left="5247" w:hanging="360"/>
      </w:pPr>
      <w:rPr>
        <w:rFonts w:ascii="Symbol" w:hAnsi="Symbol" w:hint="default"/>
      </w:rPr>
    </w:lvl>
    <w:lvl w:ilvl="7" w:tplc="04130003" w:tentative="1">
      <w:start w:val="1"/>
      <w:numFmt w:val="bullet"/>
      <w:lvlText w:val="o"/>
      <w:lvlJc w:val="left"/>
      <w:pPr>
        <w:ind w:left="5967" w:hanging="360"/>
      </w:pPr>
      <w:rPr>
        <w:rFonts w:ascii="Courier New" w:hAnsi="Courier New" w:cs="Courier New" w:hint="default"/>
      </w:rPr>
    </w:lvl>
    <w:lvl w:ilvl="8" w:tplc="04130005" w:tentative="1">
      <w:start w:val="1"/>
      <w:numFmt w:val="bullet"/>
      <w:lvlText w:val=""/>
      <w:lvlJc w:val="left"/>
      <w:pPr>
        <w:ind w:left="6687" w:hanging="360"/>
      </w:pPr>
      <w:rPr>
        <w:rFonts w:ascii="Wingdings" w:hAnsi="Wingdings" w:hint="default"/>
      </w:rPr>
    </w:lvl>
  </w:abstractNum>
  <w:abstractNum w:abstractNumId="7" w15:restartNumberingAfterBreak="0">
    <w:nsid w:val="78C86F07"/>
    <w:multiLevelType w:val="hybridMultilevel"/>
    <w:tmpl w:val="CECE74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7"/>
  </w:num>
  <w:num w:numId="3">
    <w:abstractNumId w:val="3"/>
  </w:num>
  <w:num w:numId="4">
    <w:abstractNumId w:val="5"/>
  </w:num>
  <w:num w:numId="5">
    <w:abstractNumId w:val="2"/>
  </w:num>
  <w:num w:numId="6">
    <w:abstractNumId w:val="4"/>
  </w:num>
  <w:num w:numId="7">
    <w:abstractNumId w:val="6"/>
  </w:num>
  <w:num w:numId="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m Jun Ying">
    <w15:presenceInfo w15:providerId="Windows Live" w15:userId="be6d5fcbb38acd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44"/>
  <w:proofState w:spelling="clean" w:grammar="clean"/>
  <w:trackRevisions/>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Glob Ecol Biogeog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xdtxzfffxtpt2e59vsvde599ear9ts52rap&quot;&gt;GEB_MammalsPalms&lt;record-ids&gt;&lt;item&gt;3&lt;/item&gt;&lt;item&gt;7&lt;/item&gt;&lt;item&gt;11&lt;/item&gt;&lt;item&gt;13&lt;/item&gt;&lt;item&gt;15&lt;/item&gt;&lt;item&gt;17&lt;/item&gt;&lt;item&gt;18&lt;/item&gt;&lt;item&gt;23&lt;/item&gt;&lt;item&gt;25&lt;/item&gt;&lt;item&gt;28&lt;/item&gt;&lt;item&gt;30&lt;/item&gt;&lt;item&gt;37&lt;/item&gt;&lt;item&gt;40&lt;/item&gt;&lt;item&gt;42&lt;/item&gt;&lt;item&gt;43&lt;/item&gt;&lt;item&gt;44&lt;/item&gt;&lt;item&gt;45&lt;/item&gt;&lt;item&gt;52&lt;/item&gt;&lt;item&gt;53&lt;/item&gt;&lt;item&gt;57&lt;/item&gt;&lt;item&gt;58&lt;/item&gt;&lt;item&gt;61&lt;/item&gt;&lt;item&gt;62&lt;/item&gt;&lt;item&gt;74&lt;/item&gt;&lt;item&gt;75&lt;/item&gt;&lt;item&gt;76&lt;/item&gt;&lt;item&gt;77&lt;/item&gt;&lt;item&gt;81&lt;/item&gt;&lt;item&gt;84&lt;/item&gt;&lt;item&gt;86&lt;/item&gt;&lt;item&gt;88&lt;/item&gt;&lt;item&gt;90&lt;/item&gt;&lt;item&gt;91&lt;/item&gt;&lt;item&gt;92&lt;/item&gt;&lt;item&gt;93&lt;/item&gt;&lt;item&gt;95&lt;/item&gt;&lt;item&gt;96&lt;/item&gt;&lt;item&gt;98&lt;/item&gt;&lt;item&gt;99&lt;/item&gt;&lt;item&gt;102&lt;/item&gt;&lt;item&gt;110&lt;/item&gt;&lt;item&gt;112&lt;/item&gt;&lt;item&gt;113&lt;/item&gt;&lt;item&gt;114&lt;/item&gt;&lt;item&gt;115&lt;/item&gt;&lt;item&gt;118&lt;/item&gt;&lt;item&gt;124&lt;/item&gt;&lt;item&gt;130&lt;/item&gt;&lt;item&gt;132&lt;/item&gt;&lt;item&gt;133&lt;/item&gt;&lt;/record-ids&gt;&lt;/item&gt;&lt;/Libraries&gt;"/>
  </w:docVars>
  <w:rsids>
    <w:rsidRoot w:val="00C0202C"/>
    <w:rsid w:val="0000042E"/>
    <w:rsid w:val="00000490"/>
    <w:rsid w:val="000004FA"/>
    <w:rsid w:val="00001427"/>
    <w:rsid w:val="00001A2A"/>
    <w:rsid w:val="000020B4"/>
    <w:rsid w:val="00002127"/>
    <w:rsid w:val="00002535"/>
    <w:rsid w:val="00002FDA"/>
    <w:rsid w:val="0000332E"/>
    <w:rsid w:val="00003CF3"/>
    <w:rsid w:val="00005477"/>
    <w:rsid w:val="00005C55"/>
    <w:rsid w:val="00006679"/>
    <w:rsid w:val="00007492"/>
    <w:rsid w:val="00011666"/>
    <w:rsid w:val="00011A70"/>
    <w:rsid w:val="00013C84"/>
    <w:rsid w:val="00014790"/>
    <w:rsid w:val="00014915"/>
    <w:rsid w:val="0001497D"/>
    <w:rsid w:val="000205F0"/>
    <w:rsid w:val="0002087B"/>
    <w:rsid w:val="00020EB0"/>
    <w:rsid w:val="00021117"/>
    <w:rsid w:val="00021669"/>
    <w:rsid w:val="00022CB0"/>
    <w:rsid w:val="000231F7"/>
    <w:rsid w:val="000240EB"/>
    <w:rsid w:val="0002571D"/>
    <w:rsid w:val="00025978"/>
    <w:rsid w:val="00025AB1"/>
    <w:rsid w:val="00026260"/>
    <w:rsid w:val="00026287"/>
    <w:rsid w:val="00026B92"/>
    <w:rsid w:val="00030C4C"/>
    <w:rsid w:val="000314DC"/>
    <w:rsid w:val="0003213E"/>
    <w:rsid w:val="000324D7"/>
    <w:rsid w:val="000326D8"/>
    <w:rsid w:val="00032EF3"/>
    <w:rsid w:val="000335D3"/>
    <w:rsid w:val="00033913"/>
    <w:rsid w:val="00034187"/>
    <w:rsid w:val="00034732"/>
    <w:rsid w:val="00034D54"/>
    <w:rsid w:val="000351C4"/>
    <w:rsid w:val="0003639B"/>
    <w:rsid w:val="00036556"/>
    <w:rsid w:val="000375A7"/>
    <w:rsid w:val="00040E93"/>
    <w:rsid w:val="0004119E"/>
    <w:rsid w:val="00042FA1"/>
    <w:rsid w:val="00043FD8"/>
    <w:rsid w:val="000451E2"/>
    <w:rsid w:val="0004590E"/>
    <w:rsid w:val="00045FB9"/>
    <w:rsid w:val="00051233"/>
    <w:rsid w:val="00051980"/>
    <w:rsid w:val="00055551"/>
    <w:rsid w:val="0005596C"/>
    <w:rsid w:val="000560A4"/>
    <w:rsid w:val="00060907"/>
    <w:rsid w:val="00061173"/>
    <w:rsid w:val="00061597"/>
    <w:rsid w:val="0006214B"/>
    <w:rsid w:val="00063415"/>
    <w:rsid w:val="00064596"/>
    <w:rsid w:val="00065AE4"/>
    <w:rsid w:val="00066877"/>
    <w:rsid w:val="0007122A"/>
    <w:rsid w:val="00073C20"/>
    <w:rsid w:val="0007561D"/>
    <w:rsid w:val="00077BDB"/>
    <w:rsid w:val="00077BFB"/>
    <w:rsid w:val="00080D45"/>
    <w:rsid w:val="0008114D"/>
    <w:rsid w:val="00082B6E"/>
    <w:rsid w:val="00082CF8"/>
    <w:rsid w:val="00084429"/>
    <w:rsid w:val="00084533"/>
    <w:rsid w:val="000854D9"/>
    <w:rsid w:val="000869EB"/>
    <w:rsid w:val="00086DCB"/>
    <w:rsid w:val="0009011B"/>
    <w:rsid w:val="000924B4"/>
    <w:rsid w:val="00092EC1"/>
    <w:rsid w:val="00093AE4"/>
    <w:rsid w:val="00094A8D"/>
    <w:rsid w:val="00095754"/>
    <w:rsid w:val="00095DDC"/>
    <w:rsid w:val="000978DF"/>
    <w:rsid w:val="000A05D4"/>
    <w:rsid w:val="000A10F7"/>
    <w:rsid w:val="000A1289"/>
    <w:rsid w:val="000A3F43"/>
    <w:rsid w:val="000A5784"/>
    <w:rsid w:val="000A6234"/>
    <w:rsid w:val="000A7410"/>
    <w:rsid w:val="000A766D"/>
    <w:rsid w:val="000A78AD"/>
    <w:rsid w:val="000B05DD"/>
    <w:rsid w:val="000B0ACB"/>
    <w:rsid w:val="000B0CB1"/>
    <w:rsid w:val="000B243D"/>
    <w:rsid w:val="000B2DBF"/>
    <w:rsid w:val="000B697E"/>
    <w:rsid w:val="000B6D0D"/>
    <w:rsid w:val="000B79E8"/>
    <w:rsid w:val="000C0720"/>
    <w:rsid w:val="000C0DCA"/>
    <w:rsid w:val="000C3679"/>
    <w:rsid w:val="000C4B52"/>
    <w:rsid w:val="000C77EC"/>
    <w:rsid w:val="000D1309"/>
    <w:rsid w:val="000D19D9"/>
    <w:rsid w:val="000D31C1"/>
    <w:rsid w:val="000D50FD"/>
    <w:rsid w:val="000D5338"/>
    <w:rsid w:val="000D5477"/>
    <w:rsid w:val="000D559F"/>
    <w:rsid w:val="000D6B4B"/>
    <w:rsid w:val="000D6F40"/>
    <w:rsid w:val="000E2ADE"/>
    <w:rsid w:val="000E35D2"/>
    <w:rsid w:val="000E42BB"/>
    <w:rsid w:val="000E594F"/>
    <w:rsid w:val="000E5A6C"/>
    <w:rsid w:val="000F0BFE"/>
    <w:rsid w:val="000F0D1B"/>
    <w:rsid w:val="000F1078"/>
    <w:rsid w:val="000F133E"/>
    <w:rsid w:val="000F277C"/>
    <w:rsid w:val="000F2ACE"/>
    <w:rsid w:val="000F2E23"/>
    <w:rsid w:val="000F3A90"/>
    <w:rsid w:val="000F4ABD"/>
    <w:rsid w:val="000F4B18"/>
    <w:rsid w:val="000F4B74"/>
    <w:rsid w:val="000F5A8B"/>
    <w:rsid w:val="000F6BBC"/>
    <w:rsid w:val="000F6D75"/>
    <w:rsid w:val="0010138D"/>
    <w:rsid w:val="00101C71"/>
    <w:rsid w:val="00101E5F"/>
    <w:rsid w:val="00101F17"/>
    <w:rsid w:val="001035A8"/>
    <w:rsid w:val="001051C7"/>
    <w:rsid w:val="00106E87"/>
    <w:rsid w:val="00107D44"/>
    <w:rsid w:val="00114905"/>
    <w:rsid w:val="00115188"/>
    <w:rsid w:val="00120B12"/>
    <w:rsid w:val="0012118E"/>
    <w:rsid w:val="00121FDC"/>
    <w:rsid w:val="001221E9"/>
    <w:rsid w:val="00123880"/>
    <w:rsid w:val="00123A3F"/>
    <w:rsid w:val="00123CD2"/>
    <w:rsid w:val="00124008"/>
    <w:rsid w:val="00124188"/>
    <w:rsid w:val="001277F1"/>
    <w:rsid w:val="00131106"/>
    <w:rsid w:val="00132AAA"/>
    <w:rsid w:val="00132C40"/>
    <w:rsid w:val="001339A2"/>
    <w:rsid w:val="00134EC8"/>
    <w:rsid w:val="00135119"/>
    <w:rsid w:val="001358B8"/>
    <w:rsid w:val="00135DD3"/>
    <w:rsid w:val="0013625F"/>
    <w:rsid w:val="00136B50"/>
    <w:rsid w:val="00136FEC"/>
    <w:rsid w:val="00137298"/>
    <w:rsid w:val="001405C6"/>
    <w:rsid w:val="00140BE1"/>
    <w:rsid w:val="00141305"/>
    <w:rsid w:val="00142171"/>
    <w:rsid w:val="00142E21"/>
    <w:rsid w:val="00143330"/>
    <w:rsid w:val="0014375E"/>
    <w:rsid w:val="00143D10"/>
    <w:rsid w:val="00145905"/>
    <w:rsid w:val="00145D32"/>
    <w:rsid w:val="0014702F"/>
    <w:rsid w:val="00147381"/>
    <w:rsid w:val="001509C1"/>
    <w:rsid w:val="00152E60"/>
    <w:rsid w:val="00153858"/>
    <w:rsid w:val="00156B2E"/>
    <w:rsid w:val="001573E1"/>
    <w:rsid w:val="001574E7"/>
    <w:rsid w:val="001576F3"/>
    <w:rsid w:val="001604B2"/>
    <w:rsid w:val="00161E84"/>
    <w:rsid w:val="00162297"/>
    <w:rsid w:val="00162894"/>
    <w:rsid w:val="00162BAB"/>
    <w:rsid w:val="00163974"/>
    <w:rsid w:val="00164438"/>
    <w:rsid w:val="001658B1"/>
    <w:rsid w:val="001661C5"/>
    <w:rsid w:val="00167540"/>
    <w:rsid w:val="0017010E"/>
    <w:rsid w:val="0017401A"/>
    <w:rsid w:val="00174DD0"/>
    <w:rsid w:val="00176217"/>
    <w:rsid w:val="0017638B"/>
    <w:rsid w:val="00176790"/>
    <w:rsid w:val="0018000B"/>
    <w:rsid w:val="0018118E"/>
    <w:rsid w:val="001836D7"/>
    <w:rsid w:val="0018481D"/>
    <w:rsid w:val="00184939"/>
    <w:rsid w:val="00185485"/>
    <w:rsid w:val="001865BD"/>
    <w:rsid w:val="0019088F"/>
    <w:rsid w:val="001914F5"/>
    <w:rsid w:val="00191A33"/>
    <w:rsid w:val="00193F1D"/>
    <w:rsid w:val="00195384"/>
    <w:rsid w:val="00196027"/>
    <w:rsid w:val="001969C2"/>
    <w:rsid w:val="00196C28"/>
    <w:rsid w:val="001A1111"/>
    <w:rsid w:val="001A33A0"/>
    <w:rsid w:val="001A37F2"/>
    <w:rsid w:val="001A401A"/>
    <w:rsid w:val="001A4ED2"/>
    <w:rsid w:val="001A511A"/>
    <w:rsid w:val="001A5426"/>
    <w:rsid w:val="001A59E3"/>
    <w:rsid w:val="001A6817"/>
    <w:rsid w:val="001A755A"/>
    <w:rsid w:val="001A7D59"/>
    <w:rsid w:val="001B0397"/>
    <w:rsid w:val="001B0A75"/>
    <w:rsid w:val="001B155A"/>
    <w:rsid w:val="001B4828"/>
    <w:rsid w:val="001B557D"/>
    <w:rsid w:val="001B799A"/>
    <w:rsid w:val="001C12C0"/>
    <w:rsid w:val="001C1EDD"/>
    <w:rsid w:val="001C37E5"/>
    <w:rsid w:val="001C3B95"/>
    <w:rsid w:val="001C3D93"/>
    <w:rsid w:val="001C5289"/>
    <w:rsid w:val="001C5BE3"/>
    <w:rsid w:val="001C67B6"/>
    <w:rsid w:val="001C7335"/>
    <w:rsid w:val="001D28DB"/>
    <w:rsid w:val="001D3116"/>
    <w:rsid w:val="001D31D7"/>
    <w:rsid w:val="001D4FA3"/>
    <w:rsid w:val="001D5813"/>
    <w:rsid w:val="001D5D0D"/>
    <w:rsid w:val="001D60A7"/>
    <w:rsid w:val="001D6264"/>
    <w:rsid w:val="001D6C44"/>
    <w:rsid w:val="001D7861"/>
    <w:rsid w:val="001E0067"/>
    <w:rsid w:val="001E07B4"/>
    <w:rsid w:val="001E450A"/>
    <w:rsid w:val="001E497A"/>
    <w:rsid w:val="001E58F3"/>
    <w:rsid w:val="001E75AD"/>
    <w:rsid w:val="001E7789"/>
    <w:rsid w:val="001E7936"/>
    <w:rsid w:val="001E7F79"/>
    <w:rsid w:val="001F1B0D"/>
    <w:rsid w:val="001F1F64"/>
    <w:rsid w:val="001F238B"/>
    <w:rsid w:val="001F3538"/>
    <w:rsid w:val="001F6FD5"/>
    <w:rsid w:val="001F766E"/>
    <w:rsid w:val="001F7875"/>
    <w:rsid w:val="00201863"/>
    <w:rsid w:val="0020280A"/>
    <w:rsid w:val="00202875"/>
    <w:rsid w:val="00202A18"/>
    <w:rsid w:val="00203842"/>
    <w:rsid w:val="00203FCC"/>
    <w:rsid w:val="002054F2"/>
    <w:rsid w:val="00205928"/>
    <w:rsid w:val="0020607C"/>
    <w:rsid w:val="00206188"/>
    <w:rsid w:val="0020645C"/>
    <w:rsid w:val="00211CC2"/>
    <w:rsid w:val="00211D5F"/>
    <w:rsid w:val="00212246"/>
    <w:rsid w:val="002126C3"/>
    <w:rsid w:val="0021295E"/>
    <w:rsid w:val="0021349C"/>
    <w:rsid w:val="002134DD"/>
    <w:rsid w:val="002137D7"/>
    <w:rsid w:val="0021472B"/>
    <w:rsid w:val="00215182"/>
    <w:rsid w:val="0021546F"/>
    <w:rsid w:val="0021701D"/>
    <w:rsid w:val="00222D99"/>
    <w:rsid w:val="00224BBC"/>
    <w:rsid w:val="00225B50"/>
    <w:rsid w:val="002263EC"/>
    <w:rsid w:val="002264BA"/>
    <w:rsid w:val="002276A0"/>
    <w:rsid w:val="00227DB9"/>
    <w:rsid w:val="00227F76"/>
    <w:rsid w:val="00232975"/>
    <w:rsid w:val="00232A4E"/>
    <w:rsid w:val="002333A2"/>
    <w:rsid w:val="00233A1F"/>
    <w:rsid w:val="00234649"/>
    <w:rsid w:val="00234B50"/>
    <w:rsid w:val="002353F3"/>
    <w:rsid w:val="00235C8F"/>
    <w:rsid w:val="002376B1"/>
    <w:rsid w:val="0023795D"/>
    <w:rsid w:val="00237DBF"/>
    <w:rsid w:val="00237EDC"/>
    <w:rsid w:val="0024029A"/>
    <w:rsid w:val="0024051C"/>
    <w:rsid w:val="00241AEC"/>
    <w:rsid w:val="00242EAF"/>
    <w:rsid w:val="0024311A"/>
    <w:rsid w:val="002439FB"/>
    <w:rsid w:val="00243FD0"/>
    <w:rsid w:val="00244392"/>
    <w:rsid w:val="00245017"/>
    <w:rsid w:val="00245E85"/>
    <w:rsid w:val="002463DB"/>
    <w:rsid w:val="00247628"/>
    <w:rsid w:val="00247901"/>
    <w:rsid w:val="002516EB"/>
    <w:rsid w:val="002534E8"/>
    <w:rsid w:val="00253B53"/>
    <w:rsid w:val="00254346"/>
    <w:rsid w:val="002565D0"/>
    <w:rsid w:val="00257A05"/>
    <w:rsid w:val="00261036"/>
    <w:rsid w:val="00261F17"/>
    <w:rsid w:val="0026363B"/>
    <w:rsid w:val="00263921"/>
    <w:rsid w:val="00264D81"/>
    <w:rsid w:val="00265586"/>
    <w:rsid w:val="00266D7A"/>
    <w:rsid w:val="00270D46"/>
    <w:rsid w:val="0027126B"/>
    <w:rsid w:val="002714BE"/>
    <w:rsid w:val="00273E2E"/>
    <w:rsid w:val="0027416A"/>
    <w:rsid w:val="00274B1E"/>
    <w:rsid w:val="00275346"/>
    <w:rsid w:val="002758EF"/>
    <w:rsid w:val="0027666E"/>
    <w:rsid w:val="00276CE8"/>
    <w:rsid w:val="002772CE"/>
    <w:rsid w:val="0028334D"/>
    <w:rsid w:val="00283A7E"/>
    <w:rsid w:val="0028591D"/>
    <w:rsid w:val="002860D2"/>
    <w:rsid w:val="0028653F"/>
    <w:rsid w:val="00286FBC"/>
    <w:rsid w:val="002874BA"/>
    <w:rsid w:val="00290337"/>
    <w:rsid w:val="00293100"/>
    <w:rsid w:val="002964A8"/>
    <w:rsid w:val="002967DA"/>
    <w:rsid w:val="002A14C7"/>
    <w:rsid w:val="002A3428"/>
    <w:rsid w:val="002A40F0"/>
    <w:rsid w:val="002A59A0"/>
    <w:rsid w:val="002A5DF5"/>
    <w:rsid w:val="002A6CBB"/>
    <w:rsid w:val="002A7017"/>
    <w:rsid w:val="002A7038"/>
    <w:rsid w:val="002A7CB5"/>
    <w:rsid w:val="002A7FBF"/>
    <w:rsid w:val="002B1AAB"/>
    <w:rsid w:val="002B2733"/>
    <w:rsid w:val="002B273F"/>
    <w:rsid w:val="002B2C3A"/>
    <w:rsid w:val="002B36F0"/>
    <w:rsid w:val="002B4760"/>
    <w:rsid w:val="002B485B"/>
    <w:rsid w:val="002B621B"/>
    <w:rsid w:val="002B7377"/>
    <w:rsid w:val="002C0E56"/>
    <w:rsid w:val="002C21DB"/>
    <w:rsid w:val="002C43D7"/>
    <w:rsid w:val="002C6254"/>
    <w:rsid w:val="002C6C4D"/>
    <w:rsid w:val="002D0A82"/>
    <w:rsid w:val="002D0B72"/>
    <w:rsid w:val="002D1763"/>
    <w:rsid w:val="002D1C68"/>
    <w:rsid w:val="002D47D6"/>
    <w:rsid w:val="002D47EA"/>
    <w:rsid w:val="002D68C9"/>
    <w:rsid w:val="002E0657"/>
    <w:rsid w:val="002E07DE"/>
    <w:rsid w:val="002E1053"/>
    <w:rsid w:val="002E12F4"/>
    <w:rsid w:val="002E2D50"/>
    <w:rsid w:val="002E2DEB"/>
    <w:rsid w:val="002E3850"/>
    <w:rsid w:val="002E4783"/>
    <w:rsid w:val="002E4C3F"/>
    <w:rsid w:val="002E5516"/>
    <w:rsid w:val="002E6513"/>
    <w:rsid w:val="002E6AAD"/>
    <w:rsid w:val="002E6C9B"/>
    <w:rsid w:val="002E7084"/>
    <w:rsid w:val="002F0670"/>
    <w:rsid w:val="002F0F49"/>
    <w:rsid w:val="002F2F38"/>
    <w:rsid w:val="002F4018"/>
    <w:rsid w:val="002F40B3"/>
    <w:rsid w:val="002F758D"/>
    <w:rsid w:val="002F7C58"/>
    <w:rsid w:val="0030108B"/>
    <w:rsid w:val="0030138A"/>
    <w:rsid w:val="00301982"/>
    <w:rsid w:val="00302255"/>
    <w:rsid w:val="003022C0"/>
    <w:rsid w:val="00302B1B"/>
    <w:rsid w:val="003038D6"/>
    <w:rsid w:val="003039BB"/>
    <w:rsid w:val="00304909"/>
    <w:rsid w:val="0030517E"/>
    <w:rsid w:val="0030611F"/>
    <w:rsid w:val="00306C3E"/>
    <w:rsid w:val="00306DCC"/>
    <w:rsid w:val="00307DB1"/>
    <w:rsid w:val="003102DA"/>
    <w:rsid w:val="00310EB7"/>
    <w:rsid w:val="00311441"/>
    <w:rsid w:val="00311756"/>
    <w:rsid w:val="00311A7E"/>
    <w:rsid w:val="00313660"/>
    <w:rsid w:val="003136AB"/>
    <w:rsid w:val="003149CF"/>
    <w:rsid w:val="00314A26"/>
    <w:rsid w:val="00314AFB"/>
    <w:rsid w:val="00315A27"/>
    <w:rsid w:val="00315DB4"/>
    <w:rsid w:val="00315EB8"/>
    <w:rsid w:val="00316BDC"/>
    <w:rsid w:val="00316EBA"/>
    <w:rsid w:val="00317656"/>
    <w:rsid w:val="0032363F"/>
    <w:rsid w:val="0032423A"/>
    <w:rsid w:val="00324624"/>
    <w:rsid w:val="003248F5"/>
    <w:rsid w:val="00325B01"/>
    <w:rsid w:val="00325C3E"/>
    <w:rsid w:val="00330AFD"/>
    <w:rsid w:val="0033102F"/>
    <w:rsid w:val="00333245"/>
    <w:rsid w:val="003341CE"/>
    <w:rsid w:val="00336E84"/>
    <w:rsid w:val="00337083"/>
    <w:rsid w:val="00337EDF"/>
    <w:rsid w:val="003412C5"/>
    <w:rsid w:val="00341336"/>
    <w:rsid w:val="00341829"/>
    <w:rsid w:val="00342280"/>
    <w:rsid w:val="0034328E"/>
    <w:rsid w:val="003444BD"/>
    <w:rsid w:val="00346140"/>
    <w:rsid w:val="00346B3C"/>
    <w:rsid w:val="0034720B"/>
    <w:rsid w:val="003504E7"/>
    <w:rsid w:val="00350BFB"/>
    <w:rsid w:val="00352CDA"/>
    <w:rsid w:val="003533C2"/>
    <w:rsid w:val="00353BF4"/>
    <w:rsid w:val="00353D9C"/>
    <w:rsid w:val="00353E41"/>
    <w:rsid w:val="00356C78"/>
    <w:rsid w:val="00357141"/>
    <w:rsid w:val="00357700"/>
    <w:rsid w:val="0035790F"/>
    <w:rsid w:val="003613C4"/>
    <w:rsid w:val="00362374"/>
    <w:rsid w:val="003627DF"/>
    <w:rsid w:val="003633BD"/>
    <w:rsid w:val="00364A73"/>
    <w:rsid w:val="00364EB3"/>
    <w:rsid w:val="00364F20"/>
    <w:rsid w:val="0036542C"/>
    <w:rsid w:val="003664D3"/>
    <w:rsid w:val="00372F14"/>
    <w:rsid w:val="00373336"/>
    <w:rsid w:val="00373D03"/>
    <w:rsid w:val="00374808"/>
    <w:rsid w:val="003748D7"/>
    <w:rsid w:val="003753F3"/>
    <w:rsid w:val="0037593B"/>
    <w:rsid w:val="00376147"/>
    <w:rsid w:val="00377A6B"/>
    <w:rsid w:val="00383521"/>
    <w:rsid w:val="003835F5"/>
    <w:rsid w:val="00383BFD"/>
    <w:rsid w:val="00384370"/>
    <w:rsid w:val="0038486C"/>
    <w:rsid w:val="00387037"/>
    <w:rsid w:val="003908BE"/>
    <w:rsid w:val="003917E7"/>
    <w:rsid w:val="003917E9"/>
    <w:rsid w:val="00392F63"/>
    <w:rsid w:val="0039484E"/>
    <w:rsid w:val="00396FA0"/>
    <w:rsid w:val="003A0775"/>
    <w:rsid w:val="003A4195"/>
    <w:rsid w:val="003A45F7"/>
    <w:rsid w:val="003A4AFB"/>
    <w:rsid w:val="003A4E23"/>
    <w:rsid w:val="003A5307"/>
    <w:rsid w:val="003A771E"/>
    <w:rsid w:val="003B1B29"/>
    <w:rsid w:val="003B2A5D"/>
    <w:rsid w:val="003B3035"/>
    <w:rsid w:val="003B5934"/>
    <w:rsid w:val="003B5E95"/>
    <w:rsid w:val="003B646D"/>
    <w:rsid w:val="003B66A3"/>
    <w:rsid w:val="003B7448"/>
    <w:rsid w:val="003C032A"/>
    <w:rsid w:val="003C0728"/>
    <w:rsid w:val="003C2510"/>
    <w:rsid w:val="003C3AAD"/>
    <w:rsid w:val="003C437D"/>
    <w:rsid w:val="003C61F3"/>
    <w:rsid w:val="003C625A"/>
    <w:rsid w:val="003C7C50"/>
    <w:rsid w:val="003D0F67"/>
    <w:rsid w:val="003D0F8E"/>
    <w:rsid w:val="003D1CA4"/>
    <w:rsid w:val="003D23D9"/>
    <w:rsid w:val="003D3B13"/>
    <w:rsid w:val="003D557E"/>
    <w:rsid w:val="003D66E5"/>
    <w:rsid w:val="003D6BC0"/>
    <w:rsid w:val="003D6C40"/>
    <w:rsid w:val="003D7C57"/>
    <w:rsid w:val="003E05EF"/>
    <w:rsid w:val="003E0EF2"/>
    <w:rsid w:val="003E240F"/>
    <w:rsid w:val="003E2582"/>
    <w:rsid w:val="003E385E"/>
    <w:rsid w:val="003E4F3E"/>
    <w:rsid w:val="003E4FBE"/>
    <w:rsid w:val="003E547E"/>
    <w:rsid w:val="003E70B1"/>
    <w:rsid w:val="003E76FB"/>
    <w:rsid w:val="003E7712"/>
    <w:rsid w:val="003E77C2"/>
    <w:rsid w:val="003F394C"/>
    <w:rsid w:val="003F3E49"/>
    <w:rsid w:val="003F4567"/>
    <w:rsid w:val="003F5FFC"/>
    <w:rsid w:val="00400C9D"/>
    <w:rsid w:val="00400FE3"/>
    <w:rsid w:val="00402B32"/>
    <w:rsid w:val="00403BD9"/>
    <w:rsid w:val="00404057"/>
    <w:rsid w:val="00404363"/>
    <w:rsid w:val="004045C8"/>
    <w:rsid w:val="00407DCC"/>
    <w:rsid w:val="00407EB3"/>
    <w:rsid w:val="00407F34"/>
    <w:rsid w:val="0041018B"/>
    <w:rsid w:val="0041162D"/>
    <w:rsid w:val="0041297D"/>
    <w:rsid w:val="004137A8"/>
    <w:rsid w:val="00414AEE"/>
    <w:rsid w:val="0041571C"/>
    <w:rsid w:val="00416706"/>
    <w:rsid w:val="00416CD5"/>
    <w:rsid w:val="00417648"/>
    <w:rsid w:val="00420054"/>
    <w:rsid w:val="00420173"/>
    <w:rsid w:val="004215D4"/>
    <w:rsid w:val="00421FAB"/>
    <w:rsid w:val="0042507F"/>
    <w:rsid w:val="00426D4B"/>
    <w:rsid w:val="00426DBB"/>
    <w:rsid w:val="00432A93"/>
    <w:rsid w:val="00432CB1"/>
    <w:rsid w:val="00433B37"/>
    <w:rsid w:val="0043487F"/>
    <w:rsid w:val="00436238"/>
    <w:rsid w:val="00437067"/>
    <w:rsid w:val="004376CA"/>
    <w:rsid w:val="0044066F"/>
    <w:rsid w:val="0044272B"/>
    <w:rsid w:val="004436F9"/>
    <w:rsid w:val="00443AEC"/>
    <w:rsid w:val="0044666C"/>
    <w:rsid w:val="00446D8E"/>
    <w:rsid w:val="00447E2F"/>
    <w:rsid w:val="004524A3"/>
    <w:rsid w:val="00453795"/>
    <w:rsid w:val="0045400A"/>
    <w:rsid w:val="004547F3"/>
    <w:rsid w:val="004557A3"/>
    <w:rsid w:val="00456653"/>
    <w:rsid w:val="00461E75"/>
    <w:rsid w:val="00463989"/>
    <w:rsid w:val="00463EE9"/>
    <w:rsid w:val="00464295"/>
    <w:rsid w:val="0046573C"/>
    <w:rsid w:val="004668B6"/>
    <w:rsid w:val="0046761A"/>
    <w:rsid w:val="00467B69"/>
    <w:rsid w:val="00467C5F"/>
    <w:rsid w:val="00472196"/>
    <w:rsid w:val="0047241A"/>
    <w:rsid w:val="00472D53"/>
    <w:rsid w:val="00473760"/>
    <w:rsid w:val="00473FF2"/>
    <w:rsid w:val="00475005"/>
    <w:rsid w:val="0047565F"/>
    <w:rsid w:val="0047613C"/>
    <w:rsid w:val="00477657"/>
    <w:rsid w:val="00477F3F"/>
    <w:rsid w:val="00480460"/>
    <w:rsid w:val="004816AD"/>
    <w:rsid w:val="00481AEE"/>
    <w:rsid w:val="0048290F"/>
    <w:rsid w:val="00482CD8"/>
    <w:rsid w:val="004837D2"/>
    <w:rsid w:val="00483961"/>
    <w:rsid w:val="00483E90"/>
    <w:rsid w:val="0048448C"/>
    <w:rsid w:val="00484D5C"/>
    <w:rsid w:val="00485B21"/>
    <w:rsid w:val="00485B7E"/>
    <w:rsid w:val="0049015F"/>
    <w:rsid w:val="004910EC"/>
    <w:rsid w:val="00492799"/>
    <w:rsid w:val="0049383B"/>
    <w:rsid w:val="00493BF3"/>
    <w:rsid w:val="004965A3"/>
    <w:rsid w:val="00496729"/>
    <w:rsid w:val="004A0112"/>
    <w:rsid w:val="004A181F"/>
    <w:rsid w:val="004A1A32"/>
    <w:rsid w:val="004A222E"/>
    <w:rsid w:val="004A32D2"/>
    <w:rsid w:val="004A3583"/>
    <w:rsid w:val="004A5623"/>
    <w:rsid w:val="004B0C1D"/>
    <w:rsid w:val="004B1E5C"/>
    <w:rsid w:val="004B207C"/>
    <w:rsid w:val="004B2AED"/>
    <w:rsid w:val="004B2E8D"/>
    <w:rsid w:val="004B3A21"/>
    <w:rsid w:val="004B3FD5"/>
    <w:rsid w:val="004B46A9"/>
    <w:rsid w:val="004B53AC"/>
    <w:rsid w:val="004B5EA7"/>
    <w:rsid w:val="004B5F00"/>
    <w:rsid w:val="004B647B"/>
    <w:rsid w:val="004B76F2"/>
    <w:rsid w:val="004C21DE"/>
    <w:rsid w:val="004C22DC"/>
    <w:rsid w:val="004C457A"/>
    <w:rsid w:val="004C679A"/>
    <w:rsid w:val="004D11AA"/>
    <w:rsid w:val="004D2D99"/>
    <w:rsid w:val="004D33CC"/>
    <w:rsid w:val="004D363F"/>
    <w:rsid w:val="004D3714"/>
    <w:rsid w:val="004D374D"/>
    <w:rsid w:val="004D5EA9"/>
    <w:rsid w:val="004D669E"/>
    <w:rsid w:val="004D681D"/>
    <w:rsid w:val="004E0A75"/>
    <w:rsid w:val="004E216B"/>
    <w:rsid w:val="004E24CD"/>
    <w:rsid w:val="004E268B"/>
    <w:rsid w:val="004E2963"/>
    <w:rsid w:val="004E297C"/>
    <w:rsid w:val="004E30F5"/>
    <w:rsid w:val="004E591B"/>
    <w:rsid w:val="004E72EC"/>
    <w:rsid w:val="004F0C67"/>
    <w:rsid w:val="004F19A7"/>
    <w:rsid w:val="004F250E"/>
    <w:rsid w:val="004F3C1D"/>
    <w:rsid w:val="004F46E6"/>
    <w:rsid w:val="004F5261"/>
    <w:rsid w:val="004F56CC"/>
    <w:rsid w:val="004F744B"/>
    <w:rsid w:val="00500134"/>
    <w:rsid w:val="00500F75"/>
    <w:rsid w:val="005028E5"/>
    <w:rsid w:val="00502CBE"/>
    <w:rsid w:val="0050352A"/>
    <w:rsid w:val="00503B9B"/>
    <w:rsid w:val="005078CA"/>
    <w:rsid w:val="00507C0D"/>
    <w:rsid w:val="00507EA3"/>
    <w:rsid w:val="005104E5"/>
    <w:rsid w:val="005106AD"/>
    <w:rsid w:val="00511395"/>
    <w:rsid w:val="00511D31"/>
    <w:rsid w:val="005120FD"/>
    <w:rsid w:val="00514FDC"/>
    <w:rsid w:val="00515491"/>
    <w:rsid w:val="00515511"/>
    <w:rsid w:val="00516AD7"/>
    <w:rsid w:val="00517B03"/>
    <w:rsid w:val="005214E9"/>
    <w:rsid w:val="005228C1"/>
    <w:rsid w:val="00525364"/>
    <w:rsid w:val="00526482"/>
    <w:rsid w:val="0052689E"/>
    <w:rsid w:val="00526A83"/>
    <w:rsid w:val="00526ACB"/>
    <w:rsid w:val="005271DD"/>
    <w:rsid w:val="00530E6D"/>
    <w:rsid w:val="00531406"/>
    <w:rsid w:val="00531A24"/>
    <w:rsid w:val="00531B94"/>
    <w:rsid w:val="00532567"/>
    <w:rsid w:val="00532989"/>
    <w:rsid w:val="00532C5C"/>
    <w:rsid w:val="00534BED"/>
    <w:rsid w:val="00534FA7"/>
    <w:rsid w:val="00535ECC"/>
    <w:rsid w:val="00536789"/>
    <w:rsid w:val="005374B4"/>
    <w:rsid w:val="00537961"/>
    <w:rsid w:val="00541F0F"/>
    <w:rsid w:val="00542D6F"/>
    <w:rsid w:val="005430DF"/>
    <w:rsid w:val="00545236"/>
    <w:rsid w:val="00545BF6"/>
    <w:rsid w:val="00547841"/>
    <w:rsid w:val="00547DE2"/>
    <w:rsid w:val="0055089A"/>
    <w:rsid w:val="00550DFF"/>
    <w:rsid w:val="00550EA9"/>
    <w:rsid w:val="005541B6"/>
    <w:rsid w:val="00555500"/>
    <w:rsid w:val="00557C4A"/>
    <w:rsid w:val="00557CE5"/>
    <w:rsid w:val="005615F6"/>
    <w:rsid w:val="00561B48"/>
    <w:rsid w:val="005655F9"/>
    <w:rsid w:val="00565630"/>
    <w:rsid w:val="00567565"/>
    <w:rsid w:val="00567B1A"/>
    <w:rsid w:val="00567BD4"/>
    <w:rsid w:val="00567F8A"/>
    <w:rsid w:val="00570C42"/>
    <w:rsid w:val="00571C1E"/>
    <w:rsid w:val="00571F8B"/>
    <w:rsid w:val="0057212C"/>
    <w:rsid w:val="00572B2E"/>
    <w:rsid w:val="00572C3B"/>
    <w:rsid w:val="00572E5B"/>
    <w:rsid w:val="0057349E"/>
    <w:rsid w:val="0057523B"/>
    <w:rsid w:val="005755B4"/>
    <w:rsid w:val="00575A62"/>
    <w:rsid w:val="00576C68"/>
    <w:rsid w:val="00577BD7"/>
    <w:rsid w:val="00580C5B"/>
    <w:rsid w:val="005812F6"/>
    <w:rsid w:val="00581D9C"/>
    <w:rsid w:val="005820B8"/>
    <w:rsid w:val="00582766"/>
    <w:rsid w:val="00583715"/>
    <w:rsid w:val="0058409A"/>
    <w:rsid w:val="00584188"/>
    <w:rsid w:val="0058474C"/>
    <w:rsid w:val="0058632C"/>
    <w:rsid w:val="00586F08"/>
    <w:rsid w:val="0058734F"/>
    <w:rsid w:val="00587C4E"/>
    <w:rsid w:val="0059139F"/>
    <w:rsid w:val="00591B8A"/>
    <w:rsid w:val="005938FD"/>
    <w:rsid w:val="0059426B"/>
    <w:rsid w:val="00594797"/>
    <w:rsid w:val="00595C77"/>
    <w:rsid w:val="005973EE"/>
    <w:rsid w:val="005A04E5"/>
    <w:rsid w:val="005A44B2"/>
    <w:rsid w:val="005A544A"/>
    <w:rsid w:val="005A5B1F"/>
    <w:rsid w:val="005A6EF0"/>
    <w:rsid w:val="005B0092"/>
    <w:rsid w:val="005B03C9"/>
    <w:rsid w:val="005B16C3"/>
    <w:rsid w:val="005B1C27"/>
    <w:rsid w:val="005B35A2"/>
    <w:rsid w:val="005B5295"/>
    <w:rsid w:val="005B5497"/>
    <w:rsid w:val="005B707C"/>
    <w:rsid w:val="005C0221"/>
    <w:rsid w:val="005C09A3"/>
    <w:rsid w:val="005C13B8"/>
    <w:rsid w:val="005C2B08"/>
    <w:rsid w:val="005C2E42"/>
    <w:rsid w:val="005C4158"/>
    <w:rsid w:val="005C538B"/>
    <w:rsid w:val="005C54D8"/>
    <w:rsid w:val="005D0187"/>
    <w:rsid w:val="005D15E2"/>
    <w:rsid w:val="005D2865"/>
    <w:rsid w:val="005D2964"/>
    <w:rsid w:val="005D3611"/>
    <w:rsid w:val="005D3F38"/>
    <w:rsid w:val="005D4377"/>
    <w:rsid w:val="005D557A"/>
    <w:rsid w:val="005D5618"/>
    <w:rsid w:val="005D59AD"/>
    <w:rsid w:val="005E07E8"/>
    <w:rsid w:val="005E159E"/>
    <w:rsid w:val="005E1F08"/>
    <w:rsid w:val="005E2206"/>
    <w:rsid w:val="005E2549"/>
    <w:rsid w:val="005E33BE"/>
    <w:rsid w:val="005E438C"/>
    <w:rsid w:val="005E4EEC"/>
    <w:rsid w:val="005E585B"/>
    <w:rsid w:val="005E5E0A"/>
    <w:rsid w:val="005E631C"/>
    <w:rsid w:val="005E7363"/>
    <w:rsid w:val="005E7922"/>
    <w:rsid w:val="005E7D95"/>
    <w:rsid w:val="005F089E"/>
    <w:rsid w:val="005F147C"/>
    <w:rsid w:val="005F229C"/>
    <w:rsid w:val="005F246C"/>
    <w:rsid w:val="005F2548"/>
    <w:rsid w:val="005F3456"/>
    <w:rsid w:val="005F3995"/>
    <w:rsid w:val="005F43C6"/>
    <w:rsid w:val="005F44B9"/>
    <w:rsid w:val="005F4C48"/>
    <w:rsid w:val="005F5A88"/>
    <w:rsid w:val="005F66A6"/>
    <w:rsid w:val="005F67A3"/>
    <w:rsid w:val="005F7441"/>
    <w:rsid w:val="00600577"/>
    <w:rsid w:val="00601BAA"/>
    <w:rsid w:val="00601C94"/>
    <w:rsid w:val="00602230"/>
    <w:rsid w:val="00602261"/>
    <w:rsid w:val="0060314B"/>
    <w:rsid w:val="00603644"/>
    <w:rsid w:val="00603B51"/>
    <w:rsid w:val="006057F2"/>
    <w:rsid w:val="006075CB"/>
    <w:rsid w:val="00607B4C"/>
    <w:rsid w:val="00610083"/>
    <w:rsid w:val="00611458"/>
    <w:rsid w:val="006116FF"/>
    <w:rsid w:val="00611961"/>
    <w:rsid w:val="00611BCF"/>
    <w:rsid w:val="00612734"/>
    <w:rsid w:val="00613FB7"/>
    <w:rsid w:val="0061421C"/>
    <w:rsid w:val="00614A04"/>
    <w:rsid w:val="00615EEC"/>
    <w:rsid w:val="0061628B"/>
    <w:rsid w:val="00616C7E"/>
    <w:rsid w:val="00617D80"/>
    <w:rsid w:val="00620BD8"/>
    <w:rsid w:val="00620E3A"/>
    <w:rsid w:val="0062112B"/>
    <w:rsid w:val="00622268"/>
    <w:rsid w:val="00623834"/>
    <w:rsid w:val="00623C67"/>
    <w:rsid w:val="00624367"/>
    <w:rsid w:val="0062438D"/>
    <w:rsid w:val="00624E86"/>
    <w:rsid w:val="006269BA"/>
    <w:rsid w:val="00630AB2"/>
    <w:rsid w:val="00632467"/>
    <w:rsid w:val="006325C3"/>
    <w:rsid w:val="00632915"/>
    <w:rsid w:val="006379A0"/>
    <w:rsid w:val="00640C5C"/>
    <w:rsid w:val="0064209B"/>
    <w:rsid w:val="00642661"/>
    <w:rsid w:val="00643816"/>
    <w:rsid w:val="00645D96"/>
    <w:rsid w:val="006460E9"/>
    <w:rsid w:val="00646ADD"/>
    <w:rsid w:val="00650487"/>
    <w:rsid w:val="00650663"/>
    <w:rsid w:val="00650ADD"/>
    <w:rsid w:val="006510AB"/>
    <w:rsid w:val="00651505"/>
    <w:rsid w:val="00651A84"/>
    <w:rsid w:val="00652CEE"/>
    <w:rsid w:val="00652EDC"/>
    <w:rsid w:val="0065306B"/>
    <w:rsid w:val="00653E45"/>
    <w:rsid w:val="006545B1"/>
    <w:rsid w:val="00657FFC"/>
    <w:rsid w:val="0066195C"/>
    <w:rsid w:val="00661ACD"/>
    <w:rsid w:val="006632D8"/>
    <w:rsid w:val="00663CBB"/>
    <w:rsid w:val="00664B9F"/>
    <w:rsid w:val="00664D1A"/>
    <w:rsid w:val="006664C6"/>
    <w:rsid w:val="0067092A"/>
    <w:rsid w:val="00670C60"/>
    <w:rsid w:val="0067201D"/>
    <w:rsid w:val="00672B64"/>
    <w:rsid w:val="006732A0"/>
    <w:rsid w:val="00673EF5"/>
    <w:rsid w:val="0067792C"/>
    <w:rsid w:val="00681B82"/>
    <w:rsid w:val="00683026"/>
    <w:rsid w:val="00684755"/>
    <w:rsid w:val="00684860"/>
    <w:rsid w:val="00684A3F"/>
    <w:rsid w:val="0068554A"/>
    <w:rsid w:val="006860ED"/>
    <w:rsid w:val="00687098"/>
    <w:rsid w:val="00687D5D"/>
    <w:rsid w:val="006904E9"/>
    <w:rsid w:val="006915E5"/>
    <w:rsid w:val="00691EEA"/>
    <w:rsid w:val="00693DD9"/>
    <w:rsid w:val="006940BE"/>
    <w:rsid w:val="00694A6F"/>
    <w:rsid w:val="00694B07"/>
    <w:rsid w:val="006961D9"/>
    <w:rsid w:val="0069665E"/>
    <w:rsid w:val="00697656"/>
    <w:rsid w:val="006A064E"/>
    <w:rsid w:val="006A16EE"/>
    <w:rsid w:val="006A5608"/>
    <w:rsid w:val="006A5AC6"/>
    <w:rsid w:val="006A5E97"/>
    <w:rsid w:val="006A6181"/>
    <w:rsid w:val="006B08E3"/>
    <w:rsid w:val="006B16D0"/>
    <w:rsid w:val="006B22BB"/>
    <w:rsid w:val="006B26C2"/>
    <w:rsid w:val="006B44F5"/>
    <w:rsid w:val="006B6A87"/>
    <w:rsid w:val="006B71F3"/>
    <w:rsid w:val="006B7459"/>
    <w:rsid w:val="006C025B"/>
    <w:rsid w:val="006C07D7"/>
    <w:rsid w:val="006C1250"/>
    <w:rsid w:val="006C2315"/>
    <w:rsid w:val="006C32EB"/>
    <w:rsid w:val="006C3815"/>
    <w:rsid w:val="006C39F7"/>
    <w:rsid w:val="006C4535"/>
    <w:rsid w:val="006C460E"/>
    <w:rsid w:val="006C5656"/>
    <w:rsid w:val="006C7754"/>
    <w:rsid w:val="006C77FB"/>
    <w:rsid w:val="006C7AC2"/>
    <w:rsid w:val="006D0295"/>
    <w:rsid w:val="006D02A6"/>
    <w:rsid w:val="006D13D3"/>
    <w:rsid w:val="006D1711"/>
    <w:rsid w:val="006D1F90"/>
    <w:rsid w:val="006D3F04"/>
    <w:rsid w:val="006D4FCF"/>
    <w:rsid w:val="006D5A62"/>
    <w:rsid w:val="006D5A9C"/>
    <w:rsid w:val="006D5E13"/>
    <w:rsid w:val="006D5E9D"/>
    <w:rsid w:val="006D7203"/>
    <w:rsid w:val="006D7762"/>
    <w:rsid w:val="006D7E13"/>
    <w:rsid w:val="006E077E"/>
    <w:rsid w:val="006E08E6"/>
    <w:rsid w:val="006E2206"/>
    <w:rsid w:val="006E2D95"/>
    <w:rsid w:val="006E4227"/>
    <w:rsid w:val="006E444D"/>
    <w:rsid w:val="006E4E30"/>
    <w:rsid w:val="006E5713"/>
    <w:rsid w:val="006F1D75"/>
    <w:rsid w:val="006F21AA"/>
    <w:rsid w:val="006F2430"/>
    <w:rsid w:val="006F3715"/>
    <w:rsid w:val="006F3A9D"/>
    <w:rsid w:val="006F799A"/>
    <w:rsid w:val="006F7FDC"/>
    <w:rsid w:val="00700257"/>
    <w:rsid w:val="00700DF0"/>
    <w:rsid w:val="007015C2"/>
    <w:rsid w:val="007016BD"/>
    <w:rsid w:val="00702248"/>
    <w:rsid w:val="00702600"/>
    <w:rsid w:val="0070300C"/>
    <w:rsid w:val="0070301C"/>
    <w:rsid w:val="00705303"/>
    <w:rsid w:val="00705754"/>
    <w:rsid w:val="00706116"/>
    <w:rsid w:val="007079AA"/>
    <w:rsid w:val="00710899"/>
    <w:rsid w:val="00712106"/>
    <w:rsid w:val="0071226E"/>
    <w:rsid w:val="0071298C"/>
    <w:rsid w:val="00713C4F"/>
    <w:rsid w:val="00714447"/>
    <w:rsid w:val="00714D05"/>
    <w:rsid w:val="00715821"/>
    <w:rsid w:val="00716BE3"/>
    <w:rsid w:val="007178B7"/>
    <w:rsid w:val="00717A7F"/>
    <w:rsid w:val="00721002"/>
    <w:rsid w:val="00722594"/>
    <w:rsid w:val="007233EF"/>
    <w:rsid w:val="00724766"/>
    <w:rsid w:val="00725386"/>
    <w:rsid w:val="00726232"/>
    <w:rsid w:val="00727D04"/>
    <w:rsid w:val="00732A91"/>
    <w:rsid w:val="00732D40"/>
    <w:rsid w:val="00732E23"/>
    <w:rsid w:val="00735A52"/>
    <w:rsid w:val="00736919"/>
    <w:rsid w:val="0073748A"/>
    <w:rsid w:val="00737D50"/>
    <w:rsid w:val="00740144"/>
    <w:rsid w:val="00742D32"/>
    <w:rsid w:val="00743475"/>
    <w:rsid w:val="00744DF3"/>
    <w:rsid w:val="007455DE"/>
    <w:rsid w:val="00750A1B"/>
    <w:rsid w:val="00750C43"/>
    <w:rsid w:val="00751106"/>
    <w:rsid w:val="00753B5C"/>
    <w:rsid w:val="007544DE"/>
    <w:rsid w:val="00754654"/>
    <w:rsid w:val="007557F4"/>
    <w:rsid w:val="007564A8"/>
    <w:rsid w:val="0076057B"/>
    <w:rsid w:val="00760C0B"/>
    <w:rsid w:val="00760CFD"/>
    <w:rsid w:val="00763347"/>
    <w:rsid w:val="0076394D"/>
    <w:rsid w:val="00764747"/>
    <w:rsid w:val="00764985"/>
    <w:rsid w:val="007649A2"/>
    <w:rsid w:val="00766247"/>
    <w:rsid w:val="00766385"/>
    <w:rsid w:val="00766E01"/>
    <w:rsid w:val="00766E59"/>
    <w:rsid w:val="00771BA1"/>
    <w:rsid w:val="007723CE"/>
    <w:rsid w:val="00772B38"/>
    <w:rsid w:val="00773446"/>
    <w:rsid w:val="0077372B"/>
    <w:rsid w:val="00774325"/>
    <w:rsid w:val="00774A2C"/>
    <w:rsid w:val="00774F33"/>
    <w:rsid w:val="00775598"/>
    <w:rsid w:val="00775D97"/>
    <w:rsid w:val="00776909"/>
    <w:rsid w:val="00777C14"/>
    <w:rsid w:val="00780325"/>
    <w:rsid w:val="00780B18"/>
    <w:rsid w:val="00783FFE"/>
    <w:rsid w:val="0078436B"/>
    <w:rsid w:val="00785D27"/>
    <w:rsid w:val="007868A4"/>
    <w:rsid w:val="0078691B"/>
    <w:rsid w:val="00787444"/>
    <w:rsid w:val="00787838"/>
    <w:rsid w:val="00787A21"/>
    <w:rsid w:val="0079204D"/>
    <w:rsid w:val="00792B35"/>
    <w:rsid w:val="00792EC7"/>
    <w:rsid w:val="007936D5"/>
    <w:rsid w:val="00795113"/>
    <w:rsid w:val="007955A5"/>
    <w:rsid w:val="00796CAA"/>
    <w:rsid w:val="007A057B"/>
    <w:rsid w:val="007A0C40"/>
    <w:rsid w:val="007A282A"/>
    <w:rsid w:val="007A2BC1"/>
    <w:rsid w:val="007A3360"/>
    <w:rsid w:val="007A5034"/>
    <w:rsid w:val="007A5905"/>
    <w:rsid w:val="007A62BC"/>
    <w:rsid w:val="007A707B"/>
    <w:rsid w:val="007A7550"/>
    <w:rsid w:val="007B01B7"/>
    <w:rsid w:val="007B04B3"/>
    <w:rsid w:val="007B0F89"/>
    <w:rsid w:val="007B18B9"/>
    <w:rsid w:val="007B1ADD"/>
    <w:rsid w:val="007B2078"/>
    <w:rsid w:val="007B4F63"/>
    <w:rsid w:val="007B5332"/>
    <w:rsid w:val="007B6EEC"/>
    <w:rsid w:val="007B7821"/>
    <w:rsid w:val="007B7EFB"/>
    <w:rsid w:val="007C12CD"/>
    <w:rsid w:val="007C3C4B"/>
    <w:rsid w:val="007C424A"/>
    <w:rsid w:val="007C4D74"/>
    <w:rsid w:val="007C4DB1"/>
    <w:rsid w:val="007C4DC0"/>
    <w:rsid w:val="007C60F0"/>
    <w:rsid w:val="007C6961"/>
    <w:rsid w:val="007C6A46"/>
    <w:rsid w:val="007C725F"/>
    <w:rsid w:val="007C7D66"/>
    <w:rsid w:val="007D0E32"/>
    <w:rsid w:val="007D0F69"/>
    <w:rsid w:val="007D2232"/>
    <w:rsid w:val="007D3DB5"/>
    <w:rsid w:val="007D6B85"/>
    <w:rsid w:val="007D7B80"/>
    <w:rsid w:val="007D7E6E"/>
    <w:rsid w:val="007E0D28"/>
    <w:rsid w:val="007E1609"/>
    <w:rsid w:val="007E4A06"/>
    <w:rsid w:val="007E6118"/>
    <w:rsid w:val="007F02C0"/>
    <w:rsid w:val="007F0401"/>
    <w:rsid w:val="007F1261"/>
    <w:rsid w:val="007F1B8C"/>
    <w:rsid w:val="007F2D20"/>
    <w:rsid w:val="007F37C3"/>
    <w:rsid w:val="007F383B"/>
    <w:rsid w:val="007F3922"/>
    <w:rsid w:val="007F39A2"/>
    <w:rsid w:val="007F4B24"/>
    <w:rsid w:val="007F4F62"/>
    <w:rsid w:val="007F5B1D"/>
    <w:rsid w:val="007F62D0"/>
    <w:rsid w:val="00800E2D"/>
    <w:rsid w:val="00802735"/>
    <w:rsid w:val="00802E55"/>
    <w:rsid w:val="0080336A"/>
    <w:rsid w:val="008034D2"/>
    <w:rsid w:val="0080415D"/>
    <w:rsid w:val="00804A20"/>
    <w:rsid w:val="008057B1"/>
    <w:rsid w:val="008100F6"/>
    <w:rsid w:val="00810D62"/>
    <w:rsid w:val="008117F5"/>
    <w:rsid w:val="00812BC7"/>
    <w:rsid w:val="00813153"/>
    <w:rsid w:val="00813171"/>
    <w:rsid w:val="00814A3C"/>
    <w:rsid w:val="008159E1"/>
    <w:rsid w:val="00815AFB"/>
    <w:rsid w:val="00816479"/>
    <w:rsid w:val="00816B97"/>
    <w:rsid w:val="00821678"/>
    <w:rsid w:val="008216CD"/>
    <w:rsid w:val="00823388"/>
    <w:rsid w:val="00823CCA"/>
    <w:rsid w:val="00827F81"/>
    <w:rsid w:val="0083283A"/>
    <w:rsid w:val="008328FA"/>
    <w:rsid w:val="00833B2B"/>
    <w:rsid w:val="00833EBC"/>
    <w:rsid w:val="00834936"/>
    <w:rsid w:val="00834D9D"/>
    <w:rsid w:val="00835275"/>
    <w:rsid w:val="00835A07"/>
    <w:rsid w:val="00836C61"/>
    <w:rsid w:val="008371D6"/>
    <w:rsid w:val="008407FC"/>
    <w:rsid w:val="008435BC"/>
    <w:rsid w:val="00843EB9"/>
    <w:rsid w:val="00843FFA"/>
    <w:rsid w:val="00844294"/>
    <w:rsid w:val="0084658A"/>
    <w:rsid w:val="00847DD3"/>
    <w:rsid w:val="0085179D"/>
    <w:rsid w:val="00851A67"/>
    <w:rsid w:val="00853A47"/>
    <w:rsid w:val="0085425C"/>
    <w:rsid w:val="008544C5"/>
    <w:rsid w:val="00854A1A"/>
    <w:rsid w:val="00856BBA"/>
    <w:rsid w:val="00860B52"/>
    <w:rsid w:val="0086249F"/>
    <w:rsid w:val="0086316F"/>
    <w:rsid w:val="008638AB"/>
    <w:rsid w:val="00864282"/>
    <w:rsid w:val="00867219"/>
    <w:rsid w:val="00867F8A"/>
    <w:rsid w:val="0087007F"/>
    <w:rsid w:val="008719EC"/>
    <w:rsid w:val="00872606"/>
    <w:rsid w:val="0087272E"/>
    <w:rsid w:val="0087484C"/>
    <w:rsid w:val="008770C5"/>
    <w:rsid w:val="00877741"/>
    <w:rsid w:val="008800F5"/>
    <w:rsid w:val="0088013D"/>
    <w:rsid w:val="00880490"/>
    <w:rsid w:val="00880DE0"/>
    <w:rsid w:val="00881A2A"/>
    <w:rsid w:val="008834E0"/>
    <w:rsid w:val="008845F4"/>
    <w:rsid w:val="00884A0C"/>
    <w:rsid w:val="00884AB0"/>
    <w:rsid w:val="00884F1A"/>
    <w:rsid w:val="00886226"/>
    <w:rsid w:val="00886771"/>
    <w:rsid w:val="00886C6E"/>
    <w:rsid w:val="008901F8"/>
    <w:rsid w:val="008918F3"/>
    <w:rsid w:val="008932AC"/>
    <w:rsid w:val="00893318"/>
    <w:rsid w:val="008938C7"/>
    <w:rsid w:val="00893E52"/>
    <w:rsid w:val="008955D8"/>
    <w:rsid w:val="00896A17"/>
    <w:rsid w:val="008A035A"/>
    <w:rsid w:val="008A0747"/>
    <w:rsid w:val="008A2D74"/>
    <w:rsid w:val="008A3D86"/>
    <w:rsid w:val="008A4CC2"/>
    <w:rsid w:val="008A5AF6"/>
    <w:rsid w:val="008B2270"/>
    <w:rsid w:val="008B2E2C"/>
    <w:rsid w:val="008B3A62"/>
    <w:rsid w:val="008B3C03"/>
    <w:rsid w:val="008B4714"/>
    <w:rsid w:val="008B65C2"/>
    <w:rsid w:val="008B6E35"/>
    <w:rsid w:val="008B6F97"/>
    <w:rsid w:val="008B7577"/>
    <w:rsid w:val="008C0474"/>
    <w:rsid w:val="008C1226"/>
    <w:rsid w:val="008C1B54"/>
    <w:rsid w:val="008C5189"/>
    <w:rsid w:val="008C548C"/>
    <w:rsid w:val="008C5CC7"/>
    <w:rsid w:val="008D0A02"/>
    <w:rsid w:val="008D4539"/>
    <w:rsid w:val="008D4F05"/>
    <w:rsid w:val="008D502B"/>
    <w:rsid w:val="008D61E0"/>
    <w:rsid w:val="008D7265"/>
    <w:rsid w:val="008D73F2"/>
    <w:rsid w:val="008E1391"/>
    <w:rsid w:val="008E2267"/>
    <w:rsid w:val="008E2B15"/>
    <w:rsid w:val="008E3E6C"/>
    <w:rsid w:val="008E6DFB"/>
    <w:rsid w:val="008E7F48"/>
    <w:rsid w:val="008F0E43"/>
    <w:rsid w:val="008F1B09"/>
    <w:rsid w:val="008F2B43"/>
    <w:rsid w:val="008F351C"/>
    <w:rsid w:val="008F35E5"/>
    <w:rsid w:val="008F438A"/>
    <w:rsid w:val="008F4AD7"/>
    <w:rsid w:val="008F4BCC"/>
    <w:rsid w:val="008F55ED"/>
    <w:rsid w:val="008F6084"/>
    <w:rsid w:val="008F6AF6"/>
    <w:rsid w:val="00900069"/>
    <w:rsid w:val="00900AFE"/>
    <w:rsid w:val="00902343"/>
    <w:rsid w:val="0090323A"/>
    <w:rsid w:val="00904893"/>
    <w:rsid w:val="00904D90"/>
    <w:rsid w:val="00906984"/>
    <w:rsid w:val="00906E8A"/>
    <w:rsid w:val="0091012A"/>
    <w:rsid w:val="0091048D"/>
    <w:rsid w:val="009106C8"/>
    <w:rsid w:val="0091184F"/>
    <w:rsid w:val="0091243D"/>
    <w:rsid w:val="00913118"/>
    <w:rsid w:val="0091432E"/>
    <w:rsid w:val="009148FB"/>
    <w:rsid w:val="00916895"/>
    <w:rsid w:val="009170C6"/>
    <w:rsid w:val="00917A81"/>
    <w:rsid w:val="009218BB"/>
    <w:rsid w:val="00921CED"/>
    <w:rsid w:val="0092377B"/>
    <w:rsid w:val="00923A8F"/>
    <w:rsid w:val="00923B1A"/>
    <w:rsid w:val="00924BA2"/>
    <w:rsid w:val="00925738"/>
    <w:rsid w:val="00925796"/>
    <w:rsid w:val="00927A3D"/>
    <w:rsid w:val="00930D28"/>
    <w:rsid w:val="00931FED"/>
    <w:rsid w:val="00932503"/>
    <w:rsid w:val="00932DAF"/>
    <w:rsid w:val="00933184"/>
    <w:rsid w:val="009348BA"/>
    <w:rsid w:val="00935002"/>
    <w:rsid w:val="00937BD7"/>
    <w:rsid w:val="00941BA1"/>
    <w:rsid w:val="0094417D"/>
    <w:rsid w:val="009447B2"/>
    <w:rsid w:val="00944CA4"/>
    <w:rsid w:val="009504CD"/>
    <w:rsid w:val="00951AB3"/>
    <w:rsid w:val="0095441F"/>
    <w:rsid w:val="0095628D"/>
    <w:rsid w:val="00956772"/>
    <w:rsid w:val="00957180"/>
    <w:rsid w:val="00957756"/>
    <w:rsid w:val="00957D9F"/>
    <w:rsid w:val="00962B9B"/>
    <w:rsid w:val="009638A2"/>
    <w:rsid w:val="00964F04"/>
    <w:rsid w:val="00965E3F"/>
    <w:rsid w:val="009701B8"/>
    <w:rsid w:val="0097092D"/>
    <w:rsid w:val="00971299"/>
    <w:rsid w:val="00971EA0"/>
    <w:rsid w:val="0097299C"/>
    <w:rsid w:val="00974BA5"/>
    <w:rsid w:val="00976167"/>
    <w:rsid w:val="0098100B"/>
    <w:rsid w:val="00981D23"/>
    <w:rsid w:val="00982464"/>
    <w:rsid w:val="00984994"/>
    <w:rsid w:val="009868E3"/>
    <w:rsid w:val="00987811"/>
    <w:rsid w:val="00987D8E"/>
    <w:rsid w:val="00990E9A"/>
    <w:rsid w:val="00992ACE"/>
    <w:rsid w:val="00993564"/>
    <w:rsid w:val="009942B8"/>
    <w:rsid w:val="0099480E"/>
    <w:rsid w:val="00994EAE"/>
    <w:rsid w:val="00995486"/>
    <w:rsid w:val="00995CA8"/>
    <w:rsid w:val="009A19A5"/>
    <w:rsid w:val="009A37AA"/>
    <w:rsid w:val="009A4EC6"/>
    <w:rsid w:val="009A5611"/>
    <w:rsid w:val="009A566A"/>
    <w:rsid w:val="009A7DF5"/>
    <w:rsid w:val="009B0B00"/>
    <w:rsid w:val="009B210A"/>
    <w:rsid w:val="009B2F06"/>
    <w:rsid w:val="009B3B0F"/>
    <w:rsid w:val="009B42DD"/>
    <w:rsid w:val="009B6A7F"/>
    <w:rsid w:val="009B718E"/>
    <w:rsid w:val="009B764F"/>
    <w:rsid w:val="009C4C16"/>
    <w:rsid w:val="009C5137"/>
    <w:rsid w:val="009C545B"/>
    <w:rsid w:val="009C6417"/>
    <w:rsid w:val="009C69B9"/>
    <w:rsid w:val="009C77E4"/>
    <w:rsid w:val="009D0BB8"/>
    <w:rsid w:val="009D135C"/>
    <w:rsid w:val="009D2D43"/>
    <w:rsid w:val="009D3264"/>
    <w:rsid w:val="009D4157"/>
    <w:rsid w:val="009D4258"/>
    <w:rsid w:val="009D6448"/>
    <w:rsid w:val="009D6CDA"/>
    <w:rsid w:val="009D737C"/>
    <w:rsid w:val="009D7E74"/>
    <w:rsid w:val="009E016B"/>
    <w:rsid w:val="009E0985"/>
    <w:rsid w:val="009E3541"/>
    <w:rsid w:val="009E653D"/>
    <w:rsid w:val="009E7053"/>
    <w:rsid w:val="009E73E8"/>
    <w:rsid w:val="009F0F47"/>
    <w:rsid w:val="009F1F54"/>
    <w:rsid w:val="009F299A"/>
    <w:rsid w:val="009F40D3"/>
    <w:rsid w:val="009F48A8"/>
    <w:rsid w:val="009F4EDA"/>
    <w:rsid w:val="009F55AD"/>
    <w:rsid w:val="009F626F"/>
    <w:rsid w:val="009F6718"/>
    <w:rsid w:val="009F72B3"/>
    <w:rsid w:val="00A00886"/>
    <w:rsid w:val="00A0252B"/>
    <w:rsid w:val="00A04CEF"/>
    <w:rsid w:val="00A05417"/>
    <w:rsid w:val="00A10BD4"/>
    <w:rsid w:val="00A11693"/>
    <w:rsid w:val="00A16C36"/>
    <w:rsid w:val="00A177FA"/>
    <w:rsid w:val="00A204B1"/>
    <w:rsid w:val="00A228AA"/>
    <w:rsid w:val="00A22D8D"/>
    <w:rsid w:val="00A235F8"/>
    <w:rsid w:val="00A243C7"/>
    <w:rsid w:val="00A24AD7"/>
    <w:rsid w:val="00A24C64"/>
    <w:rsid w:val="00A24F56"/>
    <w:rsid w:val="00A2528B"/>
    <w:rsid w:val="00A27539"/>
    <w:rsid w:val="00A27F67"/>
    <w:rsid w:val="00A30F91"/>
    <w:rsid w:val="00A34686"/>
    <w:rsid w:val="00A348F9"/>
    <w:rsid w:val="00A35CD2"/>
    <w:rsid w:val="00A35F6A"/>
    <w:rsid w:val="00A36885"/>
    <w:rsid w:val="00A4043C"/>
    <w:rsid w:val="00A4051A"/>
    <w:rsid w:val="00A410D0"/>
    <w:rsid w:val="00A412AF"/>
    <w:rsid w:val="00A41465"/>
    <w:rsid w:val="00A42098"/>
    <w:rsid w:val="00A42889"/>
    <w:rsid w:val="00A43690"/>
    <w:rsid w:val="00A4370A"/>
    <w:rsid w:val="00A4405B"/>
    <w:rsid w:val="00A44239"/>
    <w:rsid w:val="00A459C2"/>
    <w:rsid w:val="00A462AF"/>
    <w:rsid w:val="00A47A25"/>
    <w:rsid w:val="00A50883"/>
    <w:rsid w:val="00A530B3"/>
    <w:rsid w:val="00A538A9"/>
    <w:rsid w:val="00A53E09"/>
    <w:rsid w:val="00A54063"/>
    <w:rsid w:val="00A5520A"/>
    <w:rsid w:val="00A55DFC"/>
    <w:rsid w:val="00A568DD"/>
    <w:rsid w:val="00A60F48"/>
    <w:rsid w:val="00A616AE"/>
    <w:rsid w:val="00A6247A"/>
    <w:rsid w:val="00A62F65"/>
    <w:rsid w:val="00A636CC"/>
    <w:rsid w:val="00A64822"/>
    <w:rsid w:val="00A72400"/>
    <w:rsid w:val="00A72F80"/>
    <w:rsid w:val="00A745B7"/>
    <w:rsid w:val="00A747BA"/>
    <w:rsid w:val="00A74C52"/>
    <w:rsid w:val="00A75484"/>
    <w:rsid w:val="00A76398"/>
    <w:rsid w:val="00A80184"/>
    <w:rsid w:val="00A812E7"/>
    <w:rsid w:val="00A81653"/>
    <w:rsid w:val="00A8491B"/>
    <w:rsid w:val="00A87E7B"/>
    <w:rsid w:val="00A87E8C"/>
    <w:rsid w:val="00A90BEE"/>
    <w:rsid w:val="00A9193B"/>
    <w:rsid w:val="00A92076"/>
    <w:rsid w:val="00A95DE4"/>
    <w:rsid w:val="00A96812"/>
    <w:rsid w:val="00A96B94"/>
    <w:rsid w:val="00A972DD"/>
    <w:rsid w:val="00A97DD3"/>
    <w:rsid w:val="00A97F53"/>
    <w:rsid w:val="00AA1452"/>
    <w:rsid w:val="00AA426C"/>
    <w:rsid w:val="00AA432C"/>
    <w:rsid w:val="00AA4FF2"/>
    <w:rsid w:val="00AA5BDE"/>
    <w:rsid w:val="00AA60E7"/>
    <w:rsid w:val="00AA627B"/>
    <w:rsid w:val="00AB1F5A"/>
    <w:rsid w:val="00AB226A"/>
    <w:rsid w:val="00AB23C1"/>
    <w:rsid w:val="00AB5BF5"/>
    <w:rsid w:val="00AB6F5C"/>
    <w:rsid w:val="00AB780C"/>
    <w:rsid w:val="00AC0DAE"/>
    <w:rsid w:val="00AC1319"/>
    <w:rsid w:val="00AC3462"/>
    <w:rsid w:val="00AC4EED"/>
    <w:rsid w:val="00AC5306"/>
    <w:rsid w:val="00AC753F"/>
    <w:rsid w:val="00AC75A3"/>
    <w:rsid w:val="00AC7E04"/>
    <w:rsid w:val="00AD00E5"/>
    <w:rsid w:val="00AD049C"/>
    <w:rsid w:val="00AD0543"/>
    <w:rsid w:val="00AD0619"/>
    <w:rsid w:val="00AD13EA"/>
    <w:rsid w:val="00AD1FB7"/>
    <w:rsid w:val="00AD2C9A"/>
    <w:rsid w:val="00AD4815"/>
    <w:rsid w:val="00AD56C8"/>
    <w:rsid w:val="00AD5AFE"/>
    <w:rsid w:val="00AD6A1C"/>
    <w:rsid w:val="00AD705C"/>
    <w:rsid w:val="00AD7BAD"/>
    <w:rsid w:val="00AD7D7A"/>
    <w:rsid w:val="00AE05B6"/>
    <w:rsid w:val="00AE0B12"/>
    <w:rsid w:val="00AE12C1"/>
    <w:rsid w:val="00AE2F6C"/>
    <w:rsid w:val="00AE39E7"/>
    <w:rsid w:val="00AE3D06"/>
    <w:rsid w:val="00AE4D9C"/>
    <w:rsid w:val="00AE5379"/>
    <w:rsid w:val="00AE53D2"/>
    <w:rsid w:val="00AE5690"/>
    <w:rsid w:val="00AE5E29"/>
    <w:rsid w:val="00AE6C90"/>
    <w:rsid w:val="00AF09D1"/>
    <w:rsid w:val="00AF1417"/>
    <w:rsid w:val="00AF22E4"/>
    <w:rsid w:val="00AF284F"/>
    <w:rsid w:val="00AF2AB9"/>
    <w:rsid w:val="00AF3865"/>
    <w:rsid w:val="00AF476F"/>
    <w:rsid w:val="00AF4A86"/>
    <w:rsid w:val="00AF512F"/>
    <w:rsid w:val="00AF5D3E"/>
    <w:rsid w:val="00AF5EFD"/>
    <w:rsid w:val="00AF6218"/>
    <w:rsid w:val="00AF630E"/>
    <w:rsid w:val="00AF6AB2"/>
    <w:rsid w:val="00B02612"/>
    <w:rsid w:val="00B0522A"/>
    <w:rsid w:val="00B0547F"/>
    <w:rsid w:val="00B063EC"/>
    <w:rsid w:val="00B07AFC"/>
    <w:rsid w:val="00B07FFB"/>
    <w:rsid w:val="00B10887"/>
    <w:rsid w:val="00B11C12"/>
    <w:rsid w:val="00B137A2"/>
    <w:rsid w:val="00B14E36"/>
    <w:rsid w:val="00B15270"/>
    <w:rsid w:val="00B1600F"/>
    <w:rsid w:val="00B160AC"/>
    <w:rsid w:val="00B178C7"/>
    <w:rsid w:val="00B207BC"/>
    <w:rsid w:val="00B21637"/>
    <w:rsid w:val="00B227A4"/>
    <w:rsid w:val="00B252FB"/>
    <w:rsid w:val="00B25B1B"/>
    <w:rsid w:val="00B26938"/>
    <w:rsid w:val="00B27804"/>
    <w:rsid w:val="00B33CE4"/>
    <w:rsid w:val="00B36B0F"/>
    <w:rsid w:val="00B36C55"/>
    <w:rsid w:val="00B371C6"/>
    <w:rsid w:val="00B4045C"/>
    <w:rsid w:val="00B418F0"/>
    <w:rsid w:val="00B41907"/>
    <w:rsid w:val="00B4263F"/>
    <w:rsid w:val="00B451AE"/>
    <w:rsid w:val="00B46494"/>
    <w:rsid w:val="00B46A31"/>
    <w:rsid w:val="00B512A9"/>
    <w:rsid w:val="00B51DE3"/>
    <w:rsid w:val="00B5281C"/>
    <w:rsid w:val="00B52F9E"/>
    <w:rsid w:val="00B53431"/>
    <w:rsid w:val="00B53C2A"/>
    <w:rsid w:val="00B547BE"/>
    <w:rsid w:val="00B55259"/>
    <w:rsid w:val="00B55F7B"/>
    <w:rsid w:val="00B56BEF"/>
    <w:rsid w:val="00B60372"/>
    <w:rsid w:val="00B607A7"/>
    <w:rsid w:val="00B61CA0"/>
    <w:rsid w:val="00B6227F"/>
    <w:rsid w:val="00B625B3"/>
    <w:rsid w:val="00B63A01"/>
    <w:rsid w:val="00B70B8F"/>
    <w:rsid w:val="00B71395"/>
    <w:rsid w:val="00B719A0"/>
    <w:rsid w:val="00B721C0"/>
    <w:rsid w:val="00B737FC"/>
    <w:rsid w:val="00B74A40"/>
    <w:rsid w:val="00B75008"/>
    <w:rsid w:val="00B76080"/>
    <w:rsid w:val="00B76800"/>
    <w:rsid w:val="00B76FF0"/>
    <w:rsid w:val="00B77C00"/>
    <w:rsid w:val="00B77FF5"/>
    <w:rsid w:val="00B80B56"/>
    <w:rsid w:val="00B8145D"/>
    <w:rsid w:val="00B829F1"/>
    <w:rsid w:val="00B82CCD"/>
    <w:rsid w:val="00B8525B"/>
    <w:rsid w:val="00B85F45"/>
    <w:rsid w:val="00B87E5A"/>
    <w:rsid w:val="00B900D9"/>
    <w:rsid w:val="00B91992"/>
    <w:rsid w:val="00B91B35"/>
    <w:rsid w:val="00B9224E"/>
    <w:rsid w:val="00B92539"/>
    <w:rsid w:val="00B92CE4"/>
    <w:rsid w:val="00B92EEC"/>
    <w:rsid w:val="00B92FE1"/>
    <w:rsid w:val="00B9414D"/>
    <w:rsid w:val="00B9469F"/>
    <w:rsid w:val="00B96723"/>
    <w:rsid w:val="00B96746"/>
    <w:rsid w:val="00B974D5"/>
    <w:rsid w:val="00B97A28"/>
    <w:rsid w:val="00BA1A4B"/>
    <w:rsid w:val="00BA2BDC"/>
    <w:rsid w:val="00BA2C82"/>
    <w:rsid w:val="00BA3000"/>
    <w:rsid w:val="00BA6ED1"/>
    <w:rsid w:val="00BB12D7"/>
    <w:rsid w:val="00BB1948"/>
    <w:rsid w:val="00BB1B69"/>
    <w:rsid w:val="00BB2564"/>
    <w:rsid w:val="00BB2938"/>
    <w:rsid w:val="00BB3851"/>
    <w:rsid w:val="00BB5E9E"/>
    <w:rsid w:val="00BC10E9"/>
    <w:rsid w:val="00BC1C73"/>
    <w:rsid w:val="00BC2536"/>
    <w:rsid w:val="00BC36B0"/>
    <w:rsid w:val="00BD244B"/>
    <w:rsid w:val="00BD2DDF"/>
    <w:rsid w:val="00BD4E11"/>
    <w:rsid w:val="00BD54AE"/>
    <w:rsid w:val="00BD7542"/>
    <w:rsid w:val="00BE10F9"/>
    <w:rsid w:val="00BE2A22"/>
    <w:rsid w:val="00BE3F11"/>
    <w:rsid w:val="00BE45F8"/>
    <w:rsid w:val="00BE4857"/>
    <w:rsid w:val="00BE49F7"/>
    <w:rsid w:val="00BE5784"/>
    <w:rsid w:val="00BE67BB"/>
    <w:rsid w:val="00BE714B"/>
    <w:rsid w:val="00BF10A6"/>
    <w:rsid w:val="00BF1389"/>
    <w:rsid w:val="00BF1AF4"/>
    <w:rsid w:val="00BF1B47"/>
    <w:rsid w:val="00BF257A"/>
    <w:rsid w:val="00BF2881"/>
    <w:rsid w:val="00BF4118"/>
    <w:rsid w:val="00BF5370"/>
    <w:rsid w:val="00BF589A"/>
    <w:rsid w:val="00BF5A08"/>
    <w:rsid w:val="00C0073F"/>
    <w:rsid w:val="00C00BCA"/>
    <w:rsid w:val="00C01610"/>
    <w:rsid w:val="00C01975"/>
    <w:rsid w:val="00C0202C"/>
    <w:rsid w:val="00C02B97"/>
    <w:rsid w:val="00C049F9"/>
    <w:rsid w:val="00C05130"/>
    <w:rsid w:val="00C059D2"/>
    <w:rsid w:val="00C05EAF"/>
    <w:rsid w:val="00C06166"/>
    <w:rsid w:val="00C06B87"/>
    <w:rsid w:val="00C06C2D"/>
    <w:rsid w:val="00C07176"/>
    <w:rsid w:val="00C07391"/>
    <w:rsid w:val="00C10467"/>
    <w:rsid w:val="00C11835"/>
    <w:rsid w:val="00C11D81"/>
    <w:rsid w:val="00C12639"/>
    <w:rsid w:val="00C12B62"/>
    <w:rsid w:val="00C12EF6"/>
    <w:rsid w:val="00C15B5C"/>
    <w:rsid w:val="00C15F0F"/>
    <w:rsid w:val="00C16684"/>
    <w:rsid w:val="00C16818"/>
    <w:rsid w:val="00C177D7"/>
    <w:rsid w:val="00C17F01"/>
    <w:rsid w:val="00C21981"/>
    <w:rsid w:val="00C22289"/>
    <w:rsid w:val="00C25B6B"/>
    <w:rsid w:val="00C265D6"/>
    <w:rsid w:val="00C26709"/>
    <w:rsid w:val="00C26E59"/>
    <w:rsid w:val="00C3058A"/>
    <w:rsid w:val="00C30652"/>
    <w:rsid w:val="00C310AF"/>
    <w:rsid w:val="00C3249D"/>
    <w:rsid w:val="00C34FC5"/>
    <w:rsid w:val="00C40898"/>
    <w:rsid w:val="00C4123B"/>
    <w:rsid w:val="00C422A6"/>
    <w:rsid w:val="00C455D8"/>
    <w:rsid w:val="00C470C1"/>
    <w:rsid w:val="00C47CC6"/>
    <w:rsid w:val="00C503E9"/>
    <w:rsid w:val="00C50752"/>
    <w:rsid w:val="00C50800"/>
    <w:rsid w:val="00C51013"/>
    <w:rsid w:val="00C52B6E"/>
    <w:rsid w:val="00C538C7"/>
    <w:rsid w:val="00C54938"/>
    <w:rsid w:val="00C56929"/>
    <w:rsid w:val="00C57112"/>
    <w:rsid w:val="00C5715C"/>
    <w:rsid w:val="00C572E8"/>
    <w:rsid w:val="00C5737F"/>
    <w:rsid w:val="00C60747"/>
    <w:rsid w:val="00C6231E"/>
    <w:rsid w:val="00C625E7"/>
    <w:rsid w:val="00C6498C"/>
    <w:rsid w:val="00C65B3D"/>
    <w:rsid w:val="00C665F7"/>
    <w:rsid w:val="00C67BD1"/>
    <w:rsid w:val="00C70936"/>
    <w:rsid w:val="00C7118C"/>
    <w:rsid w:val="00C7587C"/>
    <w:rsid w:val="00C75AEA"/>
    <w:rsid w:val="00C809B7"/>
    <w:rsid w:val="00C80CF7"/>
    <w:rsid w:val="00C82431"/>
    <w:rsid w:val="00C834BA"/>
    <w:rsid w:val="00C837CC"/>
    <w:rsid w:val="00C86B45"/>
    <w:rsid w:val="00C86FCE"/>
    <w:rsid w:val="00C900A2"/>
    <w:rsid w:val="00C92BA1"/>
    <w:rsid w:val="00C93232"/>
    <w:rsid w:val="00C93B11"/>
    <w:rsid w:val="00C944B9"/>
    <w:rsid w:val="00C95CB2"/>
    <w:rsid w:val="00C97118"/>
    <w:rsid w:val="00C97786"/>
    <w:rsid w:val="00C978E8"/>
    <w:rsid w:val="00CA06BE"/>
    <w:rsid w:val="00CA1BF2"/>
    <w:rsid w:val="00CA1FF0"/>
    <w:rsid w:val="00CA33E2"/>
    <w:rsid w:val="00CA4D3F"/>
    <w:rsid w:val="00CA5E70"/>
    <w:rsid w:val="00CA67F8"/>
    <w:rsid w:val="00CA6847"/>
    <w:rsid w:val="00CA7977"/>
    <w:rsid w:val="00CB03F4"/>
    <w:rsid w:val="00CB1F06"/>
    <w:rsid w:val="00CB36BF"/>
    <w:rsid w:val="00CB397F"/>
    <w:rsid w:val="00CB4371"/>
    <w:rsid w:val="00CB5211"/>
    <w:rsid w:val="00CC1DCE"/>
    <w:rsid w:val="00CC2000"/>
    <w:rsid w:val="00CC2928"/>
    <w:rsid w:val="00CC3803"/>
    <w:rsid w:val="00CC4D6C"/>
    <w:rsid w:val="00CC5899"/>
    <w:rsid w:val="00CC6408"/>
    <w:rsid w:val="00CC6611"/>
    <w:rsid w:val="00CC7A1C"/>
    <w:rsid w:val="00CD11D8"/>
    <w:rsid w:val="00CD1F2C"/>
    <w:rsid w:val="00CD1F4C"/>
    <w:rsid w:val="00CD26AE"/>
    <w:rsid w:val="00CD2BEA"/>
    <w:rsid w:val="00CD3F76"/>
    <w:rsid w:val="00CD44B3"/>
    <w:rsid w:val="00CD4A68"/>
    <w:rsid w:val="00CD7D57"/>
    <w:rsid w:val="00CE20B2"/>
    <w:rsid w:val="00CE23E5"/>
    <w:rsid w:val="00CE467F"/>
    <w:rsid w:val="00CE4DD2"/>
    <w:rsid w:val="00CE5E5F"/>
    <w:rsid w:val="00CE6DDA"/>
    <w:rsid w:val="00CE6E0F"/>
    <w:rsid w:val="00CF1E14"/>
    <w:rsid w:val="00CF2594"/>
    <w:rsid w:val="00CF3A32"/>
    <w:rsid w:val="00CF60E4"/>
    <w:rsid w:val="00CF6B1F"/>
    <w:rsid w:val="00D01AF4"/>
    <w:rsid w:val="00D025CF"/>
    <w:rsid w:val="00D041B7"/>
    <w:rsid w:val="00D045F5"/>
    <w:rsid w:val="00D064AF"/>
    <w:rsid w:val="00D06DEC"/>
    <w:rsid w:val="00D10128"/>
    <w:rsid w:val="00D1014E"/>
    <w:rsid w:val="00D10B17"/>
    <w:rsid w:val="00D11360"/>
    <w:rsid w:val="00D14ED2"/>
    <w:rsid w:val="00D16C37"/>
    <w:rsid w:val="00D16FD0"/>
    <w:rsid w:val="00D1762A"/>
    <w:rsid w:val="00D176ED"/>
    <w:rsid w:val="00D17A9F"/>
    <w:rsid w:val="00D212F4"/>
    <w:rsid w:val="00D220D0"/>
    <w:rsid w:val="00D23998"/>
    <w:rsid w:val="00D23BA7"/>
    <w:rsid w:val="00D24F2F"/>
    <w:rsid w:val="00D27270"/>
    <w:rsid w:val="00D27939"/>
    <w:rsid w:val="00D27B9B"/>
    <w:rsid w:val="00D300F3"/>
    <w:rsid w:val="00D331EB"/>
    <w:rsid w:val="00D33A3C"/>
    <w:rsid w:val="00D34795"/>
    <w:rsid w:val="00D36323"/>
    <w:rsid w:val="00D36B5F"/>
    <w:rsid w:val="00D37A57"/>
    <w:rsid w:val="00D40259"/>
    <w:rsid w:val="00D40E82"/>
    <w:rsid w:val="00D4195B"/>
    <w:rsid w:val="00D41971"/>
    <w:rsid w:val="00D428D1"/>
    <w:rsid w:val="00D42CAD"/>
    <w:rsid w:val="00D4351C"/>
    <w:rsid w:val="00D43569"/>
    <w:rsid w:val="00D435F3"/>
    <w:rsid w:val="00D458F1"/>
    <w:rsid w:val="00D47F36"/>
    <w:rsid w:val="00D505C8"/>
    <w:rsid w:val="00D511B5"/>
    <w:rsid w:val="00D51857"/>
    <w:rsid w:val="00D523E4"/>
    <w:rsid w:val="00D533E2"/>
    <w:rsid w:val="00D56D4B"/>
    <w:rsid w:val="00D56EBE"/>
    <w:rsid w:val="00D60460"/>
    <w:rsid w:val="00D61830"/>
    <w:rsid w:val="00D61894"/>
    <w:rsid w:val="00D64C07"/>
    <w:rsid w:val="00D667BE"/>
    <w:rsid w:val="00D6683B"/>
    <w:rsid w:val="00D71B28"/>
    <w:rsid w:val="00D7401E"/>
    <w:rsid w:val="00D74894"/>
    <w:rsid w:val="00D75CD9"/>
    <w:rsid w:val="00D75CEF"/>
    <w:rsid w:val="00D766AD"/>
    <w:rsid w:val="00D7696A"/>
    <w:rsid w:val="00D77843"/>
    <w:rsid w:val="00D80ECE"/>
    <w:rsid w:val="00D825ED"/>
    <w:rsid w:val="00D83D74"/>
    <w:rsid w:val="00D83E63"/>
    <w:rsid w:val="00D8455E"/>
    <w:rsid w:val="00D84656"/>
    <w:rsid w:val="00D85A5C"/>
    <w:rsid w:val="00D86959"/>
    <w:rsid w:val="00D86E89"/>
    <w:rsid w:val="00D86F84"/>
    <w:rsid w:val="00D87931"/>
    <w:rsid w:val="00D917F9"/>
    <w:rsid w:val="00D91BA5"/>
    <w:rsid w:val="00D91CE2"/>
    <w:rsid w:val="00D92706"/>
    <w:rsid w:val="00D94B55"/>
    <w:rsid w:val="00D951BB"/>
    <w:rsid w:val="00D95D15"/>
    <w:rsid w:val="00D95E4B"/>
    <w:rsid w:val="00DA02B8"/>
    <w:rsid w:val="00DA0B53"/>
    <w:rsid w:val="00DA1432"/>
    <w:rsid w:val="00DA3AE4"/>
    <w:rsid w:val="00DA3DDE"/>
    <w:rsid w:val="00DA42D5"/>
    <w:rsid w:val="00DA514D"/>
    <w:rsid w:val="00DA62E1"/>
    <w:rsid w:val="00DA6745"/>
    <w:rsid w:val="00DA74CC"/>
    <w:rsid w:val="00DA7F2B"/>
    <w:rsid w:val="00DB02C3"/>
    <w:rsid w:val="00DB0413"/>
    <w:rsid w:val="00DB2CDA"/>
    <w:rsid w:val="00DB318A"/>
    <w:rsid w:val="00DB3890"/>
    <w:rsid w:val="00DB393C"/>
    <w:rsid w:val="00DB4E10"/>
    <w:rsid w:val="00DB52F6"/>
    <w:rsid w:val="00DB5EE8"/>
    <w:rsid w:val="00DB6667"/>
    <w:rsid w:val="00DB677C"/>
    <w:rsid w:val="00DB7212"/>
    <w:rsid w:val="00DB75B2"/>
    <w:rsid w:val="00DB7AD1"/>
    <w:rsid w:val="00DB7CB2"/>
    <w:rsid w:val="00DB7EBA"/>
    <w:rsid w:val="00DC087A"/>
    <w:rsid w:val="00DC192F"/>
    <w:rsid w:val="00DC2587"/>
    <w:rsid w:val="00DC5378"/>
    <w:rsid w:val="00DC7B82"/>
    <w:rsid w:val="00DC7BAE"/>
    <w:rsid w:val="00DD09C1"/>
    <w:rsid w:val="00DD0B4E"/>
    <w:rsid w:val="00DD1BCA"/>
    <w:rsid w:val="00DD1CC8"/>
    <w:rsid w:val="00DD1D9E"/>
    <w:rsid w:val="00DD22EB"/>
    <w:rsid w:val="00DD2F05"/>
    <w:rsid w:val="00DD3886"/>
    <w:rsid w:val="00DD4751"/>
    <w:rsid w:val="00DD55A7"/>
    <w:rsid w:val="00DD5851"/>
    <w:rsid w:val="00DD6A31"/>
    <w:rsid w:val="00DD6B53"/>
    <w:rsid w:val="00DD7E5E"/>
    <w:rsid w:val="00DE181D"/>
    <w:rsid w:val="00DE1A5C"/>
    <w:rsid w:val="00DE1D03"/>
    <w:rsid w:val="00DE2962"/>
    <w:rsid w:val="00DE2FF3"/>
    <w:rsid w:val="00DE5925"/>
    <w:rsid w:val="00DE6538"/>
    <w:rsid w:val="00DE77C7"/>
    <w:rsid w:val="00DF1617"/>
    <w:rsid w:val="00DF217C"/>
    <w:rsid w:val="00DF229E"/>
    <w:rsid w:val="00DF4A65"/>
    <w:rsid w:val="00DF5295"/>
    <w:rsid w:val="00DF59BB"/>
    <w:rsid w:val="00DF5AEE"/>
    <w:rsid w:val="00DF5F6C"/>
    <w:rsid w:val="00DF6422"/>
    <w:rsid w:val="00DF6ABA"/>
    <w:rsid w:val="00DF6BCF"/>
    <w:rsid w:val="00DF6C34"/>
    <w:rsid w:val="00DF766E"/>
    <w:rsid w:val="00E0246D"/>
    <w:rsid w:val="00E027FC"/>
    <w:rsid w:val="00E02952"/>
    <w:rsid w:val="00E0362C"/>
    <w:rsid w:val="00E044CF"/>
    <w:rsid w:val="00E04A0A"/>
    <w:rsid w:val="00E07E5C"/>
    <w:rsid w:val="00E07E64"/>
    <w:rsid w:val="00E12FA3"/>
    <w:rsid w:val="00E13943"/>
    <w:rsid w:val="00E14100"/>
    <w:rsid w:val="00E16167"/>
    <w:rsid w:val="00E17BCE"/>
    <w:rsid w:val="00E2070E"/>
    <w:rsid w:val="00E207EE"/>
    <w:rsid w:val="00E223E2"/>
    <w:rsid w:val="00E228A4"/>
    <w:rsid w:val="00E23206"/>
    <w:rsid w:val="00E25DBE"/>
    <w:rsid w:val="00E27838"/>
    <w:rsid w:val="00E300FC"/>
    <w:rsid w:val="00E306BD"/>
    <w:rsid w:val="00E30781"/>
    <w:rsid w:val="00E309D0"/>
    <w:rsid w:val="00E327DA"/>
    <w:rsid w:val="00E339DA"/>
    <w:rsid w:val="00E33FA9"/>
    <w:rsid w:val="00E3502A"/>
    <w:rsid w:val="00E35792"/>
    <w:rsid w:val="00E36016"/>
    <w:rsid w:val="00E36EA2"/>
    <w:rsid w:val="00E3794F"/>
    <w:rsid w:val="00E379CC"/>
    <w:rsid w:val="00E41332"/>
    <w:rsid w:val="00E41EE1"/>
    <w:rsid w:val="00E434A2"/>
    <w:rsid w:val="00E44EF3"/>
    <w:rsid w:val="00E45EBE"/>
    <w:rsid w:val="00E469DB"/>
    <w:rsid w:val="00E473DA"/>
    <w:rsid w:val="00E47441"/>
    <w:rsid w:val="00E4777A"/>
    <w:rsid w:val="00E500FE"/>
    <w:rsid w:val="00E501EC"/>
    <w:rsid w:val="00E516C0"/>
    <w:rsid w:val="00E51982"/>
    <w:rsid w:val="00E51FED"/>
    <w:rsid w:val="00E521DB"/>
    <w:rsid w:val="00E523DD"/>
    <w:rsid w:val="00E52E55"/>
    <w:rsid w:val="00E53573"/>
    <w:rsid w:val="00E53C5E"/>
    <w:rsid w:val="00E56A92"/>
    <w:rsid w:val="00E57CE8"/>
    <w:rsid w:val="00E57FCE"/>
    <w:rsid w:val="00E61D71"/>
    <w:rsid w:val="00E63FCF"/>
    <w:rsid w:val="00E6410D"/>
    <w:rsid w:val="00E649C2"/>
    <w:rsid w:val="00E64D96"/>
    <w:rsid w:val="00E651CD"/>
    <w:rsid w:val="00E668E3"/>
    <w:rsid w:val="00E70696"/>
    <w:rsid w:val="00E7108B"/>
    <w:rsid w:val="00E72194"/>
    <w:rsid w:val="00E7238F"/>
    <w:rsid w:val="00E74426"/>
    <w:rsid w:val="00E74979"/>
    <w:rsid w:val="00E7583F"/>
    <w:rsid w:val="00E75BAF"/>
    <w:rsid w:val="00E77E7D"/>
    <w:rsid w:val="00E8064B"/>
    <w:rsid w:val="00E80A75"/>
    <w:rsid w:val="00E833E6"/>
    <w:rsid w:val="00E83432"/>
    <w:rsid w:val="00E841C5"/>
    <w:rsid w:val="00E84B44"/>
    <w:rsid w:val="00E850E1"/>
    <w:rsid w:val="00E85582"/>
    <w:rsid w:val="00E878E2"/>
    <w:rsid w:val="00E90514"/>
    <w:rsid w:val="00E90572"/>
    <w:rsid w:val="00E930C0"/>
    <w:rsid w:val="00E93897"/>
    <w:rsid w:val="00E94097"/>
    <w:rsid w:val="00E949A9"/>
    <w:rsid w:val="00E94D6B"/>
    <w:rsid w:val="00E962E3"/>
    <w:rsid w:val="00E96EB5"/>
    <w:rsid w:val="00EA033B"/>
    <w:rsid w:val="00EA03B3"/>
    <w:rsid w:val="00EA182C"/>
    <w:rsid w:val="00EA19F9"/>
    <w:rsid w:val="00EA240D"/>
    <w:rsid w:val="00EA3680"/>
    <w:rsid w:val="00EB04CB"/>
    <w:rsid w:val="00EB0B7E"/>
    <w:rsid w:val="00EB29C0"/>
    <w:rsid w:val="00EB2CD5"/>
    <w:rsid w:val="00EB2D68"/>
    <w:rsid w:val="00EB50D4"/>
    <w:rsid w:val="00EC0123"/>
    <w:rsid w:val="00EC0362"/>
    <w:rsid w:val="00EC141B"/>
    <w:rsid w:val="00EC49D8"/>
    <w:rsid w:val="00EC5A89"/>
    <w:rsid w:val="00EC5AC1"/>
    <w:rsid w:val="00EC5C52"/>
    <w:rsid w:val="00EC6411"/>
    <w:rsid w:val="00ED14B8"/>
    <w:rsid w:val="00ED23AC"/>
    <w:rsid w:val="00ED26D4"/>
    <w:rsid w:val="00ED299E"/>
    <w:rsid w:val="00ED6141"/>
    <w:rsid w:val="00ED6A19"/>
    <w:rsid w:val="00ED6F0C"/>
    <w:rsid w:val="00EE1CA6"/>
    <w:rsid w:val="00EE2367"/>
    <w:rsid w:val="00EE3046"/>
    <w:rsid w:val="00EE3215"/>
    <w:rsid w:val="00EE32BB"/>
    <w:rsid w:val="00EE50DD"/>
    <w:rsid w:val="00EE7A06"/>
    <w:rsid w:val="00EF0C80"/>
    <w:rsid w:val="00EF2A66"/>
    <w:rsid w:val="00EF3019"/>
    <w:rsid w:val="00EF4339"/>
    <w:rsid w:val="00EF43E3"/>
    <w:rsid w:val="00EF5823"/>
    <w:rsid w:val="00EF6BA2"/>
    <w:rsid w:val="00EF7012"/>
    <w:rsid w:val="00EF7EC4"/>
    <w:rsid w:val="00EF7F99"/>
    <w:rsid w:val="00F0178B"/>
    <w:rsid w:val="00F01B9C"/>
    <w:rsid w:val="00F01E3F"/>
    <w:rsid w:val="00F01F9E"/>
    <w:rsid w:val="00F03373"/>
    <w:rsid w:val="00F03E58"/>
    <w:rsid w:val="00F05D25"/>
    <w:rsid w:val="00F06889"/>
    <w:rsid w:val="00F06A03"/>
    <w:rsid w:val="00F06C3D"/>
    <w:rsid w:val="00F06ED6"/>
    <w:rsid w:val="00F07AA3"/>
    <w:rsid w:val="00F10E37"/>
    <w:rsid w:val="00F1277F"/>
    <w:rsid w:val="00F12933"/>
    <w:rsid w:val="00F13A3F"/>
    <w:rsid w:val="00F140CF"/>
    <w:rsid w:val="00F141F6"/>
    <w:rsid w:val="00F14FDF"/>
    <w:rsid w:val="00F15051"/>
    <w:rsid w:val="00F1611F"/>
    <w:rsid w:val="00F16311"/>
    <w:rsid w:val="00F1662B"/>
    <w:rsid w:val="00F1719C"/>
    <w:rsid w:val="00F17B67"/>
    <w:rsid w:val="00F2112A"/>
    <w:rsid w:val="00F225F2"/>
    <w:rsid w:val="00F25CB4"/>
    <w:rsid w:val="00F25F1B"/>
    <w:rsid w:val="00F25FFD"/>
    <w:rsid w:val="00F27249"/>
    <w:rsid w:val="00F27B97"/>
    <w:rsid w:val="00F27EDB"/>
    <w:rsid w:val="00F306E1"/>
    <w:rsid w:val="00F31382"/>
    <w:rsid w:val="00F3226B"/>
    <w:rsid w:val="00F3273F"/>
    <w:rsid w:val="00F3358E"/>
    <w:rsid w:val="00F34469"/>
    <w:rsid w:val="00F35A99"/>
    <w:rsid w:val="00F3751C"/>
    <w:rsid w:val="00F401F4"/>
    <w:rsid w:val="00F4097C"/>
    <w:rsid w:val="00F40C4A"/>
    <w:rsid w:val="00F4113E"/>
    <w:rsid w:val="00F415E8"/>
    <w:rsid w:val="00F4192D"/>
    <w:rsid w:val="00F42F1D"/>
    <w:rsid w:val="00F439BE"/>
    <w:rsid w:val="00F441A1"/>
    <w:rsid w:val="00F44B01"/>
    <w:rsid w:val="00F462D9"/>
    <w:rsid w:val="00F473E5"/>
    <w:rsid w:val="00F47E2D"/>
    <w:rsid w:val="00F50A30"/>
    <w:rsid w:val="00F50F7A"/>
    <w:rsid w:val="00F51E7C"/>
    <w:rsid w:val="00F51FA7"/>
    <w:rsid w:val="00F52926"/>
    <w:rsid w:val="00F53AFB"/>
    <w:rsid w:val="00F54914"/>
    <w:rsid w:val="00F549B3"/>
    <w:rsid w:val="00F55E0E"/>
    <w:rsid w:val="00F563E8"/>
    <w:rsid w:val="00F56B8F"/>
    <w:rsid w:val="00F60578"/>
    <w:rsid w:val="00F61125"/>
    <w:rsid w:val="00F625D8"/>
    <w:rsid w:val="00F62AE3"/>
    <w:rsid w:val="00F6373E"/>
    <w:rsid w:val="00F6613A"/>
    <w:rsid w:val="00F66470"/>
    <w:rsid w:val="00F72AE9"/>
    <w:rsid w:val="00F74A4F"/>
    <w:rsid w:val="00F74E49"/>
    <w:rsid w:val="00F75DB0"/>
    <w:rsid w:val="00F81CE2"/>
    <w:rsid w:val="00F83EE9"/>
    <w:rsid w:val="00F87701"/>
    <w:rsid w:val="00F90D1B"/>
    <w:rsid w:val="00F925C3"/>
    <w:rsid w:val="00F932C5"/>
    <w:rsid w:val="00F93529"/>
    <w:rsid w:val="00F94A3A"/>
    <w:rsid w:val="00F957C1"/>
    <w:rsid w:val="00F96B19"/>
    <w:rsid w:val="00F97148"/>
    <w:rsid w:val="00F97E47"/>
    <w:rsid w:val="00FA07F1"/>
    <w:rsid w:val="00FA0F72"/>
    <w:rsid w:val="00FA0F7B"/>
    <w:rsid w:val="00FA18C8"/>
    <w:rsid w:val="00FA1C18"/>
    <w:rsid w:val="00FA2236"/>
    <w:rsid w:val="00FA22D4"/>
    <w:rsid w:val="00FA24C7"/>
    <w:rsid w:val="00FA27E7"/>
    <w:rsid w:val="00FA3478"/>
    <w:rsid w:val="00FA583D"/>
    <w:rsid w:val="00FA6E85"/>
    <w:rsid w:val="00FB0049"/>
    <w:rsid w:val="00FB1796"/>
    <w:rsid w:val="00FB4457"/>
    <w:rsid w:val="00FB533D"/>
    <w:rsid w:val="00FB5589"/>
    <w:rsid w:val="00FB5B1E"/>
    <w:rsid w:val="00FB7C56"/>
    <w:rsid w:val="00FC03F4"/>
    <w:rsid w:val="00FC0598"/>
    <w:rsid w:val="00FC197E"/>
    <w:rsid w:val="00FC1F09"/>
    <w:rsid w:val="00FC48E4"/>
    <w:rsid w:val="00FC4EC4"/>
    <w:rsid w:val="00FC512C"/>
    <w:rsid w:val="00FC7B1C"/>
    <w:rsid w:val="00FD09DD"/>
    <w:rsid w:val="00FD21FB"/>
    <w:rsid w:val="00FD2727"/>
    <w:rsid w:val="00FD27DC"/>
    <w:rsid w:val="00FD2C0C"/>
    <w:rsid w:val="00FD3A94"/>
    <w:rsid w:val="00FD3D3B"/>
    <w:rsid w:val="00FD4D37"/>
    <w:rsid w:val="00FD619C"/>
    <w:rsid w:val="00FD627F"/>
    <w:rsid w:val="00FD62BA"/>
    <w:rsid w:val="00FD71E1"/>
    <w:rsid w:val="00FD7879"/>
    <w:rsid w:val="00FE0AFB"/>
    <w:rsid w:val="00FE1C36"/>
    <w:rsid w:val="00FE5037"/>
    <w:rsid w:val="00FE56C1"/>
    <w:rsid w:val="00FE56F0"/>
    <w:rsid w:val="00FE636C"/>
    <w:rsid w:val="00FE6690"/>
    <w:rsid w:val="00FE66F0"/>
    <w:rsid w:val="00FE6A14"/>
    <w:rsid w:val="00FE7298"/>
    <w:rsid w:val="00FF1C05"/>
    <w:rsid w:val="00FF2340"/>
    <w:rsid w:val="00FF279A"/>
    <w:rsid w:val="00FF3497"/>
    <w:rsid w:val="00FF3D14"/>
    <w:rsid w:val="00FF4495"/>
    <w:rsid w:val="00FF4AB1"/>
    <w:rsid w:val="00FF56F2"/>
    <w:rsid w:val="00FF6021"/>
    <w:rsid w:val="00FF6249"/>
    <w:rsid w:val="00FF6378"/>
    <w:rsid w:val="00FF7FE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56E3E"/>
  <w15:docId w15:val="{67FE8D7D-B131-B14F-AF6F-7975A582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200" w:line="360" w:lineRule="auto"/>
        <w:ind w:firstLine="56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US"/>
    </w:rPr>
  </w:style>
  <w:style w:type="paragraph" w:styleId="Heading3">
    <w:name w:val="heading 3"/>
    <w:basedOn w:val="Normal"/>
    <w:next w:val="Normal"/>
    <w:link w:val="Heading3Char"/>
    <w:uiPriority w:val="9"/>
    <w:semiHidden/>
    <w:unhideWhenUsed/>
    <w:qFormat/>
    <w:rsid w:val="001A542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1A5426"/>
    <w:rPr>
      <w:i/>
      <w:iCs/>
    </w:rPr>
  </w:style>
  <w:style w:type="character" w:customStyle="1" w:styleId="Heading3Char">
    <w:name w:val="Heading 3 Char"/>
    <w:basedOn w:val="DefaultParagraphFont"/>
    <w:link w:val="Heading3"/>
    <w:uiPriority w:val="9"/>
    <w:semiHidden/>
    <w:rsid w:val="001A5426"/>
    <w:rPr>
      <w:rFonts w:asciiTheme="majorHAnsi" w:eastAsiaTheme="majorEastAsia" w:hAnsiTheme="majorHAnsi" w:cstheme="majorBidi"/>
      <w:b/>
      <w:bCs/>
      <w:color w:val="4F81BD" w:themeColor="accent1"/>
    </w:rPr>
  </w:style>
  <w:style w:type="paragraph" w:customStyle="1" w:styleId="EndNoteBibliographyTitle">
    <w:name w:val="EndNote Bibliography Title"/>
    <w:basedOn w:val="Normal"/>
    <w:link w:val="EndNoteBibliographyTitleChar"/>
    <w:rsid w:val="000004FA"/>
    <w:pPr>
      <w:spacing w:after="0"/>
      <w:jc w:val="center"/>
    </w:pPr>
    <w:rPr>
      <w:rFonts w:ascii="Calibri" w:hAnsi="Calibri"/>
      <w:noProof/>
    </w:rPr>
  </w:style>
  <w:style w:type="character" w:customStyle="1" w:styleId="EndNoteBibliographyTitleChar">
    <w:name w:val="EndNote Bibliography Title Char"/>
    <w:basedOn w:val="DefaultParagraphFont"/>
    <w:link w:val="EndNoteBibliographyTitle"/>
    <w:rsid w:val="000004FA"/>
    <w:rPr>
      <w:rFonts w:ascii="Calibri" w:hAnsi="Calibri"/>
      <w:noProof/>
      <w:lang w:val="en-US"/>
    </w:rPr>
  </w:style>
  <w:style w:type="paragraph" w:customStyle="1" w:styleId="EndNoteBibliography">
    <w:name w:val="EndNote Bibliography"/>
    <w:basedOn w:val="Normal"/>
    <w:link w:val="EndNoteBibliographyChar"/>
    <w:rsid w:val="000004FA"/>
    <w:pPr>
      <w:spacing w:line="240" w:lineRule="auto"/>
    </w:pPr>
    <w:rPr>
      <w:rFonts w:ascii="Calibri" w:hAnsi="Calibri"/>
      <w:noProof/>
    </w:rPr>
  </w:style>
  <w:style w:type="character" w:customStyle="1" w:styleId="EndNoteBibliographyChar">
    <w:name w:val="EndNote Bibliography Char"/>
    <w:basedOn w:val="DefaultParagraphFont"/>
    <w:link w:val="EndNoteBibliography"/>
    <w:rsid w:val="000004FA"/>
    <w:rPr>
      <w:rFonts w:ascii="Calibri" w:hAnsi="Calibri"/>
      <w:noProof/>
      <w:lang w:val="en-US"/>
    </w:rPr>
  </w:style>
  <w:style w:type="character" w:styleId="LineNumber">
    <w:name w:val="line number"/>
    <w:basedOn w:val="DefaultParagraphFont"/>
    <w:uiPriority w:val="99"/>
    <w:semiHidden/>
    <w:unhideWhenUsed/>
    <w:rsid w:val="002A7FBF"/>
  </w:style>
  <w:style w:type="character" w:styleId="CommentReference">
    <w:name w:val="annotation reference"/>
    <w:basedOn w:val="DefaultParagraphFont"/>
    <w:uiPriority w:val="99"/>
    <w:semiHidden/>
    <w:unhideWhenUsed/>
    <w:rsid w:val="00F96B19"/>
    <w:rPr>
      <w:sz w:val="16"/>
      <w:szCs w:val="16"/>
    </w:rPr>
  </w:style>
  <w:style w:type="paragraph" w:styleId="CommentText">
    <w:name w:val="annotation text"/>
    <w:basedOn w:val="Normal"/>
    <w:link w:val="CommentTextChar"/>
    <w:uiPriority w:val="99"/>
    <w:unhideWhenUsed/>
    <w:rsid w:val="00F96B19"/>
    <w:pPr>
      <w:spacing w:line="240" w:lineRule="auto"/>
    </w:pPr>
    <w:rPr>
      <w:sz w:val="20"/>
      <w:szCs w:val="20"/>
    </w:rPr>
  </w:style>
  <w:style w:type="character" w:customStyle="1" w:styleId="CommentTextChar">
    <w:name w:val="Comment Text Char"/>
    <w:basedOn w:val="DefaultParagraphFont"/>
    <w:link w:val="CommentText"/>
    <w:uiPriority w:val="99"/>
    <w:rsid w:val="00F96B19"/>
    <w:rPr>
      <w:sz w:val="20"/>
      <w:szCs w:val="20"/>
    </w:rPr>
  </w:style>
  <w:style w:type="paragraph" w:styleId="CommentSubject">
    <w:name w:val="annotation subject"/>
    <w:basedOn w:val="CommentText"/>
    <w:next w:val="CommentText"/>
    <w:link w:val="CommentSubjectChar"/>
    <w:uiPriority w:val="99"/>
    <w:semiHidden/>
    <w:unhideWhenUsed/>
    <w:rsid w:val="00F96B19"/>
    <w:rPr>
      <w:b/>
      <w:bCs/>
    </w:rPr>
  </w:style>
  <w:style w:type="character" w:customStyle="1" w:styleId="CommentSubjectChar">
    <w:name w:val="Comment Subject Char"/>
    <w:basedOn w:val="CommentTextChar"/>
    <w:link w:val="CommentSubject"/>
    <w:uiPriority w:val="99"/>
    <w:semiHidden/>
    <w:rsid w:val="00F96B19"/>
    <w:rPr>
      <w:b/>
      <w:bCs/>
      <w:sz w:val="20"/>
      <w:szCs w:val="20"/>
    </w:rPr>
  </w:style>
  <w:style w:type="paragraph" w:styleId="BalloonText">
    <w:name w:val="Balloon Text"/>
    <w:basedOn w:val="Normal"/>
    <w:link w:val="BalloonTextChar"/>
    <w:uiPriority w:val="99"/>
    <w:semiHidden/>
    <w:unhideWhenUsed/>
    <w:rsid w:val="00F96B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6B19"/>
    <w:rPr>
      <w:rFonts w:ascii="Tahoma" w:hAnsi="Tahoma" w:cs="Tahoma"/>
      <w:sz w:val="16"/>
      <w:szCs w:val="16"/>
    </w:rPr>
  </w:style>
  <w:style w:type="table" w:customStyle="1" w:styleId="TableGrid1">
    <w:name w:val="Table Grid1"/>
    <w:basedOn w:val="TableNormal"/>
    <w:next w:val="TableGrid"/>
    <w:uiPriority w:val="39"/>
    <w:rsid w:val="00F473E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47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bel">
    <w:name w:val="label"/>
    <w:basedOn w:val="DefaultParagraphFont"/>
    <w:rsid w:val="009F626F"/>
  </w:style>
  <w:style w:type="character" w:styleId="Hyperlink">
    <w:name w:val="Hyperlink"/>
    <w:basedOn w:val="DefaultParagraphFont"/>
    <w:uiPriority w:val="99"/>
    <w:unhideWhenUsed/>
    <w:rsid w:val="009F626F"/>
    <w:rPr>
      <w:color w:val="0000FF"/>
      <w:u w:val="single"/>
    </w:rPr>
  </w:style>
  <w:style w:type="paragraph" w:styleId="Revision">
    <w:name w:val="Revision"/>
    <w:hidden/>
    <w:uiPriority w:val="99"/>
    <w:semiHidden/>
    <w:rsid w:val="005D15E2"/>
    <w:pPr>
      <w:spacing w:after="0" w:line="240" w:lineRule="auto"/>
    </w:pPr>
  </w:style>
  <w:style w:type="paragraph" w:styleId="ListParagraph">
    <w:name w:val="List Paragraph"/>
    <w:basedOn w:val="Normal"/>
    <w:uiPriority w:val="34"/>
    <w:qFormat/>
    <w:rsid w:val="00A530B3"/>
    <w:pPr>
      <w:ind w:left="720"/>
      <w:contextualSpacing/>
    </w:pPr>
  </w:style>
  <w:style w:type="paragraph" w:styleId="NormalWeb">
    <w:name w:val="Normal (Web)"/>
    <w:basedOn w:val="Normal"/>
    <w:uiPriority w:val="99"/>
    <w:semiHidden/>
    <w:unhideWhenUsed/>
    <w:rsid w:val="0045400A"/>
    <w:pPr>
      <w:spacing w:before="100" w:beforeAutospacing="1" w:after="100" w:afterAutospacing="1" w:line="240" w:lineRule="auto"/>
      <w:ind w:firstLine="0"/>
    </w:pPr>
    <w:rPr>
      <w:rFonts w:ascii="Times New Roman" w:eastAsia="Times New Roman" w:hAnsi="Times New Roman" w:cs="Times New Roman"/>
      <w:sz w:val="24"/>
      <w:szCs w:val="24"/>
      <w:lang w:val="da-DK" w:eastAsia="da-DK"/>
    </w:rPr>
  </w:style>
  <w:style w:type="paragraph" w:styleId="ListBullet">
    <w:name w:val="List Bullet"/>
    <w:basedOn w:val="Normal"/>
    <w:uiPriority w:val="99"/>
    <w:unhideWhenUsed/>
    <w:rsid w:val="004F0C67"/>
    <w:pPr>
      <w:numPr>
        <w:numId w:val="8"/>
      </w:numPr>
      <w:spacing w:line="276" w:lineRule="auto"/>
      <w:contextualSpacing/>
    </w:pPr>
  </w:style>
  <w:style w:type="character" w:customStyle="1" w:styleId="st">
    <w:name w:val="st"/>
    <w:basedOn w:val="DefaultParagraphFont"/>
    <w:rsid w:val="004F0C67"/>
  </w:style>
  <w:style w:type="table" w:customStyle="1" w:styleId="TableGrid2">
    <w:name w:val="Table Grid2"/>
    <w:basedOn w:val="TableNormal"/>
    <w:next w:val="TableGrid"/>
    <w:uiPriority w:val="59"/>
    <w:rsid w:val="00FF2340"/>
    <w:pPr>
      <w:spacing w:after="0" w:line="240" w:lineRule="auto"/>
      <w:ind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052132">
      <w:bodyDiv w:val="1"/>
      <w:marLeft w:val="0"/>
      <w:marRight w:val="0"/>
      <w:marTop w:val="0"/>
      <w:marBottom w:val="0"/>
      <w:divBdr>
        <w:top w:val="none" w:sz="0" w:space="0" w:color="auto"/>
        <w:left w:val="none" w:sz="0" w:space="0" w:color="auto"/>
        <w:bottom w:val="none" w:sz="0" w:space="0" w:color="auto"/>
        <w:right w:val="none" w:sz="0" w:space="0" w:color="auto"/>
      </w:divBdr>
    </w:div>
    <w:div w:id="151336143">
      <w:bodyDiv w:val="1"/>
      <w:marLeft w:val="0"/>
      <w:marRight w:val="0"/>
      <w:marTop w:val="0"/>
      <w:marBottom w:val="0"/>
      <w:divBdr>
        <w:top w:val="none" w:sz="0" w:space="0" w:color="auto"/>
        <w:left w:val="none" w:sz="0" w:space="0" w:color="auto"/>
        <w:bottom w:val="none" w:sz="0" w:space="0" w:color="auto"/>
        <w:right w:val="none" w:sz="0" w:space="0" w:color="auto"/>
      </w:divBdr>
    </w:div>
    <w:div w:id="186450402">
      <w:bodyDiv w:val="1"/>
      <w:marLeft w:val="0"/>
      <w:marRight w:val="0"/>
      <w:marTop w:val="0"/>
      <w:marBottom w:val="0"/>
      <w:divBdr>
        <w:top w:val="none" w:sz="0" w:space="0" w:color="auto"/>
        <w:left w:val="none" w:sz="0" w:space="0" w:color="auto"/>
        <w:bottom w:val="none" w:sz="0" w:space="0" w:color="auto"/>
        <w:right w:val="none" w:sz="0" w:space="0" w:color="auto"/>
      </w:divBdr>
    </w:div>
    <w:div w:id="309332589">
      <w:bodyDiv w:val="1"/>
      <w:marLeft w:val="0"/>
      <w:marRight w:val="0"/>
      <w:marTop w:val="0"/>
      <w:marBottom w:val="0"/>
      <w:divBdr>
        <w:top w:val="none" w:sz="0" w:space="0" w:color="auto"/>
        <w:left w:val="none" w:sz="0" w:space="0" w:color="auto"/>
        <w:bottom w:val="none" w:sz="0" w:space="0" w:color="auto"/>
        <w:right w:val="none" w:sz="0" w:space="0" w:color="auto"/>
      </w:divBdr>
      <w:divsChild>
        <w:div w:id="269168218">
          <w:marLeft w:val="0"/>
          <w:marRight w:val="0"/>
          <w:marTop w:val="0"/>
          <w:marBottom w:val="0"/>
          <w:divBdr>
            <w:top w:val="none" w:sz="0" w:space="0" w:color="auto"/>
            <w:left w:val="none" w:sz="0" w:space="0" w:color="auto"/>
            <w:bottom w:val="none" w:sz="0" w:space="0" w:color="auto"/>
            <w:right w:val="none" w:sz="0" w:space="0" w:color="auto"/>
          </w:divBdr>
        </w:div>
        <w:div w:id="1346253394">
          <w:marLeft w:val="0"/>
          <w:marRight w:val="0"/>
          <w:marTop w:val="0"/>
          <w:marBottom w:val="0"/>
          <w:divBdr>
            <w:top w:val="none" w:sz="0" w:space="0" w:color="auto"/>
            <w:left w:val="none" w:sz="0" w:space="0" w:color="auto"/>
            <w:bottom w:val="none" w:sz="0" w:space="0" w:color="auto"/>
            <w:right w:val="none" w:sz="0" w:space="0" w:color="auto"/>
          </w:divBdr>
        </w:div>
      </w:divsChild>
    </w:div>
    <w:div w:id="320042904">
      <w:bodyDiv w:val="1"/>
      <w:marLeft w:val="0"/>
      <w:marRight w:val="0"/>
      <w:marTop w:val="0"/>
      <w:marBottom w:val="0"/>
      <w:divBdr>
        <w:top w:val="none" w:sz="0" w:space="0" w:color="auto"/>
        <w:left w:val="none" w:sz="0" w:space="0" w:color="auto"/>
        <w:bottom w:val="none" w:sz="0" w:space="0" w:color="auto"/>
        <w:right w:val="none" w:sz="0" w:space="0" w:color="auto"/>
      </w:divBdr>
    </w:div>
    <w:div w:id="369041177">
      <w:bodyDiv w:val="1"/>
      <w:marLeft w:val="0"/>
      <w:marRight w:val="0"/>
      <w:marTop w:val="0"/>
      <w:marBottom w:val="0"/>
      <w:divBdr>
        <w:top w:val="none" w:sz="0" w:space="0" w:color="auto"/>
        <w:left w:val="none" w:sz="0" w:space="0" w:color="auto"/>
        <w:bottom w:val="none" w:sz="0" w:space="0" w:color="auto"/>
        <w:right w:val="none" w:sz="0" w:space="0" w:color="auto"/>
      </w:divBdr>
    </w:div>
    <w:div w:id="519047275">
      <w:bodyDiv w:val="1"/>
      <w:marLeft w:val="0"/>
      <w:marRight w:val="0"/>
      <w:marTop w:val="0"/>
      <w:marBottom w:val="0"/>
      <w:divBdr>
        <w:top w:val="none" w:sz="0" w:space="0" w:color="auto"/>
        <w:left w:val="none" w:sz="0" w:space="0" w:color="auto"/>
        <w:bottom w:val="none" w:sz="0" w:space="0" w:color="auto"/>
        <w:right w:val="none" w:sz="0" w:space="0" w:color="auto"/>
      </w:divBdr>
    </w:div>
    <w:div w:id="549146970">
      <w:bodyDiv w:val="1"/>
      <w:marLeft w:val="0"/>
      <w:marRight w:val="0"/>
      <w:marTop w:val="0"/>
      <w:marBottom w:val="0"/>
      <w:divBdr>
        <w:top w:val="none" w:sz="0" w:space="0" w:color="auto"/>
        <w:left w:val="none" w:sz="0" w:space="0" w:color="auto"/>
        <w:bottom w:val="none" w:sz="0" w:space="0" w:color="auto"/>
        <w:right w:val="none" w:sz="0" w:space="0" w:color="auto"/>
      </w:divBdr>
    </w:div>
    <w:div w:id="610670398">
      <w:bodyDiv w:val="1"/>
      <w:marLeft w:val="0"/>
      <w:marRight w:val="0"/>
      <w:marTop w:val="0"/>
      <w:marBottom w:val="0"/>
      <w:divBdr>
        <w:top w:val="none" w:sz="0" w:space="0" w:color="auto"/>
        <w:left w:val="none" w:sz="0" w:space="0" w:color="auto"/>
        <w:bottom w:val="none" w:sz="0" w:space="0" w:color="auto"/>
        <w:right w:val="none" w:sz="0" w:space="0" w:color="auto"/>
      </w:divBdr>
    </w:div>
    <w:div w:id="673340446">
      <w:bodyDiv w:val="1"/>
      <w:marLeft w:val="0"/>
      <w:marRight w:val="0"/>
      <w:marTop w:val="0"/>
      <w:marBottom w:val="0"/>
      <w:divBdr>
        <w:top w:val="none" w:sz="0" w:space="0" w:color="auto"/>
        <w:left w:val="none" w:sz="0" w:space="0" w:color="auto"/>
        <w:bottom w:val="none" w:sz="0" w:space="0" w:color="auto"/>
        <w:right w:val="none" w:sz="0" w:space="0" w:color="auto"/>
      </w:divBdr>
    </w:div>
    <w:div w:id="689572724">
      <w:bodyDiv w:val="1"/>
      <w:marLeft w:val="0"/>
      <w:marRight w:val="0"/>
      <w:marTop w:val="0"/>
      <w:marBottom w:val="0"/>
      <w:divBdr>
        <w:top w:val="none" w:sz="0" w:space="0" w:color="auto"/>
        <w:left w:val="none" w:sz="0" w:space="0" w:color="auto"/>
        <w:bottom w:val="none" w:sz="0" w:space="0" w:color="auto"/>
        <w:right w:val="none" w:sz="0" w:space="0" w:color="auto"/>
      </w:divBdr>
    </w:div>
    <w:div w:id="732432399">
      <w:bodyDiv w:val="1"/>
      <w:marLeft w:val="0"/>
      <w:marRight w:val="0"/>
      <w:marTop w:val="0"/>
      <w:marBottom w:val="0"/>
      <w:divBdr>
        <w:top w:val="none" w:sz="0" w:space="0" w:color="auto"/>
        <w:left w:val="none" w:sz="0" w:space="0" w:color="auto"/>
        <w:bottom w:val="none" w:sz="0" w:space="0" w:color="auto"/>
        <w:right w:val="none" w:sz="0" w:space="0" w:color="auto"/>
      </w:divBdr>
      <w:divsChild>
        <w:div w:id="176232149">
          <w:marLeft w:val="0"/>
          <w:marRight w:val="0"/>
          <w:marTop w:val="0"/>
          <w:marBottom w:val="0"/>
          <w:divBdr>
            <w:top w:val="none" w:sz="0" w:space="0" w:color="auto"/>
            <w:left w:val="none" w:sz="0" w:space="0" w:color="auto"/>
            <w:bottom w:val="none" w:sz="0" w:space="0" w:color="auto"/>
            <w:right w:val="none" w:sz="0" w:space="0" w:color="auto"/>
          </w:divBdr>
        </w:div>
        <w:div w:id="68618763">
          <w:marLeft w:val="0"/>
          <w:marRight w:val="0"/>
          <w:marTop w:val="0"/>
          <w:marBottom w:val="0"/>
          <w:divBdr>
            <w:top w:val="none" w:sz="0" w:space="0" w:color="auto"/>
            <w:left w:val="none" w:sz="0" w:space="0" w:color="auto"/>
            <w:bottom w:val="none" w:sz="0" w:space="0" w:color="auto"/>
            <w:right w:val="none" w:sz="0" w:space="0" w:color="auto"/>
          </w:divBdr>
        </w:div>
        <w:div w:id="1105617307">
          <w:marLeft w:val="0"/>
          <w:marRight w:val="0"/>
          <w:marTop w:val="0"/>
          <w:marBottom w:val="0"/>
          <w:divBdr>
            <w:top w:val="none" w:sz="0" w:space="0" w:color="auto"/>
            <w:left w:val="none" w:sz="0" w:space="0" w:color="auto"/>
            <w:bottom w:val="none" w:sz="0" w:space="0" w:color="auto"/>
            <w:right w:val="none" w:sz="0" w:space="0" w:color="auto"/>
          </w:divBdr>
        </w:div>
      </w:divsChild>
    </w:div>
    <w:div w:id="807160912">
      <w:bodyDiv w:val="1"/>
      <w:marLeft w:val="0"/>
      <w:marRight w:val="0"/>
      <w:marTop w:val="0"/>
      <w:marBottom w:val="0"/>
      <w:divBdr>
        <w:top w:val="none" w:sz="0" w:space="0" w:color="auto"/>
        <w:left w:val="none" w:sz="0" w:space="0" w:color="auto"/>
        <w:bottom w:val="none" w:sz="0" w:space="0" w:color="auto"/>
        <w:right w:val="none" w:sz="0" w:space="0" w:color="auto"/>
      </w:divBdr>
      <w:divsChild>
        <w:div w:id="950238295">
          <w:marLeft w:val="0"/>
          <w:marRight w:val="0"/>
          <w:marTop w:val="0"/>
          <w:marBottom w:val="0"/>
          <w:divBdr>
            <w:top w:val="none" w:sz="0" w:space="0" w:color="auto"/>
            <w:left w:val="none" w:sz="0" w:space="0" w:color="auto"/>
            <w:bottom w:val="none" w:sz="0" w:space="0" w:color="auto"/>
            <w:right w:val="none" w:sz="0" w:space="0" w:color="auto"/>
          </w:divBdr>
        </w:div>
        <w:div w:id="1195847651">
          <w:marLeft w:val="0"/>
          <w:marRight w:val="0"/>
          <w:marTop w:val="0"/>
          <w:marBottom w:val="0"/>
          <w:divBdr>
            <w:top w:val="none" w:sz="0" w:space="0" w:color="auto"/>
            <w:left w:val="none" w:sz="0" w:space="0" w:color="auto"/>
            <w:bottom w:val="none" w:sz="0" w:space="0" w:color="auto"/>
            <w:right w:val="none" w:sz="0" w:space="0" w:color="auto"/>
          </w:divBdr>
        </w:div>
        <w:div w:id="791290215">
          <w:marLeft w:val="0"/>
          <w:marRight w:val="0"/>
          <w:marTop w:val="0"/>
          <w:marBottom w:val="0"/>
          <w:divBdr>
            <w:top w:val="none" w:sz="0" w:space="0" w:color="auto"/>
            <w:left w:val="none" w:sz="0" w:space="0" w:color="auto"/>
            <w:bottom w:val="none" w:sz="0" w:space="0" w:color="auto"/>
            <w:right w:val="none" w:sz="0" w:space="0" w:color="auto"/>
          </w:divBdr>
        </w:div>
        <w:div w:id="181938370">
          <w:marLeft w:val="0"/>
          <w:marRight w:val="0"/>
          <w:marTop w:val="0"/>
          <w:marBottom w:val="0"/>
          <w:divBdr>
            <w:top w:val="none" w:sz="0" w:space="0" w:color="auto"/>
            <w:left w:val="none" w:sz="0" w:space="0" w:color="auto"/>
            <w:bottom w:val="none" w:sz="0" w:space="0" w:color="auto"/>
            <w:right w:val="none" w:sz="0" w:space="0" w:color="auto"/>
          </w:divBdr>
        </w:div>
        <w:div w:id="822310082">
          <w:marLeft w:val="0"/>
          <w:marRight w:val="0"/>
          <w:marTop w:val="0"/>
          <w:marBottom w:val="0"/>
          <w:divBdr>
            <w:top w:val="none" w:sz="0" w:space="0" w:color="auto"/>
            <w:left w:val="none" w:sz="0" w:space="0" w:color="auto"/>
            <w:bottom w:val="none" w:sz="0" w:space="0" w:color="auto"/>
            <w:right w:val="none" w:sz="0" w:space="0" w:color="auto"/>
          </w:divBdr>
        </w:div>
        <w:div w:id="1744795435">
          <w:marLeft w:val="0"/>
          <w:marRight w:val="0"/>
          <w:marTop w:val="0"/>
          <w:marBottom w:val="0"/>
          <w:divBdr>
            <w:top w:val="none" w:sz="0" w:space="0" w:color="auto"/>
            <w:left w:val="none" w:sz="0" w:space="0" w:color="auto"/>
            <w:bottom w:val="none" w:sz="0" w:space="0" w:color="auto"/>
            <w:right w:val="none" w:sz="0" w:space="0" w:color="auto"/>
          </w:divBdr>
        </w:div>
        <w:div w:id="1641110592">
          <w:marLeft w:val="0"/>
          <w:marRight w:val="0"/>
          <w:marTop w:val="0"/>
          <w:marBottom w:val="0"/>
          <w:divBdr>
            <w:top w:val="none" w:sz="0" w:space="0" w:color="auto"/>
            <w:left w:val="none" w:sz="0" w:space="0" w:color="auto"/>
            <w:bottom w:val="none" w:sz="0" w:space="0" w:color="auto"/>
            <w:right w:val="none" w:sz="0" w:space="0" w:color="auto"/>
          </w:divBdr>
        </w:div>
        <w:div w:id="919824629">
          <w:marLeft w:val="0"/>
          <w:marRight w:val="0"/>
          <w:marTop w:val="0"/>
          <w:marBottom w:val="0"/>
          <w:divBdr>
            <w:top w:val="none" w:sz="0" w:space="0" w:color="auto"/>
            <w:left w:val="none" w:sz="0" w:space="0" w:color="auto"/>
            <w:bottom w:val="none" w:sz="0" w:space="0" w:color="auto"/>
            <w:right w:val="none" w:sz="0" w:space="0" w:color="auto"/>
          </w:divBdr>
        </w:div>
        <w:div w:id="541985892">
          <w:marLeft w:val="0"/>
          <w:marRight w:val="0"/>
          <w:marTop w:val="0"/>
          <w:marBottom w:val="0"/>
          <w:divBdr>
            <w:top w:val="none" w:sz="0" w:space="0" w:color="auto"/>
            <w:left w:val="none" w:sz="0" w:space="0" w:color="auto"/>
            <w:bottom w:val="none" w:sz="0" w:space="0" w:color="auto"/>
            <w:right w:val="none" w:sz="0" w:space="0" w:color="auto"/>
          </w:divBdr>
        </w:div>
        <w:div w:id="1556283634">
          <w:marLeft w:val="0"/>
          <w:marRight w:val="0"/>
          <w:marTop w:val="0"/>
          <w:marBottom w:val="0"/>
          <w:divBdr>
            <w:top w:val="none" w:sz="0" w:space="0" w:color="auto"/>
            <w:left w:val="none" w:sz="0" w:space="0" w:color="auto"/>
            <w:bottom w:val="none" w:sz="0" w:space="0" w:color="auto"/>
            <w:right w:val="none" w:sz="0" w:space="0" w:color="auto"/>
          </w:divBdr>
        </w:div>
        <w:div w:id="1479878758">
          <w:marLeft w:val="0"/>
          <w:marRight w:val="0"/>
          <w:marTop w:val="0"/>
          <w:marBottom w:val="0"/>
          <w:divBdr>
            <w:top w:val="none" w:sz="0" w:space="0" w:color="auto"/>
            <w:left w:val="none" w:sz="0" w:space="0" w:color="auto"/>
            <w:bottom w:val="none" w:sz="0" w:space="0" w:color="auto"/>
            <w:right w:val="none" w:sz="0" w:space="0" w:color="auto"/>
          </w:divBdr>
        </w:div>
        <w:div w:id="1386295298">
          <w:marLeft w:val="0"/>
          <w:marRight w:val="0"/>
          <w:marTop w:val="0"/>
          <w:marBottom w:val="0"/>
          <w:divBdr>
            <w:top w:val="none" w:sz="0" w:space="0" w:color="auto"/>
            <w:left w:val="none" w:sz="0" w:space="0" w:color="auto"/>
            <w:bottom w:val="none" w:sz="0" w:space="0" w:color="auto"/>
            <w:right w:val="none" w:sz="0" w:space="0" w:color="auto"/>
          </w:divBdr>
        </w:div>
        <w:div w:id="1243293893">
          <w:marLeft w:val="0"/>
          <w:marRight w:val="0"/>
          <w:marTop w:val="0"/>
          <w:marBottom w:val="0"/>
          <w:divBdr>
            <w:top w:val="none" w:sz="0" w:space="0" w:color="auto"/>
            <w:left w:val="none" w:sz="0" w:space="0" w:color="auto"/>
            <w:bottom w:val="none" w:sz="0" w:space="0" w:color="auto"/>
            <w:right w:val="none" w:sz="0" w:space="0" w:color="auto"/>
          </w:divBdr>
        </w:div>
        <w:div w:id="624041181">
          <w:marLeft w:val="0"/>
          <w:marRight w:val="0"/>
          <w:marTop w:val="0"/>
          <w:marBottom w:val="0"/>
          <w:divBdr>
            <w:top w:val="none" w:sz="0" w:space="0" w:color="auto"/>
            <w:left w:val="none" w:sz="0" w:space="0" w:color="auto"/>
            <w:bottom w:val="none" w:sz="0" w:space="0" w:color="auto"/>
            <w:right w:val="none" w:sz="0" w:space="0" w:color="auto"/>
          </w:divBdr>
        </w:div>
        <w:div w:id="1214733854">
          <w:marLeft w:val="0"/>
          <w:marRight w:val="0"/>
          <w:marTop w:val="0"/>
          <w:marBottom w:val="0"/>
          <w:divBdr>
            <w:top w:val="none" w:sz="0" w:space="0" w:color="auto"/>
            <w:left w:val="none" w:sz="0" w:space="0" w:color="auto"/>
            <w:bottom w:val="none" w:sz="0" w:space="0" w:color="auto"/>
            <w:right w:val="none" w:sz="0" w:space="0" w:color="auto"/>
          </w:divBdr>
        </w:div>
        <w:div w:id="1295788435">
          <w:marLeft w:val="0"/>
          <w:marRight w:val="0"/>
          <w:marTop w:val="0"/>
          <w:marBottom w:val="0"/>
          <w:divBdr>
            <w:top w:val="none" w:sz="0" w:space="0" w:color="auto"/>
            <w:left w:val="none" w:sz="0" w:space="0" w:color="auto"/>
            <w:bottom w:val="none" w:sz="0" w:space="0" w:color="auto"/>
            <w:right w:val="none" w:sz="0" w:space="0" w:color="auto"/>
          </w:divBdr>
        </w:div>
        <w:div w:id="1909073823">
          <w:marLeft w:val="0"/>
          <w:marRight w:val="0"/>
          <w:marTop w:val="0"/>
          <w:marBottom w:val="0"/>
          <w:divBdr>
            <w:top w:val="none" w:sz="0" w:space="0" w:color="auto"/>
            <w:left w:val="none" w:sz="0" w:space="0" w:color="auto"/>
            <w:bottom w:val="none" w:sz="0" w:space="0" w:color="auto"/>
            <w:right w:val="none" w:sz="0" w:space="0" w:color="auto"/>
          </w:divBdr>
        </w:div>
        <w:div w:id="507058609">
          <w:marLeft w:val="0"/>
          <w:marRight w:val="0"/>
          <w:marTop w:val="0"/>
          <w:marBottom w:val="0"/>
          <w:divBdr>
            <w:top w:val="none" w:sz="0" w:space="0" w:color="auto"/>
            <w:left w:val="none" w:sz="0" w:space="0" w:color="auto"/>
            <w:bottom w:val="none" w:sz="0" w:space="0" w:color="auto"/>
            <w:right w:val="none" w:sz="0" w:space="0" w:color="auto"/>
          </w:divBdr>
        </w:div>
      </w:divsChild>
    </w:div>
    <w:div w:id="969433544">
      <w:bodyDiv w:val="1"/>
      <w:marLeft w:val="0"/>
      <w:marRight w:val="0"/>
      <w:marTop w:val="0"/>
      <w:marBottom w:val="0"/>
      <w:divBdr>
        <w:top w:val="none" w:sz="0" w:space="0" w:color="auto"/>
        <w:left w:val="none" w:sz="0" w:space="0" w:color="auto"/>
        <w:bottom w:val="none" w:sz="0" w:space="0" w:color="auto"/>
        <w:right w:val="none" w:sz="0" w:space="0" w:color="auto"/>
      </w:divBdr>
    </w:div>
    <w:div w:id="1025785630">
      <w:bodyDiv w:val="1"/>
      <w:marLeft w:val="0"/>
      <w:marRight w:val="0"/>
      <w:marTop w:val="0"/>
      <w:marBottom w:val="0"/>
      <w:divBdr>
        <w:top w:val="none" w:sz="0" w:space="0" w:color="auto"/>
        <w:left w:val="none" w:sz="0" w:space="0" w:color="auto"/>
        <w:bottom w:val="none" w:sz="0" w:space="0" w:color="auto"/>
        <w:right w:val="none" w:sz="0" w:space="0" w:color="auto"/>
      </w:divBdr>
    </w:div>
    <w:div w:id="1259487811">
      <w:bodyDiv w:val="1"/>
      <w:marLeft w:val="0"/>
      <w:marRight w:val="0"/>
      <w:marTop w:val="0"/>
      <w:marBottom w:val="0"/>
      <w:divBdr>
        <w:top w:val="none" w:sz="0" w:space="0" w:color="auto"/>
        <w:left w:val="none" w:sz="0" w:space="0" w:color="auto"/>
        <w:bottom w:val="none" w:sz="0" w:space="0" w:color="auto"/>
        <w:right w:val="none" w:sz="0" w:space="0" w:color="auto"/>
      </w:divBdr>
      <w:divsChild>
        <w:div w:id="1399590071">
          <w:marLeft w:val="0"/>
          <w:marRight w:val="0"/>
          <w:marTop w:val="0"/>
          <w:marBottom w:val="0"/>
          <w:divBdr>
            <w:top w:val="none" w:sz="0" w:space="0" w:color="auto"/>
            <w:left w:val="none" w:sz="0" w:space="0" w:color="auto"/>
            <w:bottom w:val="none" w:sz="0" w:space="0" w:color="auto"/>
            <w:right w:val="none" w:sz="0" w:space="0" w:color="auto"/>
          </w:divBdr>
          <w:divsChild>
            <w:div w:id="827016382">
              <w:marLeft w:val="0"/>
              <w:marRight w:val="0"/>
              <w:marTop w:val="0"/>
              <w:marBottom w:val="0"/>
              <w:divBdr>
                <w:top w:val="none" w:sz="0" w:space="0" w:color="auto"/>
                <w:left w:val="none" w:sz="0" w:space="0" w:color="auto"/>
                <w:bottom w:val="none" w:sz="0" w:space="0" w:color="auto"/>
                <w:right w:val="none" w:sz="0" w:space="0" w:color="auto"/>
              </w:divBdr>
              <w:divsChild>
                <w:div w:id="2025742884">
                  <w:marLeft w:val="0"/>
                  <w:marRight w:val="0"/>
                  <w:marTop w:val="0"/>
                  <w:marBottom w:val="0"/>
                  <w:divBdr>
                    <w:top w:val="none" w:sz="0" w:space="0" w:color="auto"/>
                    <w:left w:val="none" w:sz="0" w:space="0" w:color="auto"/>
                    <w:bottom w:val="none" w:sz="0" w:space="0" w:color="auto"/>
                    <w:right w:val="none" w:sz="0" w:space="0" w:color="auto"/>
                  </w:divBdr>
                  <w:divsChild>
                    <w:div w:id="38175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383754">
      <w:bodyDiv w:val="1"/>
      <w:marLeft w:val="0"/>
      <w:marRight w:val="0"/>
      <w:marTop w:val="0"/>
      <w:marBottom w:val="0"/>
      <w:divBdr>
        <w:top w:val="none" w:sz="0" w:space="0" w:color="auto"/>
        <w:left w:val="none" w:sz="0" w:space="0" w:color="auto"/>
        <w:bottom w:val="none" w:sz="0" w:space="0" w:color="auto"/>
        <w:right w:val="none" w:sz="0" w:space="0" w:color="auto"/>
      </w:divBdr>
    </w:div>
    <w:div w:id="1437601592">
      <w:bodyDiv w:val="1"/>
      <w:marLeft w:val="0"/>
      <w:marRight w:val="0"/>
      <w:marTop w:val="0"/>
      <w:marBottom w:val="0"/>
      <w:divBdr>
        <w:top w:val="none" w:sz="0" w:space="0" w:color="auto"/>
        <w:left w:val="none" w:sz="0" w:space="0" w:color="auto"/>
        <w:bottom w:val="none" w:sz="0" w:space="0" w:color="auto"/>
        <w:right w:val="none" w:sz="0" w:space="0" w:color="auto"/>
      </w:divBdr>
    </w:div>
    <w:div w:id="1455245499">
      <w:bodyDiv w:val="1"/>
      <w:marLeft w:val="0"/>
      <w:marRight w:val="0"/>
      <w:marTop w:val="0"/>
      <w:marBottom w:val="0"/>
      <w:divBdr>
        <w:top w:val="none" w:sz="0" w:space="0" w:color="auto"/>
        <w:left w:val="none" w:sz="0" w:space="0" w:color="auto"/>
        <w:bottom w:val="none" w:sz="0" w:space="0" w:color="auto"/>
        <w:right w:val="none" w:sz="0" w:space="0" w:color="auto"/>
      </w:divBdr>
      <w:divsChild>
        <w:div w:id="391585698">
          <w:marLeft w:val="0"/>
          <w:marRight w:val="0"/>
          <w:marTop w:val="0"/>
          <w:marBottom w:val="0"/>
          <w:divBdr>
            <w:top w:val="none" w:sz="0" w:space="0" w:color="auto"/>
            <w:left w:val="none" w:sz="0" w:space="0" w:color="auto"/>
            <w:bottom w:val="none" w:sz="0" w:space="0" w:color="auto"/>
            <w:right w:val="none" w:sz="0" w:space="0" w:color="auto"/>
          </w:divBdr>
        </w:div>
        <w:div w:id="336159600">
          <w:marLeft w:val="0"/>
          <w:marRight w:val="0"/>
          <w:marTop w:val="0"/>
          <w:marBottom w:val="0"/>
          <w:divBdr>
            <w:top w:val="none" w:sz="0" w:space="0" w:color="auto"/>
            <w:left w:val="none" w:sz="0" w:space="0" w:color="auto"/>
            <w:bottom w:val="none" w:sz="0" w:space="0" w:color="auto"/>
            <w:right w:val="none" w:sz="0" w:space="0" w:color="auto"/>
          </w:divBdr>
        </w:div>
      </w:divsChild>
    </w:div>
    <w:div w:id="1561742865">
      <w:bodyDiv w:val="1"/>
      <w:marLeft w:val="0"/>
      <w:marRight w:val="0"/>
      <w:marTop w:val="0"/>
      <w:marBottom w:val="0"/>
      <w:divBdr>
        <w:top w:val="none" w:sz="0" w:space="0" w:color="auto"/>
        <w:left w:val="none" w:sz="0" w:space="0" w:color="auto"/>
        <w:bottom w:val="none" w:sz="0" w:space="0" w:color="auto"/>
        <w:right w:val="none" w:sz="0" w:space="0" w:color="auto"/>
      </w:divBdr>
    </w:div>
    <w:div w:id="1588343950">
      <w:bodyDiv w:val="1"/>
      <w:marLeft w:val="0"/>
      <w:marRight w:val="0"/>
      <w:marTop w:val="0"/>
      <w:marBottom w:val="0"/>
      <w:divBdr>
        <w:top w:val="none" w:sz="0" w:space="0" w:color="auto"/>
        <w:left w:val="none" w:sz="0" w:space="0" w:color="auto"/>
        <w:bottom w:val="none" w:sz="0" w:space="0" w:color="auto"/>
        <w:right w:val="none" w:sz="0" w:space="0" w:color="auto"/>
      </w:divBdr>
    </w:div>
    <w:div w:id="1746956351">
      <w:bodyDiv w:val="1"/>
      <w:marLeft w:val="0"/>
      <w:marRight w:val="0"/>
      <w:marTop w:val="0"/>
      <w:marBottom w:val="0"/>
      <w:divBdr>
        <w:top w:val="none" w:sz="0" w:space="0" w:color="auto"/>
        <w:left w:val="none" w:sz="0" w:space="0" w:color="auto"/>
        <w:bottom w:val="none" w:sz="0" w:space="0" w:color="auto"/>
        <w:right w:val="none" w:sz="0" w:space="0" w:color="auto"/>
      </w:divBdr>
    </w:div>
    <w:div w:id="2048411860">
      <w:bodyDiv w:val="1"/>
      <w:marLeft w:val="0"/>
      <w:marRight w:val="0"/>
      <w:marTop w:val="0"/>
      <w:marBottom w:val="0"/>
      <w:divBdr>
        <w:top w:val="none" w:sz="0" w:space="0" w:color="auto"/>
        <w:left w:val="none" w:sz="0" w:space="0" w:color="auto"/>
        <w:bottom w:val="none" w:sz="0" w:space="0" w:color="auto"/>
        <w:right w:val="none" w:sz="0" w:space="0" w:color="auto"/>
      </w:divBdr>
    </w:div>
    <w:div w:id="214310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6F1709-52E4-B94C-B543-BC34F3371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1054</TotalTime>
  <Pages>32</Pages>
  <Words>25905</Words>
  <Characters>147659</Characters>
  <Application>Microsoft Office Word</Application>
  <DocSecurity>0</DocSecurity>
  <Lines>1230</Lines>
  <Paragraphs>346</Paragraphs>
  <ScaleCrop>false</ScaleCrop>
  <HeadingPairs>
    <vt:vector size="2" baseType="variant">
      <vt:variant>
        <vt:lpstr>Title</vt:lpstr>
      </vt:variant>
      <vt:variant>
        <vt:i4>1</vt:i4>
      </vt:variant>
    </vt:vector>
  </HeadingPairs>
  <TitlesOfParts>
    <vt:vector size="1" baseType="lpstr">
      <vt:lpstr/>
    </vt:vector>
  </TitlesOfParts>
  <Company>NFIT</Company>
  <LinksUpToDate>false</LinksUpToDate>
  <CharactersWithSpaces>173218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Bastian Göldel</dc:creator>
  <cp:lastModifiedBy>Lim Jun Ying</cp:lastModifiedBy>
  <cp:revision>88</cp:revision>
  <dcterms:created xsi:type="dcterms:W3CDTF">2016-09-15T18:37:00Z</dcterms:created>
  <dcterms:modified xsi:type="dcterms:W3CDTF">2018-11-22T10:09:00Z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DocumentLanguage">
    <vt:lpwstr>da-DK</vt:lpwstr>
  </property>
</Properties>
</file>